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C78A0B" w14:textId="4A07A548" w:rsidR="009445D1" w:rsidRDefault="009445D1">
      <w:r>
        <w:t xml:space="preserve"> </w:t>
      </w:r>
    </w:p>
    <w:sdt>
      <w:sdtPr>
        <w:id w:val="1880199279"/>
        <w:docPartObj>
          <w:docPartGallery w:val="Cover Pages"/>
          <w:docPartUnique/>
        </w:docPartObj>
      </w:sdtPr>
      <w:sdtEndPr/>
      <w:sdtContent>
        <w:p w14:paraId="3021195A" w14:textId="11E06676" w:rsidR="00B42550" w:rsidRDefault="00B42550">
          <w:r>
            <w:rPr>
              <w:noProof/>
            </w:rPr>
            <mc:AlternateContent>
              <mc:Choice Requires="wpg">
                <w:drawing>
                  <wp:anchor distT="0" distB="0" distL="114300" distR="114300" simplePos="0" relativeHeight="251659264" behindDoc="1" locked="0" layoutInCell="1" allowOverlap="1" wp14:anchorId="1BBFB3EC" wp14:editId="24661717">
                    <wp:simplePos x="0" y="0"/>
                    <wp:positionH relativeFrom="page">
                      <wp:align>center</wp:align>
                    </wp:positionH>
                    <wp:positionV relativeFrom="page">
                      <wp:align>center</wp:align>
                    </wp:positionV>
                    <wp:extent cx="6852920" cy="9142730"/>
                    <wp:effectExtent l="0" t="0" r="2540" b="1339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02D618E9" w14:textId="5DDB17C9" w:rsidR="008811D0" w:rsidRDefault="008811D0">
                                      <w:pPr>
                                        <w:pStyle w:val="NoSpacing"/>
                                        <w:rPr>
                                          <w:color w:val="FFFFFF" w:themeColor="background1"/>
                                          <w:sz w:val="32"/>
                                          <w:szCs w:val="32"/>
                                        </w:rPr>
                                      </w:pPr>
                                      <w:r>
                                        <w:rPr>
                                          <w:color w:val="FFFFFF" w:themeColor="background1"/>
                                          <w:sz w:val="32"/>
                                          <w:szCs w:val="32"/>
                                        </w:rPr>
                                        <w:t>June, 2026</w:t>
                                      </w:r>
                                    </w:p>
                                  </w:sdtContent>
                                </w:sdt>
                                <w:p w14:paraId="6A864855" w14:textId="77777777" w:rsidR="008811D0" w:rsidRDefault="00F9278E">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EndPr/>
                                    <w:sdtContent>
                                      <w:r w:rsidR="008811D0">
                                        <w:rPr>
                                          <w:caps/>
                                          <w:color w:val="FFFFFF" w:themeColor="background1"/>
                                        </w:rPr>
                                        <w:t>Postgraduate Institute of Medical Education and Research, Chandigarh</w:t>
                                      </w:r>
                                    </w:sdtContent>
                                  </w:sdt>
                                </w:p>
                                <w:p w14:paraId="3C91CCBB" w14:textId="77777777" w:rsidR="008811D0" w:rsidRDefault="008811D0">
                                  <w:pPr>
                                    <w:pStyle w:val="NoSpacing"/>
                                    <w:rPr>
                                      <w:caps/>
                                      <w:color w:val="FFFFFF" w:themeColor="background1"/>
                                    </w:rPr>
                                  </w:pP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0"/>
                                      <w:szCs w:val="100"/>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4153313B" w14:textId="77777777" w:rsidR="008811D0" w:rsidRPr="00B42550" w:rsidRDefault="008811D0" w:rsidP="00B42550">
                                      <w:pPr>
                                        <w:pStyle w:val="NoSpacing"/>
                                        <w:pBdr>
                                          <w:bottom w:val="single" w:sz="6" w:space="4" w:color="7F7F7F" w:themeColor="text1" w:themeTint="80"/>
                                        </w:pBdr>
                                        <w:jc w:val="right"/>
                                        <w:rPr>
                                          <w:rFonts w:asciiTheme="majorHAnsi" w:eastAsiaTheme="majorEastAsia" w:hAnsiTheme="majorHAnsi" w:cstheme="majorBidi"/>
                                          <w:color w:val="595959" w:themeColor="text1" w:themeTint="A6"/>
                                          <w:sz w:val="100"/>
                                          <w:szCs w:val="100"/>
                                        </w:rPr>
                                      </w:pPr>
                                      <w:r w:rsidRPr="00B42550">
                                        <w:rPr>
                                          <w:rFonts w:asciiTheme="majorHAnsi" w:eastAsiaTheme="majorEastAsia" w:hAnsiTheme="majorHAnsi" w:cstheme="majorBidi"/>
                                          <w:color w:val="595959" w:themeColor="text1" w:themeTint="A6"/>
                                          <w:sz w:val="100"/>
                                          <w:szCs w:val="100"/>
                                        </w:rPr>
                                        <w:t>CASE RECORD FORMS</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2F946E77" w14:textId="77777777" w:rsidR="008811D0" w:rsidRDefault="008811D0" w:rsidP="00B42550">
                                      <w:pPr>
                                        <w:pStyle w:val="NoSpacing"/>
                                        <w:spacing w:before="240"/>
                                        <w:jc w:val="right"/>
                                        <w:rPr>
                                          <w:caps/>
                                          <w:color w:val="44546A" w:themeColor="text2"/>
                                          <w:sz w:val="36"/>
                                          <w:szCs w:val="36"/>
                                        </w:rPr>
                                      </w:pPr>
                                      <w:r>
                                        <w:rPr>
                                          <w:caps/>
                                          <w:color w:val="44546A" w:themeColor="text2"/>
                                          <w:sz w:val="36"/>
                                          <w:szCs w:val="36"/>
                                        </w:rPr>
                                        <w:t>PORTAL Trial</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BBFB3EC" id="Group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">
                    <v:rect id="Rectangle 120" o:spid="_x0000_s1027" style="position:absolute;top:73152;width:68580;height:14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peUcYA&#10;AADcAAAADwAAAGRycy9kb3ducmV2LnhtbESPQWvCQBCF7wX/wzJCb3WjQiupq4gglCKFRj30NmTH&#10;bDQ7G7LbGPvrO4dCbzO8N+99s1wPvlE9dbEObGA6yUARl8HWXBk4HnZPC1AxIVtsApOBO0VYr0YP&#10;S8xtuPEn9UWqlIRwzNGAS6nNtY6lI49xElpi0c6h85hk7SptO7xJuG/0LMuetceapcFhS1tH5bX4&#10;9gbeLy/zwvWb/mf+QScXTvuv3TYa8zgeNq+gEg3p3/x3/WYFfyb48oxMo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ypeUcYAAADcAAAADwAAAAAAAAAAAAAAAACYAgAAZHJz&#10;L2Rvd25yZXYueG1sUEsFBgAAAAAEAAQA9QAAAIsDAAAAAA==&#10;" fillcolor="#5b9bd5 [3204]" stroked="f" strokeweight="1pt"/>
                    <v:rect id="Rectangle 121" o:spid="_x0000_s1028" style="position:absolute;top:74390;width:68580;height:18327;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Iw0sEA&#10;AADcAAAADwAAAGRycy9kb3ducmV2LnhtbERPS4vCMBC+L/gfwgheFk314Eo1igqKZVnweR+asS1t&#10;JqWJWv/9RhC8zcf3nNmiNZW4U+MKywqGgwgEcWp1wZmC82nTn4BwHlljZZkUPMnBYt75mmGs7YMP&#10;dD/6TIQQdjEqyL2vYyldmpNBN7A1ceCutjHoA2wyqRt8hHBTyVEUjaXBgkNDjjWtc0rL480o2P2u&#10;0uKnOvC+3JbbS5JMkr9vp1Sv2y6nIDy1/iN+u3c6zB8N4fVMuEDO/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yMNLBAAAA3AAAAA8AAAAAAAAAAAAAAAAAmAIAAGRycy9kb3du&#10;cmV2LnhtbFBLBQYAAAAABAAEAPUAAACGAwAAAAA=&#10;" fillcolor="#ed7d31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02D618E9" w14:textId="5DDB17C9" w:rsidR="008811D0" w:rsidRDefault="008811D0">
                                <w:pPr>
                                  <w:pStyle w:val="NoSpacing"/>
                                  <w:rPr>
                                    <w:color w:val="FFFFFF" w:themeColor="background1"/>
                                    <w:sz w:val="32"/>
                                    <w:szCs w:val="32"/>
                                  </w:rPr>
                                </w:pPr>
                                <w:r>
                                  <w:rPr>
                                    <w:color w:val="FFFFFF" w:themeColor="background1"/>
                                    <w:sz w:val="32"/>
                                    <w:szCs w:val="32"/>
                                  </w:rPr>
                                  <w:t>June, 2026</w:t>
                                </w:r>
                              </w:p>
                            </w:sdtContent>
                          </w:sdt>
                          <w:p w14:paraId="6A864855" w14:textId="77777777" w:rsidR="008811D0" w:rsidRDefault="008811D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Pr>
                                    <w:caps/>
                                    <w:color w:val="FFFFFF" w:themeColor="background1"/>
                                  </w:rPr>
                                  <w:t>Postgraduate Institute of Medical Education and Research, Chandigarh</w:t>
                                </w:r>
                              </w:sdtContent>
                            </w:sdt>
                          </w:p>
                          <w:p w14:paraId="3C91CCBB" w14:textId="77777777" w:rsidR="008811D0" w:rsidRDefault="008811D0">
                            <w:pPr>
                              <w:pStyle w:val="NoSpacing"/>
                              <w:rPr>
                                <w:caps/>
                                <w:color w:val="FFFFFF" w:themeColor="background1"/>
                              </w:rPr>
                            </w:pP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ob5cIA&#10;AADcAAAADwAAAGRycy9kb3ducmV2LnhtbERPTWvCQBC9F/oflil4q5uGIiW6iohCoV40oh7H7JgN&#10;ZmdDdjVpf70rFLzN433OZNbbWtyo9ZVjBR/DBARx4XTFpYJdvnr/AuEDssbaMSn4JQ+z6evLBDPt&#10;Ot7QbRtKEUPYZ6jAhNBkUvrCkEU/dA1x5M6utRgibEupW+xiuK1lmiQjabHi2GCwoYWh4rK9WgWr&#10;Q3/i/O9nZ47L5Wd3PRW8z9dKDd76+RhEoD48xf/ubx3npyk8nokXyO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6hvlwgAAANwAAAAPAAAAAAAAAAAAAAAAAJgCAABkcnMvZG93&#10;bnJldi54bWxQSwUGAAAAAAQABAD1AAAAhwMAAAAA&#10;" filled="f" stroked="f" strokeweight=".5pt">
                      <v:textbox inset="36pt,36pt,36pt,36pt">
                        <w:txbxContent>
                          <w:sdt>
                            <w:sdtPr>
                              <w:rPr>
                                <w:rFonts w:asciiTheme="majorHAnsi" w:eastAsiaTheme="majorEastAsia" w:hAnsiTheme="majorHAnsi" w:cstheme="majorBidi"/>
                                <w:color w:val="595959" w:themeColor="text1" w:themeTint="A6"/>
                                <w:sz w:val="100"/>
                                <w:szCs w:val="100"/>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4153313B" w14:textId="77777777" w:rsidR="008811D0" w:rsidRPr="00B42550" w:rsidRDefault="008811D0" w:rsidP="00B42550">
                                <w:pPr>
                                  <w:pStyle w:val="NoSpacing"/>
                                  <w:pBdr>
                                    <w:bottom w:val="single" w:sz="6" w:space="4" w:color="7F7F7F" w:themeColor="text1" w:themeTint="80"/>
                                  </w:pBdr>
                                  <w:jc w:val="right"/>
                                  <w:rPr>
                                    <w:rFonts w:asciiTheme="majorHAnsi" w:eastAsiaTheme="majorEastAsia" w:hAnsiTheme="majorHAnsi" w:cstheme="majorBidi"/>
                                    <w:color w:val="595959" w:themeColor="text1" w:themeTint="A6"/>
                                    <w:sz w:val="100"/>
                                    <w:szCs w:val="100"/>
                                  </w:rPr>
                                </w:pPr>
                                <w:r w:rsidRPr="00B42550">
                                  <w:rPr>
                                    <w:rFonts w:asciiTheme="majorHAnsi" w:eastAsiaTheme="majorEastAsia" w:hAnsiTheme="majorHAnsi" w:cstheme="majorBidi"/>
                                    <w:color w:val="595959" w:themeColor="text1" w:themeTint="A6"/>
                                    <w:sz w:val="100"/>
                                    <w:szCs w:val="100"/>
                                  </w:rPr>
                                  <w:t>CASE RECORD FORMS</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2F946E77" w14:textId="77777777" w:rsidR="008811D0" w:rsidRDefault="008811D0" w:rsidP="00B42550">
                                <w:pPr>
                                  <w:pStyle w:val="NoSpacing"/>
                                  <w:spacing w:before="240"/>
                                  <w:jc w:val="right"/>
                                  <w:rPr>
                                    <w:caps/>
                                    <w:color w:val="44546A" w:themeColor="text2"/>
                                    <w:sz w:val="36"/>
                                    <w:szCs w:val="36"/>
                                  </w:rPr>
                                </w:pPr>
                                <w:r>
                                  <w:rPr>
                                    <w:caps/>
                                    <w:color w:val="44546A" w:themeColor="text2"/>
                                    <w:sz w:val="36"/>
                                    <w:szCs w:val="36"/>
                                  </w:rPr>
                                  <w:t>PORTAL Trial</w:t>
                                </w:r>
                              </w:p>
                            </w:sdtContent>
                          </w:sdt>
                        </w:txbxContent>
                      </v:textbox>
                    </v:shape>
                    <w10:wrap anchorx="page" anchory="page"/>
                  </v:group>
                </w:pict>
              </mc:Fallback>
            </mc:AlternateContent>
          </w:r>
        </w:p>
        <w:p w14:paraId="00D64E77" w14:textId="77777777" w:rsidR="00B42550" w:rsidRDefault="00B42550">
          <w:r>
            <w:br w:type="page"/>
          </w:r>
        </w:p>
      </w:sdtContent>
    </w:sdt>
    <w:sdt>
      <w:sdtPr>
        <w:rPr>
          <w:rFonts w:ascii="Arial" w:eastAsia="Arial" w:hAnsi="Arial" w:cs="Arial"/>
          <w:b w:val="0"/>
          <w:color w:val="auto"/>
          <w:sz w:val="18"/>
          <w:szCs w:val="18"/>
          <w:lang w:val="en-IN" w:eastAsia="en-IN" w:bidi="hi-IN"/>
        </w:rPr>
        <w:id w:val="-1499103954"/>
        <w:docPartObj>
          <w:docPartGallery w:val="Table of Contents"/>
          <w:docPartUnique/>
        </w:docPartObj>
      </w:sdtPr>
      <w:sdtEndPr>
        <w:rPr>
          <w:rFonts w:ascii="Times New Roman" w:hAnsi="Times New Roman" w:cs="Times New Roman"/>
          <w:bCs/>
          <w:noProof/>
          <w:sz w:val="24"/>
          <w:szCs w:val="24"/>
        </w:rPr>
      </w:sdtEndPr>
      <w:sdtContent>
        <w:p w14:paraId="388CEA9F" w14:textId="77777777" w:rsidR="007C773D" w:rsidRPr="008E4374" w:rsidRDefault="007C773D">
          <w:pPr>
            <w:pStyle w:val="TOCHeading"/>
            <w:rPr>
              <w:rFonts w:ascii="Times New Roman" w:hAnsi="Times New Roman" w:cs="Times New Roman"/>
            </w:rPr>
          </w:pPr>
          <w:r w:rsidRPr="008E4374">
            <w:rPr>
              <w:rFonts w:ascii="Times New Roman" w:hAnsi="Times New Roman" w:cs="Times New Roman"/>
            </w:rPr>
            <w:t>Table of Contents</w:t>
          </w:r>
        </w:p>
        <w:p w14:paraId="1111A2DE" w14:textId="77777777" w:rsidR="007C773D" w:rsidRPr="008E4374" w:rsidRDefault="007C773D" w:rsidP="007C773D">
          <w:pPr>
            <w:rPr>
              <w:rFonts w:ascii="Times New Roman" w:hAnsi="Times New Roman" w:cs="Times New Roman"/>
              <w:sz w:val="32"/>
              <w:szCs w:val="32"/>
              <w:lang w:val="en-US" w:eastAsia="en-US" w:bidi="ar-SA"/>
            </w:rPr>
          </w:pPr>
        </w:p>
        <w:p w14:paraId="3E5E5155" w14:textId="77777777" w:rsidR="008E4374" w:rsidRPr="008E4374" w:rsidRDefault="007C773D">
          <w:pPr>
            <w:pStyle w:val="TOC1"/>
            <w:rPr>
              <w:rFonts w:asciiTheme="minorHAnsi" w:eastAsiaTheme="minorEastAsia" w:hAnsiTheme="minorHAnsi" w:cstheme="minorBidi"/>
              <w:noProof/>
              <w:sz w:val="24"/>
              <w:szCs w:val="22"/>
            </w:rPr>
          </w:pPr>
          <w:r w:rsidRPr="008E4374">
            <w:rPr>
              <w:rFonts w:ascii="Times New Roman" w:hAnsi="Times New Roman" w:cs="Times New Roman"/>
              <w:b/>
              <w:bCs/>
              <w:noProof/>
              <w:sz w:val="32"/>
              <w:szCs w:val="32"/>
            </w:rPr>
            <w:fldChar w:fldCharType="begin"/>
          </w:r>
          <w:r w:rsidRPr="008E4374">
            <w:rPr>
              <w:rFonts w:ascii="Times New Roman" w:hAnsi="Times New Roman" w:cs="Times New Roman"/>
              <w:b/>
              <w:bCs/>
              <w:noProof/>
              <w:sz w:val="32"/>
              <w:szCs w:val="32"/>
            </w:rPr>
            <w:instrText xml:space="preserve"> TOC \o "1-3" \h \z \u </w:instrText>
          </w:r>
          <w:r w:rsidRPr="008E4374">
            <w:rPr>
              <w:rFonts w:ascii="Times New Roman" w:hAnsi="Times New Roman" w:cs="Times New Roman"/>
              <w:b/>
              <w:bCs/>
              <w:noProof/>
              <w:sz w:val="32"/>
              <w:szCs w:val="32"/>
            </w:rPr>
            <w:fldChar w:fldCharType="separate"/>
          </w:r>
          <w:hyperlink w:anchor="_Toc231310386" w:history="1">
            <w:r w:rsidR="008E4374" w:rsidRPr="008E4374">
              <w:rPr>
                <w:rStyle w:val="Hyperlink"/>
                <w:noProof/>
                <w:sz w:val="18"/>
                <w:szCs w:val="16"/>
              </w:rPr>
              <w:t>Form A: Screening Form (Eligibility Assessment)</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_Toc231310386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2</w:t>
            </w:r>
            <w:r w:rsidR="008E4374" w:rsidRPr="008E4374">
              <w:rPr>
                <w:noProof/>
                <w:webHidden/>
                <w:sz w:val="18"/>
                <w:szCs w:val="16"/>
              </w:rPr>
              <w:fldChar w:fldCharType="end"/>
            </w:r>
          </w:hyperlink>
        </w:p>
        <w:p w14:paraId="4362EC91" w14:textId="77777777" w:rsidR="008E4374" w:rsidRPr="008E4374" w:rsidRDefault="00F9278E">
          <w:pPr>
            <w:pStyle w:val="TOC1"/>
            <w:rPr>
              <w:rFonts w:asciiTheme="minorHAnsi" w:eastAsiaTheme="minorEastAsia" w:hAnsiTheme="minorHAnsi" w:cstheme="minorBidi"/>
              <w:noProof/>
              <w:sz w:val="24"/>
              <w:szCs w:val="22"/>
            </w:rPr>
          </w:pPr>
          <w:hyperlink w:anchor="_Toc231310387" w:history="1">
            <w:r w:rsidR="008E4374" w:rsidRPr="008E4374">
              <w:rPr>
                <w:rStyle w:val="Hyperlink"/>
                <w:noProof/>
                <w:sz w:val="18"/>
                <w:szCs w:val="16"/>
              </w:rPr>
              <w:t>Form B: Birth and Resuscitation</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_Toc231310387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3</w:t>
            </w:r>
            <w:r w:rsidR="008E4374" w:rsidRPr="008E4374">
              <w:rPr>
                <w:noProof/>
                <w:webHidden/>
                <w:sz w:val="18"/>
                <w:szCs w:val="16"/>
              </w:rPr>
              <w:fldChar w:fldCharType="end"/>
            </w:r>
          </w:hyperlink>
        </w:p>
        <w:p w14:paraId="451A437A" w14:textId="77777777" w:rsidR="008E4374" w:rsidRPr="008E4374" w:rsidRDefault="00F9278E">
          <w:pPr>
            <w:pStyle w:val="TOC1"/>
            <w:rPr>
              <w:rFonts w:asciiTheme="minorHAnsi" w:eastAsiaTheme="minorEastAsia" w:hAnsiTheme="minorHAnsi" w:cstheme="minorBidi"/>
              <w:noProof/>
              <w:sz w:val="24"/>
              <w:szCs w:val="22"/>
            </w:rPr>
          </w:pPr>
          <w:hyperlink w:anchor="_Toc231310388" w:history="1">
            <w:r w:rsidR="008E4374" w:rsidRPr="008E4374">
              <w:rPr>
                <w:rStyle w:val="Hyperlink"/>
                <w:noProof/>
                <w:sz w:val="18"/>
                <w:szCs w:val="16"/>
                <w:lang w:val="en-US"/>
              </w:rPr>
              <w:t>Form C: Maternal Details</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_Toc231310388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4</w:t>
            </w:r>
            <w:r w:rsidR="008E4374" w:rsidRPr="008E4374">
              <w:rPr>
                <w:noProof/>
                <w:webHidden/>
                <w:sz w:val="18"/>
                <w:szCs w:val="16"/>
              </w:rPr>
              <w:fldChar w:fldCharType="end"/>
            </w:r>
          </w:hyperlink>
        </w:p>
        <w:p w14:paraId="1B9B8021" w14:textId="77777777" w:rsidR="008E4374" w:rsidRPr="008E4374" w:rsidRDefault="00F9278E">
          <w:pPr>
            <w:pStyle w:val="TOC1"/>
            <w:rPr>
              <w:rFonts w:asciiTheme="minorHAnsi" w:eastAsiaTheme="minorEastAsia" w:hAnsiTheme="minorHAnsi" w:cstheme="minorBidi"/>
              <w:noProof/>
              <w:sz w:val="24"/>
              <w:szCs w:val="22"/>
            </w:rPr>
          </w:pPr>
          <w:hyperlink w:anchor="_Toc231310389" w:history="1">
            <w:r w:rsidR="008E4374" w:rsidRPr="008E4374">
              <w:rPr>
                <w:rStyle w:val="Hyperlink"/>
                <w:noProof/>
                <w:sz w:val="18"/>
                <w:szCs w:val="16"/>
                <w:lang w:val="en-US"/>
              </w:rPr>
              <w:t>Form D: Day 1 of Postnatal Life</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_Toc231310389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5</w:t>
            </w:r>
            <w:r w:rsidR="008E4374" w:rsidRPr="008E4374">
              <w:rPr>
                <w:noProof/>
                <w:webHidden/>
                <w:sz w:val="18"/>
                <w:szCs w:val="16"/>
              </w:rPr>
              <w:fldChar w:fldCharType="end"/>
            </w:r>
          </w:hyperlink>
        </w:p>
        <w:p w14:paraId="378F3F8A" w14:textId="77777777" w:rsidR="008E4374" w:rsidRPr="008E4374" w:rsidRDefault="00F9278E">
          <w:pPr>
            <w:pStyle w:val="TOC1"/>
            <w:rPr>
              <w:rFonts w:asciiTheme="minorHAnsi" w:eastAsiaTheme="minorEastAsia" w:hAnsiTheme="minorHAnsi" w:cstheme="minorBidi"/>
              <w:noProof/>
              <w:sz w:val="24"/>
              <w:szCs w:val="22"/>
            </w:rPr>
          </w:pPr>
          <w:hyperlink w:anchor="_Toc231310390" w:history="1">
            <w:r w:rsidR="008E4374" w:rsidRPr="008E4374">
              <w:rPr>
                <w:rStyle w:val="Hyperlink"/>
                <w:noProof/>
                <w:sz w:val="18"/>
                <w:szCs w:val="16"/>
                <w:lang w:val="en-US"/>
              </w:rPr>
              <w:t>Form E: NICU Admission</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_Toc231310390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6</w:t>
            </w:r>
            <w:r w:rsidR="008E4374" w:rsidRPr="008E4374">
              <w:rPr>
                <w:noProof/>
                <w:webHidden/>
                <w:sz w:val="18"/>
                <w:szCs w:val="16"/>
              </w:rPr>
              <w:fldChar w:fldCharType="end"/>
            </w:r>
          </w:hyperlink>
        </w:p>
        <w:p w14:paraId="0D856AE6" w14:textId="77777777" w:rsidR="008E4374" w:rsidRPr="008E4374" w:rsidRDefault="00F9278E">
          <w:pPr>
            <w:pStyle w:val="TOC1"/>
            <w:rPr>
              <w:rFonts w:asciiTheme="minorHAnsi" w:eastAsiaTheme="minorEastAsia" w:hAnsiTheme="minorHAnsi" w:cstheme="minorBidi"/>
              <w:noProof/>
              <w:sz w:val="24"/>
              <w:szCs w:val="22"/>
            </w:rPr>
          </w:pPr>
          <w:hyperlink w:anchor="_Toc231310391" w:history="1">
            <w:r w:rsidR="008E4374" w:rsidRPr="008E4374">
              <w:rPr>
                <w:rStyle w:val="Hyperlink"/>
                <w:noProof/>
                <w:sz w:val="18"/>
                <w:szCs w:val="16"/>
                <w:lang w:val="en-US"/>
              </w:rPr>
              <w:t>Helper Form 1: FiO</w:t>
            </w:r>
            <w:r w:rsidR="008E4374" w:rsidRPr="008E4374">
              <w:rPr>
                <w:rStyle w:val="Hyperlink"/>
                <w:noProof/>
                <w:sz w:val="18"/>
                <w:szCs w:val="16"/>
                <w:vertAlign w:val="subscript"/>
                <w:lang w:val="en-US"/>
              </w:rPr>
              <w:t>2</w:t>
            </w:r>
            <w:r w:rsidR="008E4374" w:rsidRPr="008E4374">
              <w:rPr>
                <w:rStyle w:val="Hyperlink"/>
                <w:noProof/>
                <w:sz w:val="18"/>
                <w:szCs w:val="16"/>
                <w:lang w:val="en-US"/>
              </w:rPr>
              <w:t xml:space="preserve"> Logging Sheet for AUC Calculation</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_Toc231310391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7</w:t>
            </w:r>
            <w:r w:rsidR="008E4374" w:rsidRPr="008E4374">
              <w:rPr>
                <w:noProof/>
                <w:webHidden/>
                <w:sz w:val="18"/>
                <w:szCs w:val="16"/>
              </w:rPr>
              <w:fldChar w:fldCharType="end"/>
            </w:r>
          </w:hyperlink>
        </w:p>
        <w:p w14:paraId="5262C442" w14:textId="77777777" w:rsidR="008E4374" w:rsidRPr="008E4374" w:rsidRDefault="00F9278E">
          <w:pPr>
            <w:pStyle w:val="TOC1"/>
            <w:rPr>
              <w:rFonts w:asciiTheme="minorHAnsi" w:eastAsiaTheme="minorEastAsia" w:hAnsiTheme="minorHAnsi" w:cstheme="minorBidi"/>
              <w:noProof/>
              <w:sz w:val="24"/>
              <w:szCs w:val="22"/>
            </w:rPr>
          </w:pPr>
          <w:hyperlink w:anchor="_Toc231310392" w:history="1">
            <w:r w:rsidR="008E4374" w:rsidRPr="008E4374">
              <w:rPr>
                <w:rStyle w:val="Hyperlink"/>
                <w:noProof/>
                <w:sz w:val="18"/>
                <w:szCs w:val="16"/>
                <w:lang w:val="en-US"/>
              </w:rPr>
              <w:t>Helper Form 2: Resp-CV-Neuro</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_Toc231310392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7</w:t>
            </w:r>
            <w:r w:rsidR="008E4374" w:rsidRPr="008E4374">
              <w:rPr>
                <w:noProof/>
                <w:webHidden/>
                <w:sz w:val="18"/>
                <w:szCs w:val="16"/>
              </w:rPr>
              <w:fldChar w:fldCharType="end"/>
            </w:r>
          </w:hyperlink>
        </w:p>
        <w:p w14:paraId="320FF57D" w14:textId="77777777" w:rsidR="008E4374" w:rsidRPr="008E4374" w:rsidRDefault="00F9278E">
          <w:pPr>
            <w:pStyle w:val="TOC1"/>
            <w:rPr>
              <w:rFonts w:asciiTheme="minorHAnsi" w:eastAsiaTheme="minorEastAsia" w:hAnsiTheme="minorHAnsi" w:cstheme="minorBidi"/>
              <w:noProof/>
              <w:sz w:val="24"/>
              <w:szCs w:val="22"/>
            </w:rPr>
          </w:pPr>
          <w:hyperlink w:anchor="_Toc231310393" w:history="1">
            <w:r w:rsidR="008E4374" w:rsidRPr="008E4374">
              <w:rPr>
                <w:rStyle w:val="Hyperlink"/>
                <w:noProof/>
                <w:sz w:val="18"/>
                <w:szCs w:val="16"/>
                <w:lang w:val="en-US"/>
              </w:rPr>
              <w:t>Helper Form 3: Infect-GI-Hema</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_Toc231310393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8</w:t>
            </w:r>
            <w:r w:rsidR="008E4374" w:rsidRPr="008E4374">
              <w:rPr>
                <w:noProof/>
                <w:webHidden/>
                <w:sz w:val="18"/>
                <w:szCs w:val="16"/>
              </w:rPr>
              <w:fldChar w:fldCharType="end"/>
            </w:r>
          </w:hyperlink>
        </w:p>
        <w:p w14:paraId="29498A43" w14:textId="77777777" w:rsidR="008E4374" w:rsidRPr="008E4374" w:rsidRDefault="00F9278E">
          <w:pPr>
            <w:pStyle w:val="TOC1"/>
            <w:rPr>
              <w:rFonts w:asciiTheme="minorHAnsi" w:eastAsiaTheme="minorEastAsia" w:hAnsiTheme="minorHAnsi" w:cstheme="minorBidi"/>
              <w:noProof/>
              <w:sz w:val="24"/>
              <w:szCs w:val="22"/>
            </w:rPr>
          </w:pPr>
          <w:hyperlink w:anchor="_Toc231310394" w:history="1">
            <w:r w:rsidR="008E4374" w:rsidRPr="008E4374">
              <w:rPr>
                <w:rStyle w:val="Hyperlink"/>
                <w:noProof/>
                <w:sz w:val="18"/>
                <w:szCs w:val="16"/>
                <w:lang w:val="en-US"/>
              </w:rPr>
              <w:t>Helper Form 4: Metab-Renal-Vasc-Eye</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_Toc231310394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9</w:t>
            </w:r>
            <w:r w:rsidR="008E4374" w:rsidRPr="008E4374">
              <w:rPr>
                <w:noProof/>
                <w:webHidden/>
                <w:sz w:val="18"/>
                <w:szCs w:val="16"/>
              </w:rPr>
              <w:fldChar w:fldCharType="end"/>
            </w:r>
          </w:hyperlink>
        </w:p>
        <w:p w14:paraId="0549FB9E" w14:textId="77777777" w:rsidR="008E4374" w:rsidRPr="008E4374" w:rsidRDefault="00F9278E">
          <w:pPr>
            <w:pStyle w:val="TOC1"/>
            <w:rPr>
              <w:rFonts w:asciiTheme="minorHAnsi" w:eastAsiaTheme="minorEastAsia" w:hAnsiTheme="minorHAnsi" w:cstheme="minorBidi"/>
              <w:noProof/>
              <w:sz w:val="24"/>
              <w:szCs w:val="22"/>
            </w:rPr>
          </w:pPr>
          <w:hyperlink w:anchor="_Toc231310395" w:history="1">
            <w:r w:rsidR="008E4374" w:rsidRPr="008E4374">
              <w:rPr>
                <w:rStyle w:val="Hyperlink"/>
                <w:noProof/>
                <w:sz w:val="18"/>
                <w:szCs w:val="16"/>
                <w:lang w:val="en-US"/>
              </w:rPr>
              <w:t>Form F: Cranial Ultrasonography Screening Record</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_Toc231310395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12</w:t>
            </w:r>
            <w:r w:rsidR="008E4374" w:rsidRPr="008E4374">
              <w:rPr>
                <w:noProof/>
                <w:webHidden/>
                <w:sz w:val="18"/>
                <w:szCs w:val="16"/>
              </w:rPr>
              <w:fldChar w:fldCharType="end"/>
            </w:r>
          </w:hyperlink>
        </w:p>
        <w:p w14:paraId="0246969F" w14:textId="77777777" w:rsidR="008E4374" w:rsidRPr="008E4374" w:rsidRDefault="00F9278E">
          <w:pPr>
            <w:pStyle w:val="TOC1"/>
            <w:rPr>
              <w:rFonts w:asciiTheme="minorHAnsi" w:eastAsiaTheme="minorEastAsia" w:hAnsiTheme="minorHAnsi" w:cstheme="minorBidi"/>
              <w:noProof/>
              <w:sz w:val="24"/>
              <w:szCs w:val="22"/>
            </w:rPr>
          </w:pPr>
          <w:hyperlink w:anchor="_Toc231310396" w:history="1">
            <w:r w:rsidR="008E4374" w:rsidRPr="008E4374">
              <w:rPr>
                <w:rStyle w:val="Hyperlink"/>
                <w:noProof/>
                <w:sz w:val="18"/>
                <w:szCs w:val="16"/>
                <w:lang w:val="en-US"/>
              </w:rPr>
              <w:t>Form G: Retinopathy of Prematurity (ROP) Screening Record</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_Toc231310396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13</w:t>
            </w:r>
            <w:r w:rsidR="008E4374" w:rsidRPr="008E4374">
              <w:rPr>
                <w:noProof/>
                <w:webHidden/>
                <w:sz w:val="18"/>
                <w:szCs w:val="16"/>
              </w:rPr>
              <w:fldChar w:fldCharType="end"/>
            </w:r>
          </w:hyperlink>
        </w:p>
        <w:p w14:paraId="690D0A68" w14:textId="77777777" w:rsidR="008E4374" w:rsidRPr="008E4374" w:rsidRDefault="00F9278E">
          <w:pPr>
            <w:pStyle w:val="TOC1"/>
            <w:rPr>
              <w:rFonts w:asciiTheme="minorHAnsi" w:eastAsiaTheme="minorEastAsia" w:hAnsiTheme="minorHAnsi" w:cstheme="minorBidi"/>
              <w:noProof/>
              <w:sz w:val="24"/>
              <w:szCs w:val="22"/>
            </w:rPr>
          </w:pPr>
          <w:hyperlink w:anchor="_Toc231310397" w:history="1">
            <w:r w:rsidR="008E4374" w:rsidRPr="008E4374">
              <w:rPr>
                <w:rStyle w:val="Hyperlink"/>
                <w:noProof/>
                <w:sz w:val="18"/>
                <w:szCs w:val="16"/>
                <w:lang w:val="en-US"/>
              </w:rPr>
              <w:t>Form H: Neonatal Morbidities Assessment</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_Toc231310397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14</w:t>
            </w:r>
            <w:r w:rsidR="008E4374" w:rsidRPr="008E4374">
              <w:rPr>
                <w:noProof/>
                <w:webHidden/>
                <w:sz w:val="18"/>
                <w:szCs w:val="16"/>
              </w:rPr>
              <w:fldChar w:fldCharType="end"/>
            </w:r>
          </w:hyperlink>
        </w:p>
        <w:p w14:paraId="34551DE9" w14:textId="77777777" w:rsidR="008E4374" w:rsidRPr="008E4374" w:rsidRDefault="00F9278E">
          <w:pPr>
            <w:pStyle w:val="TOC1"/>
            <w:rPr>
              <w:rFonts w:asciiTheme="minorHAnsi" w:eastAsiaTheme="minorEastAsia" w:hAnsiTheme="minorHAnsi" w:cstheme="minorBidi"/>
              <w:noProof/>
              <w:sz w:val="24"/>
              <w:szCs w:val="22"/>
            </w:rPr>
          </w:pPr>
          <w:hyperlink w:anchor="_Toc231310398" w:history="1">
            <w:r w:rsidR="008E4374" w:rsidRPr="008E4374">
              <w:rPr>
                <w:rStyle w:val="Hyperlink"/>
                <w:noProof/>
                <w:sz w:val="18"/>
                <w:szCs w:val="16"/>
                <w:lang w:val="en-US"/>
              </w:rPr>
              <w:t>Form I: Study Outcome Assessment</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_Toc231310398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18</w:t>
            </w:r>
            <w:r w:rsidR="008E4374" w:rsidRPr="008E4374">
              <w:rPr>
                <w:noProof/>
                <w:webHidden/>
                <w:sz w:val="18"/>
                <w:szCs w:val="16"/>
              </w:rPr>
              <w:fldChar w:fldCharType="end"/>
            </w:r>
          </w:hyperlink>
        </w:p>
        <w:p w14:paraId="4069543A" w14:textId="77777777" w:rsidR="008E4374" w:rsidRPr="008E4374" w:rsidRDefault="00F9278E">
          <w:pPr>
            <w:pStyle w:val="TOC1"/>
            <w:rPr>
              <w:rFonts w:asciiTheme="minorHAnsi" w:eastAsiaTheme="minorEastAsia" w:hAnsiTheme="minorHAnsi" w:cstheme="minorBidi"/>
              <w:noProof/>
              <w:sz w:val="24"/>
              <w:szCs w:val="22"/>
            </w:rPr>
          </w:pPr>
          <w:hyperlink w:anchor="_Toc231310399" w:history="1">
            <w:r w:rsidR="008E4374" w:rsidRPr="008E4374">
              <w:rPr>
                <w:rStyle w:val="Hyperlink"/>
                <w:noProof/>
                <w:sz w:val="18"/>
                <w:szCs w:val="16"/>
                <w:lang w:val="en-US"/>
              </w:rPr>
              <w:t>Form J: Study Outcome Assessment – External Hospital</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_Toc231310399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20</w:t>
            </w:r>
            <w:r w:rsidR="008E4374" w:rsidRPr="008E4374">
              <w:rPr>
                <w:noProof/>
                <w:webHidden/>
                <w:sz w:val="18"/>
                <w:szCs w:val="16"/>
              </w:rPr>
              <w:fldChar w:fldCharType="end"/>
            </w:r>
          </w:hyperlink>
        </w:p>
        <w:p w14:paraId="23D11415" w14:textId="77777777" w:rsidR="008E4374" w:rsidRPr="008E4374" w:rsidRDefault="00F9278E">
          <w:pPr>
            <w:pStyle w:val="TOC1"/>
            <w:rPr>
              <w:rFonts w:asciiTheme="minorHAnsi" w:eastAsiaTheme="minorEastAsia" w:hAnsiTheme="minorHAnsi" w:cstheme="minorBidi"/>
              <w:noProof/>
              <w:sz w:val="24"/>
              <w:szCs w:val="22"/>
            </w:rPr>
          </w:pPr>
          <w:hyperlink w:anchor="_Toc231310400" w:history="1">
            <w:r w:rsidR="008E4374" w:rsidRPr="008E4374">
              <w:rPr>
                <w:rStyle w:val="Hyperlink"/>
                <w:noProof/>
                <w:sz w:val="18"/>
                <w:szCs w:val="16"/>
                <w:lang w:val="en-US"/>
              </w:rPr>
              <w:t>Form K: MRI Brain Assessment</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_Toc231310400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21</w:t>
            </w:r>
            <w:r w:rsidR="008E4374" w:rsidRPr="008E4374">
              <w:rPr>
                <w:noProof/>
                <w:webHidden/>
                <w:sz w:val="18"/>
                <w:szCs w:val="16"/>
              </w:rPr>
              <w:fldChar w:fldCharType="end"/>
            </w:r>
          </w:hyperlink>
        </w:p>
        <w:p w14:paraId="26FC2965" w14:textId="77777777" w:rsidR="008E4374" w:rsidRPr="008E4374" w:rsidRDefault="00F9278E">
          <w:pPr>
            <w:pStyle w:val="TOC1"/>
            <w:rPr>
              <w:rFonts w:asciiTheme="minorHAnsi" w:eastAsiaTheme="minorEastAsia" w:hAnsiTheme="minorHAnsi" w:cstheme="minorBidi"/>
              <w:noProof/>
              <w:sz w:val="24"/>
              <w:szCs w:val="22"/>
            </w:rPr>
          </w:pPr>
          <w:hyperlink w:anchor="_Toc231310401" w:history="1">
            <w:r w:rsidR="008E4374" w:rsidRPr="008E4374">
              <w:rPr>
                <w:rStyle w:val="Hyperlink"/>
                <w:noProof/>
                <w:sz w:val="18"/>
                <w:szCs w:val="16"/>
                <w:lang w:val="en-US"/>
              </w:rPr>
              <w:t>Form L: Blender Data and Study Summary</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_Toc231310401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22</w:t>
            </w:r>
            <w:r w:rsidR="008E4374" w:rsidRPr="008E4374">
              <w:rPr>
                <w:noProof/>
                <w:webHidden/>
                <w:sz w:val="18"/>
                <w:szCs w:val="16"/>
              </w:rPr>
              <w:fldChar w:fldCharType="end"/>
            </w:r>
          </w:hyperlink>
        </w:p>
        <w:p w14:paraId="32CCD146" w14:textId="77777777" w:rsidR="008E4374" w:rsidRPr="008E4374" w:rsidRDefault="00F9278E">
          <w:pPr>
            <w:pStyle w:val="TOC1"/>
            <w:rPr>
              <w:rFonts w:asciiTheme="minorHAnsi" w:eastAsiaTheme="minorEastAsia" w:hAnsiTheme="minorHAnsi" w:cstheme="minorBidi"/>
              <w:noProof/>
              <w:sz w:val="24"/>
              <w:szCs w:val="22"/>
            </w:rPr>
          </w:pPr>
          <w:hyperlink w:anchor="_Toc231310402" w:history="1">
            <w:r w:rsidR="008E4374" w:rsidRPr="008E4374">
              <w:rPr>
                <w:rStyle w:val="Hyperlink"/>
                <w:noProof/>
                <w:sz w:val="18"/>
                <w:szCs w:val="16"/>
                <w:lang w:val="en-US"/>
              </w:rPr>
              <w:t>Form Y: Serious Adverse Event (SAE) Reporting Form Template</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_Toc231310402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23</w:t>
            </w:r>
            <w:r w:rsidR="008E4374" w:rsidRPr="008E4374">
              <w:rPr>
                <w:noProof/>
                <w:webHidden/>
                <w:sz w:val="18"/>
                <w:szCs w:val="16"/>
              </w:rPr>
              <w:fldChar w:fldCharType="end"/>
            </w:r>
          </w:hyperlink>
        </w:p>
        <w:p w14:paraId="76852C24" w14:textId="77777777" w:rsidR="008E4374" w:rsidRPr="008E4374" w:rsidRDefault="00F9278E">
          <w:pPr>
            <w:pStyle w:val="TOC1"/>
            <w:rPr>
              <w:rFonts w:asciiTheme="minorHAnsi" w:eastAsiaTheme="minorEastAsia" w:hAnsiTheme="minorHAnsi" w:cstheme="minorBidi"/>
              <w:noProof/>
              <w:sz w:val="24"/>
              <w:szCs w:val="22"/>
            </w:rPr>
          </w:pPr>
          <w:hyperlink w:anchor="_Toc231310403" w:history="1">
            <w:r w:rsidR="008E4374" w:rsidRPr="008E4374">
              <w:rPr>
                <w:rStyle w:val="Hyperlink"/>
                <w:noProof/>
                <w:sz w:val="18"/>
                <w:szCs w:val="16"/>
                <w:lang w:val="en-US"/>
              </w:rPr>
              <w:t>Helper Form: Adverse Events</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_Toc231310403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24</w:t>
            </w:r>
            <w:r w:rsidR="008E4374" w:rsidRPr="008E4374">
              <w:rPr>
                <w:noProof/>
                <w:webHidden/>
                <w:sz w:val="18"/>
                <w:szCs w:val="16"/>
              </w:rPr>
              <w:fldChar w:fldCharType="end"/>
            </w:r>
          </w:hyperlink>
        </w:p>
        <w:p w14:paraId="6DFB4661" w14:textId="77777777" w:rsidR="008E4374" w:rsidRPr="008E4374" w:rsidRDefault="00F9278E">
          <w:pPr>
            <w:pStyle w:val="TOC1"/>
            <w:rPr>
              <w:rFonts w:asciiTheme="minorHAnsi" w:eastAsiaTheme="minorEastAsia" w:hAnsiTheme="minorHAnsi" w:cstheme="minorBidi"/>
              <w:noProof/>
              <w:sz w:val="24"/>
              <w:szCs w:val="22"/>
            </w:rPr>
          </w:pPr>
          <w:hyperlink w:anchor="_Toc231310404" w:history="1">
            <w:r w:rsidR="008E4374" w:rsidRPr="008E4374">
              <w:rPr>
                <w:rStyle w:val="Hyperlink"/>
                <w:noProof/>
                <w:sz w:val="18"/>
                <w:szCs w:val="16"/>
                <w:lang w:val="en-US"/>
              </w:rPr>
              <w:t>Helper Form: Serious Adverse Events</w:t>
            </w:r>
            <w:r w:rsidR="008E4374" w:rsidRPr="008E4374">
              <w:rPr>
                <w:noProof/>
                <w:webHidden/>
                <w:sz w:val="18"/>
                <w:szCs w:val="16"/>
              </w:rPr>
              <w:tab/>
            </w:r>
            <w:r w:rsidR="008E4374" w:rsidRPr="008E4374">
              <w:rPr>
                <w:noProof/>
                <w:webHidden/>
                <w:sz w:val="18"/>
                <w:szCs w:val="16"/>
              </w:rPr>
              <w:fldChar w:fldCharType="begin"/>
            </w:r>
            <w:r w:rsidR="008E4374" w:rsidRPr="008E4374">
              <w:rPr>
                <w:noProof/>
                <w:webHidden/>
                <w:sz w:val="18"/>
                <w:szCs w:val="16"/>
              </w:rPr>
              <w:instrText xml:space="preserve"> PAGEREF _Toc231310404 \h </w:instrText>
            </w:r>
            <w:r w:rsidR="008E4374" w:rsidRPr="008E4374">
              <w:rPr>
                <w:noProof/>
                <w:webHidden/>
                <w:sz w:val="18"/>
                <w:szCs w:val="16"/>
              </w:rPr>
            </w:r>
            <w:r w:rsidR="008E4374" w:rsidRPr="008E4374">
              <w:rPr>
                <w:noProof/>
                <w:webHidden/>
                <w:sz w:val="18"/>
                <w:szCs w:val="16"/>
              </w:rPr>
              <w:fldChar w:fldCharType="separate"/>
            </w:r>
            <w:r w:rsidR="008E4374" w:rsidRPr="008E4374">
              <w:rPr>
                <w:noProof/>
                <w:webHidden/>
                <w:sz w:val="18"/>
                <w:szCs w:val="16"/>
              </w:rPr>
              <w:t>25</w:t>
            </w:r>
            <w:r w:rsidR="008E4374" w:rsidRPr="008E4374">
              <w:rPr>
                <w:noProof/>
                <w:webHidden/>
                <w:sz w:val="18"/>
                <w:szCs w:val="16"/>
              </w:rPr>
              <w:fldChar w:fldCharType="end"/>
            </w:r>
          </w:hyperlink>
        </w:p>
        <w:p w14:paraId="144F5DF8" w14:textId="77777777" w:rsidR="007C773D" w:rsidRPr="007C773D" w:rsidRDefault="007C773D">
          <w:pPr>
            <w:rPr>
              <w:rFonts w:ascii="Times New Roman" w:hAnsi="Times New Roman" w:cs="Times New Roman"/>
              <w:sz w:val="24"/>
              <w:szCs w:val="24"/>
            </w:rPr>
          </w:pPr>
          <w:r w:rsidRPr="008E4374">
            <w:rPr>
              <w:rFonts w:ascii="Times New Roman" w:hAnsi="Times New Roman" w:cs="Times New Roman"/>
              <w:b/>
              <w:bCs/>
              <w:noProof/>
              <w:sz w:val="32"/>
              <w:szCs w:val="32"/>
            </w:rPr>
            <w:fldChar w:fldCharType="end"/>
          </w:r>
        </w:p>
      </w:sdtContent>
    </w:sdt>
    <w:p w14:paraId="012F5F28" w14:textId="77777777" w:rsidR="00C80488" w:rsidRDefault="00B42550">
      <w:pPr>
        <w:rPr>
          <w:rFonts w:ascii="Times New Roman" w:hAnsi="Times New Roman" w:cs="Times New Roman"/>
          <w:b/>
          <w:bCs/>
          <w:sz w:val="24"/>
          <w:szCs w:val="24"/>
          <w:lang w:val="en-US"/>
        </w:rPr>
        <w:sectPr w:rsidR="00C80488" w:rsidSect="00B42550">
          <w:headerReference w:type="default" r:id="rId8"/>
          <w:footerReference w:type="default" r:id="rId9"/>
          <w:headerReference w:type="first" r:id="rId10"/>
          <w:footerReference w:type="first" r:id="rId11"/>
          <w:pgSz w:w="11906" w:h="16838"/>
          <w:pgMar w:top="1080" w:right="1440" w:bottom="1440" w:left="1440" w:header="432" w:footer="708" w:gutter="0"/>
          <w:pgNumType w:start="0"/>
          <w:cols w:space="720"/>
          <w:titlePg/>
          <w:docGrid w:linePitch="360"/>
        </w:sectPr>
      </w:pPr>
      <w:r>
        <w:rPr>
          <w:rFonts w:ascii="Times New Roman" w:hAnsi="Times New Roman" w:cs="Times New Roman"/>
          <w:b/>
          <w:bCs/>
          <w:sz w:val="24"/>
          <w:szCs w:val="24"/>
          <w:lang w:val="en-US"/>
        </w:rPr>
        <w:br w:type="page"/>
      </w:r>
    </w:p>
    <w:p w14:paraId="51DB8BA1" w14:textId="77777777" w:rsidR="00871ECE" w:rsidRPr="00B42550" w:rsidRDefault="00FF6DFB" w:rsidP="00B42550">
      <w:pPr>
        <w:pStyle w:val="Heading1"/>
      </w:pPr>
      <w:bookmarkStart w:id="0" w:name="_Toc231310386"/>
      <w:r w:rsidRPr="00B42550">
        <w:lastRenderedPageBreak/>
        <w:t>Form A: Screening Form (Eligibility Assessment)</w:t>
      </w:r>
      <w:bookmarkEnd w:id="0"/>
    </w:p>
    <w:p w14:paraId="6E888BAF" w14:textId="65ABA2FE" w:rsidR="00871ECE" w:rsidRPr="007F7657" w:rsidRDefault="00FF6DFB">
      <w:pPr>
        <w:spacing w:after="80"/>
        <w:jc w:val="center"/>
        <w:rPr>
          <w:rFonts w:ascii="Times New Roman" w:hAnsi="Times New Roman" w:cs="Times New Roman"/>
          <w:i/>
          <w:iCs/>
          <w:sz w:val="24"/>
          <w:szCs w:val="24"/>
          <w:lang w:val="en-US"/>
        </w:rPr>
      </w:pPr>
      <w:r w:rsidRPr="007F7657">
        <w:rPr>
          <w:rFonts w:ascii="Times New Roman" w:hAnsi="Times New Roman" w:cs="Times New Roman"/>
          <w:i/>
          <w:iCs/>
          <w:sz w:val="24"/>
          <w:szCs w:val="24"/>
          <w:lang w:val="en-US"/>
        </w:rPr>
        <w:t>(</w:t>
      </w:r>
      <w:del w:id="1" w:author="Mannat Guliani" w:date="2026-06-11T13:28:00Z">
        <w:r w:rsidR="0038167A" w:rsidDel="0038167A">
          <w:rPr>
            <w:rFonts w:ascii="Times New Roman" w:hAnsi="Times New Roman" w:cs="Times New Roman"/>
            <w:i/>
            <w:iCs/>
            <w:sz w:val="24"/>
            <w:szCs w:val="24"/>
            <w:lang w:val="en-US"/>
          </w:rPr>
          <w:delText>Complete</w:delText>
        </w:r>
        <w:r w:rsidR="00464CB0" w:rsidRPr="007F7657" w:rsidDel="0038167A">
          <w:rPr>
            <w:rFonts w:ascii="Times New Roman" w:hAnsi="Times New Roman" w:cs="Times New Roman"/>
            <w:i/>
            <w:iCs/>
            <w:sz w:val="24"/>
            <w:szCs w:val="24"/>
            <w:lang w:val="en-US"/>
          </w:rPr>
          <w:delText xml:space="preserve"> </w:delText>
        </w:r>
      </w:del>
      <w:ins w:id="2" w:author="Mannat Guliani" w:date="2026-06-11T13:28:00Z">
        <w:r w:rsidR="0038167A">
          <w:rPr>
            <w:rFonts w:ascii="Times New Roman" w:hAnsi="Times New Roman" w:cs="Times New Roman"/>
            <w:i/>
            <w:iCs/>
            <w:sz w:val="24"/>
            <w:szCs w:val="24"/>
            <w:lang w:val="en-US"/>
          </w:rPr>
          <w:t>Fill</w:t>
        </w:r>
        <w:r w:rsidR="0038167A" w:rsidRPr="007F7657">
          <w:rPr>
            <w:rFonts w:ascii="Times New Roman" w:hAnsi="Times New Roman" w:cs="Times New Roman"/>
            <w:i/>
            <w:iCs/>
            <w:sz w:val="24"/>
            <w:szCs w:val="24"/>
            <w:lang w:val="en-US"/>
          </w:rPr>
          <w:t xml:space="preserve"> </w:t>
        </w:r>
      </w:ins>
      <w:r w:rsidRPr="007F7657">
        <w:rPr>
          <w:rFonts w:ascii="Times New Roman" w:hAnsi="Times New Roman" w:cs="Times New Roman"/>
          <w:i/>
          <w:iCs/>
          <w:sz w:val="24"/>
          <w:szCs w:val="24"/>
          <w:lang w:val="en-US"/>
        </w:rPr>
        <w:t>for all pregnant women &lt;32 weeks gestation at admission)</w:t>
      </w:r>
    </w:p>
    <w:tbl>
      <w:tblPr>
        <w:tblW w:w="11109"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10" w:type="dxa"/>
        </w:tblCellMar>
        <w:tblLook w:val="04A0" w:firstRow="1" w:lastRow="0" w:firstColumn="1" w:lastColumn="0" w:noHBand="0" w:noVBand="1"/>
      </w:tblPr>
      <w:tblGrid>
        <w:gridCol w:w="4234"/>
        <w:gridCol w:w="986"/>
        <w:gridCol w:w="334"/>
        <w:gridCol w:w="26"/>
        <w:gridCol w:w="5529"/>
      </w:tblGrid>
      <w:tr w:rsidR="002F4963" w14:paraId="590F33C4" w14:textId="77777777" w:rsidTr="002F4963">
        <w:trPr>
          <w:trHeight w:val="398"/>
        </w:trPr>
        <w:tc>
          <w:tcPr>
            <w:tcW w:w="11109" w:type="dxa"/>
            <w:gridSpan w:val="5"/>
            <w:shd w:val="clear" w:color="auto" w:fill="DEEAF6" w:themeFill="accent1" w:themeFillTint="33"/>
            <w:vAlign w:val="center"/>
          </w:tcPr>
          <w:p w14:paraId="19F14C77" w14:textId="2C300690" w:rsidR="002F4963" w:rsidRPr="0038167A" w:rsidRDefault="0038167A" w:rsidP="00730148">
            <w:pPr>
              <w:spacing w:before="15" w:after="15"/>
              <w:jc w:val="center"/>
              <w:rPr>
                <w:rFonts w:ascii="Times New Roman" w:hAnsi="Times New Roman" w:cs="Times New Roman"/>
                <w:sz w:val="22"/>
                <w:szCs w:val="22"/>
                <w:lang w:val="en-US"/>
              </w:rPr>
            </w:pPr>
            <w:ins w:id="3" w:author="Mannat Guliani" w:date="2026-06-11T13:28:00Z">
              <w:r w:rsidRPr="0038167A">
                <w:rPr>
                  <w:rFonts w:ascii="Times New Roman" w:hAnsi="Times New Roman" w:cs="Times New Roman"/>
                  <w:sz w:val="24"/>
                  <w:szCs w:val="24"/>
                  <w:lang w:val="en-US"/>
                </w:rPr>
                <w:t>A1. Screening</w:t>
              </w:r>
            </w:ins>
          </w:p>
        </w:tc>
      </w:tr>
      <w:tr w:rsidR="00863BE3" w14:paraId="188D7FA4" w14:textId="77777777" w:rsidTr="00947BB2">
        <w:trPr>
          <w:trHeight w:val="398"/>
        </w:trPr>
        <w:tc>
          <w:tcPr>
            <w:tcW w:w="4234" w:type="dxa"/>
            <w:vAlign w:val="center"/>
          </w:tcPr>
          <w:p w14:paraId="3409FEF9" w14:textId="6FA54E17" w:rsidR="003917FA" w:rsidRPr="00730148" w:rsidRDefault="003917F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sz w:val="22"/>
                <w:szCs w:val="22"/>
                <w:lang w:val="en-US"/>
              </w:rPr>
              <w:t xml:space="preserve">Gestation in weeks </w:t>
            </w:r>
            <w:r w:rsidR="00E03F37" w:rsidRPr="00730148">
              <w:rPr>
                <w:rFonts w:ascii="Times New Roman" w:hAnsi="Times New Roman" w:cs="Times New Roman"/>
                <w:sz w:val="22"/>
                <w:szCs w:val="22"/>
                <w:lang w:val="en-US"/>
              </w:rPr>
              <w:t>clearly mentioned</w:t>
            </w:r>
            <w:r w:rsidRPr="00730148">
              <w:rPr>
                <w:rFonts w:ascii="Times New Roman" w:hAnsi="Times New Roman" w:cs="Times New Roman"/>
                <w:sz w:val="22"/>
                <w:szCs w:val="22"/>
                <w:lang w:val="en-US"/>
              </w:rPr>
              <w:t>:</w:t>
            </w:r>
          </w:p>
        </w:tc>
        <w:tc>
          <w:tcPr>
            <w:tcW w:w="6875" w:type="dxa"/>
            <w:gridSpan w:val="4"/>
            <w:vAlign w:val="center"/>
          </w:tcPr>
          <w:p w14:paraId="7E87649B" w14:textId="77AEF129" w:rsidR="003917FA" w:rsidRPr="009F1EE0" w:rsidRDefault="003917FA" w:rsidP="003917FA">
            <w:pPr>
              <w:spacing w:before="15" w:after="15"/>
              <w:rPr>
                <w:rFonts w:ascii="Times New Roman" w:hAnsi="Times New Roman" w:cs="Times New Roman"/>
                <w:i/>
                <w:iCs/>
                <w:sz w:val="22"/>
                <w:szCs w:val="22"/>
                <w:lang w:val="en-US"/>
              </w:rPr>
            </w:pP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 </w:t>
            </w:r>
          </w:p>
        </w:tc>
      </w:tr>
      <w:tr w:rsidR="00863BE3" w14:paraId="0002211F" w14:textId="77777777" w:rsidTr="00947BB2">
        <w:trPr>
          <w:trHeight w:val="398"/>
        </w:trPr>
        <w:tc>
          <w:tcPr>
            <w:tcW w:w="4234" w:type="dxa"/>
            <w:vAlign w:val="center"/>
          </w:tcPr>
          <w:p w14:paraId="0FFCAF63" w14:textId="31149A4D" w:rsidR="00E03F37" w:rsidRPr="00730148" w:rsidRDefault="00E03F37"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b/>
                <w:bCs/>
                <w:i/>
                <w:iCs/>
                <w:sz w:val="22"/>
                <w:szCs w:val="22"/>
                <w:lang w:val="en-US"/>
              </w:rPr>
              <w:t xml:space="preserve">If Yes, </w:t>
            </w:r>
            <w:r w:rsidRPr="00730148">
              <w:rPr>
                <w:rFonts w:ascii="Times New Roman" w:hAnsi="Times New Roman" w:cs="Times New Roman"/>
                <w:sz w:val="22"/>
                <w:szCs w:val="22"/>
                <w:lang w:val="en-US"/>
              </w:rPr>
              <w:t xml:space="preserve">Best estimate gestational age </w:t>
            </w:r>
          </w:p>
        </w:tc>
        <w:tc>
          <w:tcPr>
            <w:tcW w:w="6875" w:type="dxa"/>
            <w:gridSpan w:val="4"/>
            <w:vAlign w:val="center"/>
          </w:tcPr>
          <w:p w14:paraId="6BE11A7D" w14:textId="5E5734B1" w:rsidR="00E03F37" w:rsidRPr="00A5539C" w:rsidRDefault="00E03F37" w:rsidP="003917FA">
            <w:pPr>
              <w:spacing w:before="15" w:after="15"/>
              <w:rPr>
                <w:rFonts w:ascii="Segoe UI Symbol" w:hAnsi="Segoe UI Symbol" w:cs="Segoe UI Symbol"/>
                <w:sz w:val="22"/>
                <w:szCs w:val="22"/>
                <w:lang w:val="en-US"/>
              </w:rPr>
            </w:pPr>
            <w:r w:rsidRPr="00A5539C">
              <w:rPr>
                <w:rFonts w:ascii="Times New Roman" w:hAnsi="Times New Roman" w:cs="Times New Roman"/>
                <w:sz w:val="22"/>
                <w:szCs w:val="22"/>
                <w:lang w:val="en-US"/>
              </w:rPr>
              <w:t>____ weeks; ____ days</w:t>
            </w:r>
          </w:p>
        </w:tc>
      </w:tr>
      <w:tr w:rsidR="00863BE3" w14:paraId="069C997F" w14:textId="77777777" w:rsidTr="00947BB2">
        <w:trPr>
          <w:trHeight w:val="398"/>
        </w:trPr>
        <w:tc>
          <w:tcPr>
            <w:tcW w:w="4234" w:type="dxa"/>
            <w:vAlign w:val="center"/>
          </w:tcPr>
          <w:p w14:paraId="5FAB7EEC" w14:textId="34E6C7F3" w:rsidR="00D03FA4" w:rsidRPr="00730148" w:rsidRDefault="00D03FA4" w:rsidP="00242F1B">
            <w:pPr>
              <w:pStyle w:val="ListParagraph"/>
              <w:numPr>
                <w:ilvl w:val="0"/>
                <w:numId w:val="11"/>
              </w:numPr>
              <w:spacing w:before="15" w:after="15"/>
              <w:rPr>
                <w:rFonts w:ascii="Times New Roman" w:hAnsi="Times New Roman" w:cs="Times New Roman"/>
                <w:b/>
                <w:bCs/>
                <w:i/>
                <w:iCs/>
                <w:sz w:val="22"/>
                <w:szCs w:val="22"/>
                <w:lang w:val="en-US"/>
              </w:rPr>
            </w:pPr>
            <w:r w:rsidRPr="00730148">
              <w:rPr>
                <w:rFonts w:ascii="Times New Roman" w:hAnsi="Times New Roman" w:cs="Times New Roman"/>
                <w:sz w:val="22"/>
                <w:szCs w:val="22"/>
                <w:lang w:val="en-US"/>
              </w:rPr>
              <w:t>Method of gestation assessment</w:t>
            </w:r>
          </w:p>
        </w:tc>
        <w:tc>
          <w:tcPr>
            <w:tcW w:w="6875" w:type="dxa"/>
            <w:gridSpan w:val="4"/>
            <w:vAlign w:val="center"/>
          </w:tcPr>
          <w:p w14:paraId="513116AC" w14:textId="3DB841BF" w:rsidR="00D03FA4" w:rsidRPr="00A5539C" w:rsidRDefault="00D03FA4" w:rsidP="00E03F37">
            <w:pPr>
              <w:spacing w:before="15" w:after="15"/>
              <w:rPr>
                <w:rFonts w:ascii="Times New Roman" w:hAnsi="Times New Roman" w:cs="Times New Roman"/>
                <w:sz w:val="22"/>
                <w:szCs w:val="22"/>
                <w:lang w:val="en-US"/>
              </w:rPr>
            </w:pPr>
            <w:r w:rsidRPr="00A5539C">
              <w:rPr>
                <w:rFonts w:ascii="Segoe UI Symbol" w:hAnsi="Segoe UI Symbol" w:cs="Segoe UI Symbol"/>
                <w:sz w:val="22"/>
                <w:szCs w:val="22"/>
                <w:lang w:val="en-US"/>
              </w:rPr>
              <w:t>☐</w:t>
            </w:r>
            <w:r>
              <w:rPr>
                <w:rFonts w:ascii="Times New Roman" w:hAnsi="Times New Roman" w:cs="Times New Roman"/>
                <w:sz w:val="22"/>
                <w:szCs w:val="22"/>
                <w:lang w:val="en-US"/>
              </w:rPr>
              <w:t xml:space="preserve"> LMP</w:t>
            </w:r>
            <w:r w:rsidR="00E03F37">
              <w:rPr>
                <w:rFonts w:ascii="Times New Roman" w:hAnsi="Times New Roman" w:cs="Times New Roman"/>
                <w:sz w:val="18"/>
                <w:szCs w:val="18"/>
                <w:lang w:val="en-US"/>
              </w:rPr>
              <w:t xml:space="preserve"> </w:t>
            </w:r>
            <w:ins w:id="4" w:author="Mannat Guliani" w:date="2026-06-12T11:24:00Z">
              <w:r w:rsidR="00801929">
                <w:rPr>
                  <w:rFonts w:ascii="Times New Roman" w:hAnsi="Times New Roman" w:cs="Times New Roman"/>
                  <w:sz w:val="18"/>
                  <w:szCs w:val="18"/>
                  <w:lang w:val="en-US"/>
                </w:rPr>
                <w:t>_______</w:t>
              </w:r>
            </w:ins>
            <w:r w:rsidRPr="00A5539C">
              <w:rPr>
                <w:rFonts w:ascii="Segoe UI Symbol" w:hAnsi="Segoe UI Symbol" w:cs="Segoe UI Symbol"/>
                <w:sz w:val="22"/>
                <w:szCs w:val="22"/>
                <w:lang w:val="en-US"/>
              </w:rPr>
              <w:t>☐</w:t>
            </w:r>
            <w:r>
              <w:rPr>
                <w:rFonts w:ascii="Times New Roman" w:hAnsi="Times New Roman" w:cs="Times New Roman"/>
                <w:sz w:val="22"/>
                <w:szCs w:val="22"/>
                <w:lang w:val="en-US"/>
              </w:rPr>
              <w:t xml:space="preserve"> Early USG</w:t>
            </w:r>
            <w:r w:rsidRPr="00A5539C">
              <w:rPr>
                <w:rFonts w:ascii="Times New Roman" w:hAnsi="Times New Roman" w:cs="Times New Roman"/>
                <w:sz w:val="22"/>
                <w:szCs w:val="22"/>
                <w:lang w:val="en-US"/>
              </w:rPr>
              <w:t xml:space="preserve"> (&lt;2</w:t>
            </w:r>
            <w:r>
              <w:rPr>
                <w:rFonts w:ascii="Times New Roman" w:hAnsi="Times New Roman" w:cs="Times New Roman"/>
                <w:sz w:val="22"/>
                <w:szCs w:val="22"/>
                <w:lang w:val="en-US"/>
              </w:rPr>
              <w:t>4</w:t>
            </w:r>
            <w:r w:rsidRPr="00A5539C">
              <w:rPr>
                <w:rFonts w:ascii="Times New Roman" w:hAnsi="Times New Roman" w:cs="Times New Roman"/>
                <w:sz w:val="22"/>
                <w:szCs w:val="22"/>
                <w:lang w:val="en-US"/>
              </w:rPr>
              <w:t xml:space="preserve">w)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Fundal height </w:t>
            </w:r>
            <w:r w:rsidR="00E03F37" w:rsidRPr="00A5539C">
              <w:rPr>
                <w:rFonts w:ascii="Segoe UI Symbol" w:hAnsi="Segoe UI Symbol" w:cs="Segoe UI Symbol"/>
                <w:sz w:val="22"/>
                <w:szCs w:val="22"/>
                <w:lang w:val="en-US"/>
              </w:rPr>
              <w:t>☐</w:t>
            </w:r>
            <w:r w:rsidR="00E03F37">
              <w:rPr>
                <w:rFonts w:ascii="Segoe UI Symbol" w:hAnsi="Segoe UI Symbol" w:cs="Segoe UI Symbol"/>
                <w:sz w:val="22"/>
                <w:szCs w:val="22"/>
                <w:lang w:val="en-US"/>
              </w:rPr>
              <w:t xml:space="preserve"> </w:t>
            </w:r>
            <w:r w:rsidR="00E03F37" w:rsidRPr="00E03F37">
              <w:rPr>
                <w:rFonts w:ascii="Times New Roman" w:hAnsi="Times New Roman" w:cs="Times New Roman"/>
                <w:sz w:val="22"/>
                <w:szCs w:val="22"/>
                <w:lang w:val="en-US"/>
              </w:rPr>
              <w:t>Method not known</w:t>
            </w:r>
          </w:p>
        </w:tc>
      </w:tr>
      <w:tr w:rsidR="003E40DA" w14:paraId="2C303AE5" w14:textId="77777777" w:rsidTr="00947BB2">
        <w:trPr>
          <w:trHeight w:val="398"/>
        </w:trPr>
        <w:tc>
          <w:tcPr>
            <w:tcW w:w="4234" w:type="dxa"/>
            <w:vAlign w:val="center"/>
          </w:tcPr>
          <w:p w14:paraId="0435769E" w14:textId="677D9FA4"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ins w:id="5" w:author="Mannat Guliani" w:date="2026-06-12T11:30:00Z">
              <w:r w:rsidRPr="00730148">
                <w:rPr>
                  <w:rFonts w:ascii="Times New Roman" w:hAnsi="Times New Roman" w:cs="Times New Roman"/>
                  <w:sz w:val="22"/>
                  <w:szCs w:val="22"/>
                  <w:lang w:val="en-US"/>
                </w:rPr>
                <w:t xml:space="preserve">Expected Delivery Date </w:t>
              </w:r>
              <w:r w:rsidRPr="00730148">
                <w:rPr>
                  <w:rFonts w:ascii="Times New Roman" w:hAnsi="Times New Roman" w:cs="Times New Roman"/>
                  <w:sz w:val="18"/>
                  <w:szCs w:val="18"/>
                  <w:lang w:val="en-US"/>
                </w:rPr>
                <w:t>(optional)</w:t>
              </w:r>
            </w:ins>
          </w:p>
        </w:tc>
        <w:tc>
          <w:tcPr>
            <w:tcW w:w="6875" w:type="dxa"/>
            <w:gridSpan w:val="4"/>
            <w:vAlign w:val="center"/>
          </w:tcPr>
          <w:p w14:paraId="1214348A" w14:textId="18D42465" w:rsidR="003E40DA" w:rsidRPr="00A5539C" w:rsidRDefault="003E40DA" w:rsidP="008839F5">
            <w:pPr>
              <w:spacing w:before="15" w:after="15"/>
              <w:rPr>
                <w:rFonts w:ascii="Segoe UI Symbol" w:hAnsi="Segoe UI Symbol" w:cs="Segoe UI Symbol"/>
                <w:sz w:val="22"/>
                <w:szCs w:val="22"/>
                <w:lang w:val="en-US"/>
              </w:rPr>
            </w:pPr>
            <w:ins w:id="6" w:author="Mannat Guliani" w:date="2026-06-12T11:30:00Z">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r>
                <w:rPr>
                  <w:rFonts w:ascii="Times New Roman" w:hAnsi="Times New Roman" w:cs="Times New Roman"/>
                  <w:sz w:val="22"/>
                  <w:szCs w:val="22"/>
                  <w:lang w:val="en-US"/>
                </w:rPr>
                <w:t xml:space="preserve"> </w:t>
              </w:r>
              <w:r w:rsidRPr="00A5539C">
                <w:rPr>
                  <w:rFonts w:ascii="Times New Roman" w:hAnsi="Times New Roman" w:cs="Times New Roman"/>
                  <w:sz w:val="18"/>
                  <w:szCs w:val="18"/>
                  <w:lang w:val="en-US"/>
                </w:rPr>
                <w:t>(DD/MM/YY)</w:t>
              </w:r>
              <w:r>
                <w:rPr>
                  <w:rFonts w:ascii="Times New Roman" w:hAnsi="Times New Roman" w:cs="Times New Roman"/>
                  <w:sz w:val="18"/>
                  <w:szCs w:val="18"/>
                  <w:lang w:val="en-US"/>
                </w:rPr>
                <w:t xml:space="preserve"> </w:t>
              </w:r>
            </w:ins>
            <w:ins w:id="7" w:author="Mannat Guliani" w:date="2026-06-12T11:55:00Z">
              <w:r w:rsidR="008839F5" w:rsidRPr="009366A8">
                <w:rPr>
                  <w:rFonts w:ascii="Times New Roman" w:hAnsi="Times New Roman" w:cs="Times New Roman"/>
                  <w:sz w:val="18"/>
                  <w:szCs w:val="18"/>
                  <w:lang w:val="en-US"/>
                </w:rPr>
                <w:sym w:font="Wingdings" w:char="F0E0"/>
              </w:r>
              <w:r w:rsidR="008839F5">
                <w:rPr>
                  <w:rFonts w:ascii="Times New Roman" w:hAnsi="Times New Roman" w:cs="Times New Roman"/>
                  <w:sz w:val="18"/>
                  <w:szCs w:val="18"/>
                  <w:lang w:val="en-US"/>
                </w:rPr>
                <w:t xml:space="preserve"> </w:t>
              </w:r>
              <w:r w:rsidR="008839F5" w:rsidRPr="002445D2">
                <w:rPr>
                  <w:rFonts w:ascii="Times New Roman" w:hAnsi="Times New Roman" w:cs="Times New Roman"/>
                  <w:i/>
                  <w:iCs/>
                  <w:sz w:val="18"/>
                  <w:szCs w:val="18"/>
                  <w:lang w:val="en-US"/>
                </w:rPr>
                <w:t>(auto calculated in app</w:t>
              </w:r>
              <w:r w:rsidR="008839F5">
                <w:rPr>
                  <w:rFonts w:ascii="Times New Roman" w:hAnsi="Times New Roman" w:cs="Times New Roman"/>
                  <w:i/>
                  <w:iCs/>
                  <w:sz w:val="18"/>
                  <w:szCs w:val="18"/>
                  <w:lang w:val="en-US"/>
                </w:rPr>
                <w:t xml:space="preserve"> if LMP is entered</w:t>
              </w:r>
              <w:r w:rsidR="008839F5" w:rsidRPr="002445D2">
                <w:rPr>
                  <w:rFonts w:ascii="Times New Roman" w:hAnsi="Times New Roman" w:cs="Times New Roman"/>
                  <w:i/>
                  <w:iCs/>
                  <w:sz w:val="18"/>
                  <w:szCs w:val="18"/>
                  <w:lang w:val="en-US"/>
                </w:rPr>
                <w:t>)</w:t>
              </w:r>
            </w:ins>
          </w:p>
        </w:tc>
      </w:tr>
      <w:tr w:rsidR="003E40DA" w14:paraId="1E06435A" w14:textId="77777777" w:rsidTr="00947BB2">
        <w:trPr>
          <w:trHeight w:val="398"/>
        </w:trPr>
        <w:tc>
          <w:tcPr>
            <w:tcW w:w="4234" w:type="dxa"/>
            <w:vAlign w:val="center"/>
          </w:tcPr>
          <w:p w14:paraId="42196968" w14:textId="2FEDD75B"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b/>
                <w:bCs/>
                <w:i/>
                <w:iCs/>
                <w:sz w:val="22"/>
                <w:szCs w:val="22"/>
                <w:lang w:val="en-US"/>
              </w:rPr>
              <w:t xml:space="preserve">If No, </w:t>
            </w:r>
            <w:r w:rsidRPr="00730148">
              <w:rPr>
                <w:rFonts w:ascii="Times New Roman" w:hAnsi="Times New Roman" w:cs="Times New Roman"/>
                <w:sz w:val="22"/>
                <w:szCs w:val="22"/>
                <w:lang w:val="en-US"/>
              </w:rPr>
              <w:t>is any of the following known?</w:t>
            </w:r>
          </w:p>
        </w:tc>
        <w:tc>
          <w:tcPr>
            <w:tcW w:w="6875" w:type="dxa"/>
            <w:gridSpan w:val="4"/>
            <w:vAlign w:val="center"/>
          </w:tcPr>
          <w:p w14:paraId="12F40489" w14:textId="696461DA" w:rsidR="003E40DA" w:rsidRDefault="003E40DA" w:rsidP="003E40DA">
            <w:pPr>
              <w:spacing w:before="15" w:after="15"/>
              <w:rPr>
                <w:rFonts w:ascii="Times New Roman" w:hAnsi="Times New Roman" w:cs="Times New Roman"/>
                <w:sz w:val="22"/>
                <w:szCs w:val="22"/>
                <w:lang w:val="en-US"/>
              </w:rPr>
            </w:pPr>
            <w:r w:rsidRPr="00A5539C">
              <w:rPr>
                <w:rFonts w:ascii="Segoe UI Symbol" w:hAnsi="Segoe UI Symbol" w:cs="Segoe UI Symbol"/>
                <w:sz w:val="22"/>
                <w:szCs w:val="22"/>
                <w:lang w:val="en-US"/>
              </w:rPr>
              <w:t>☐</w:t>
            </w:r>
            <w:r>
              <w:rPr>
                <w:rFonts w:ascii="Times New Roman" w:hAnsi="Times New Roman" w:cs="Times New Roman"/>
                <w:sz w:val="22"/>
                <w:szCs w:val="22"/>
                <w:lang w:val="en-US"/>
              </w:rPr>
              <w:t xml:space="preserve"> LMP </w:t>
            </w:r>
            <w:r w:rsidRPr="00A5539C">
              <w:rPr>
                <w:rFonts w:ascii="Segoe UI Symbol" w:hAnsi="Segoe UI Symbol" w:cs="Segoe UI Symbol"/>
                <w:sz w:val="22"/>
                <w:szCs w:val="22"/>
                <w:lang w:val="en-US"/>
              </w:rPr>
              <w:t>☐</w:t>
            </w:r>
            <w:r>
              <w:rPr>
                <w:rFonts w:ascii="Times New Roman" w:hAnsi="Times New Roman" w:cs="Times New Roman"/>
                <w:sz w:val="22"/>
                <w:szCs w:val="22"/>
                <w:lang w:val="en-US"/>
              </w:rPr>
              <w:t xml:space="preserve"> EDD</w:t>
            </w:r>
            <w:r>
              <w:rPr>
                <w:rFonts w:ascii="Times New Roman" w:hAnsi="Times New Roman" w:cs="Times New Roman"/>
                <w:sz w:val="18"/>
                <w:szCs w:val="18"/>
                <w:lang w:val="en-US"/>
              </w:rPr>
              <w:t xml:space="preserve">  </w:t>
            </w:r>
            <w:r w:rsidRPr="00A5539C">
              <w:rPr>
                <w:rFonts w:ascii="Segoe UI Symbol" w:hAnsi="Segoe UI Symbol" w:cs="Segoe UI Symbol"/>
                <w:sz w:val="22"/>
                <w:szCs w:val="22"/>
                <w:lang w:val="en-US"/>
              </w:rPr>
              <w:t>☐</w:t>
            </w:r>
            <w:r>
              <w:rPr>
                <w:rFonts w:ascii="Times New Roman" w:hAnsi="Times New Roman" w:cs="Times New Roman"/>
                <w:sz w:val="22"/>
                <w:szCs w:val="22"/>
                <w:lang w:val="en-US"/>
              </w:rPr>
              <w:t xml:space="preserve"> Neither known</w:t>
            </w:r>
          </w:p>
          <w:p w14:paraId="63ED937F" w14:textId="5AB90352" w:rsidR="003E40DA" w:rsidRPr="009F1EE0" w:rsidRDefault="003E40DA" w:rsidP="003E40DA">
            <w:pPr>
              <w:spacing w:before="15" w:after="15"/>
              <w:rPr>
                <w:rFonts w:ascii="Times New Roman" w:hAnsi="Times New Roman" w:cs="Times New Roman"/>
                <w:i/>
                <w:iCs/>
                <w:sz w:val="22"/>
                <w:szCs w:val="22"/>
                <w:lang w:val="en-US"/>
              </w:rPr>
            </w:pPr>
            <w:r w:rsidRPr="009366A8">
              <w:rPr>
                <w:rFonts w:ascii="Times New Roman" w:hAnsi="Times New Roman" w:cs="Times New Roman"/>
                <w:sz w:val="20"/>
                <w:szCs w:val="20"/>
                <w:lang w:val="en-US"/>
              </w:rPr>
              <w:t>If neither known, Gestational age cannot be determined → End participation</w:t>
            </w:r>
          </w:p>
        </w:tc>
      </w:tr>
      <w:tr w:rsidR="003E40DA" w14:paraId="06C4ECE7" w14:textId="77777777" w:rsidTr="00947BB2">
        <w:trPr>
          <w:trHeight w:val="398"/>
        </w:trPr>
        <w:tc>
          <w:tcPr>
            <w:tcW w:w="4234" w:type="dxa"/>
            <w:vAlign w:val="center"/>
          </w:tcPr>
          <w:p w14:paraId="1A40C8B7" w14:textId="0DFB2C70" w:rsidR="003E40DA" w:rsidRPr="00730148" w:rsidRDefault="003E40DA" w:rsidP="00242F1B">
            <w:pPr>
              <w:pStyle w:val="ListParagraph"/>
              <w:numPr>
                <w:ilvl w:val="0"/>
                <w:numId w:val="11"/>
              </w:numPr>
              <w:spacing w:before="15" w:after="15"/>
              <w:rPr>
                <w:rFonts w:ascii="Times New Roman" w:hAnsi="Times New Roman" w:cs="Times New Roman"/>
                <w:b/>
                <w:bCs/>
                <w:i/>
                <w:iCs/>
                <w:sz w:val="22"/>
                <w:szCs w:val="22"/>
                <w:lang w:val="en-US"/>
              </w:rPr>
            </w:pPr>
            <w:r w:rsidRPr="00730148">
              <w:rPr>
                <w:rFonts w:ascii="Times New Roman" w:hAnsi="Times New Roman" w:cs="Times New Roman"/>
                <w:b/>
                <w:bCs/>
                <w:i/>
                <w:iCs/>
                <w:sz w:val="22"/>
                <w:szCs w:val="22"/>
                <w:lang w:val="en-US"/>
              </w:rPr>
              <w:t xml:space="preserve">If LMP known, </w:t>
            </w:r>
            <w:r w:rsidRPr="00730148">
              <w:rPr>
                <w:rFonts w:ascii="Times New Roman" w:hAnsi="Times New Roman" w:cs="Times New Roman"/>
                <w:sz w:val="22"/>
                <w:szCs w:val="22"/>
                <w:lang w:val="en-US"/>
              </w:rPr>
              <w:t>LMP:</w:t>
            </w:r>
          </w:p>
        </w:tc>
        <w:tc>
          <w:tcPr>
            <w:tcW w:w="6875" w:type="dxa"/>
            <w:gridSpan w:val="4"/>
            <w:vAlign w:val="center"/>
          </w:tcPr>
          <w:p w14:paraId="4260D2D2" w14:textId="529346B3" w:rsidR="003E40DA" w:rsidRPr="00A5539C" w:rsidRDefault="003E40DA" w:rsidP="003E40DA">
            <w:pPr>
              <w:spacing w:before="15" w:after="15"/>
              <w:rPr>
                <w:rFonts w:ascii="Times New Roman" w:hAnsi="Times New Roman" w:cs="Times New Roman"/>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r>
              <w:rPr>
                <w:rFonts w:ascii="Times New Roman" w:hAnsi="Times New Roman" w:cs="Times New Roman"/>
                <w:sz w:val="22"/>
                <w:szCs w:val="22"/>
                <w:lang w:val="en-US"/>
              </w:rPr>
              <w:t xml:space="preserve"> </w:t>
            </w:r>
            <w:r w:rsidRPr="00A5539C">
              <w:rPr>
                <w:rFonts w:ascii="Times New Roman" w:hAnsi="Times New Roman" w:cs="Times New Roman"/>
                <w:sz w:val="18"/>
                <w:szCs w:val="18"/>
                <w:lang w:val="en-US"/>
              </w:rPr>
              <w:t>(DD/MM/YY)</w:t>
            </w:r>
            <w:r>
              <w:rPr>
                <w:rFonts w:ascii="Times New Roman" w:hAnsi="Times New Roman" w:cs="Times New Roman"/>
                <w:sz w:val="18"/>
                <w:szCs w:val="18"/>
                <w:lang w:val="en-US"/>
              </w:rPr>
              <w:t xml:space="preserve"> </w:t>
            </w:r>
            <w:r w:rsidRPr="009366A8">
              <w:rPr>
                <w:rFonts w:ascii="Times New Roman" w:hAnsi="Times New Roman" w:cs="Times New Roman"/>
                <w:sz w:val="18"/>
                <w:szCs w:val="18"/>
                <w:lang w:val="en-US"/>
              </w:rPr>
              <w:sym w:font="Wingdings" w:char="F0E0"/>
            </w:r>
            <w:r>
              <w:rPr>
                <w:rFonts w:ascii="Times New Roman" w:hAnsi="Times New Roman" w:cs="Times New Roman"/>
                <w:sz w:val="18"/>
                <w:szCs w:val="18"/>
                <w:lang w:val="en-US"/>
              </w:rPr>
              <w:t xml:space="preserve"> </w:t>
            </w:r>
            <w:r w:rsidRPr="002445D2">
              <w:rPr>
                <w:rFonts w:ascii="Times New Roman" w:hAnsi="Times New Roman" w:cs="Times New Roman"/>
                <w:i/>
                <w:iCs/>
                <w:sz w:val="18"/>
                <w:szCs w:val="18"/>
                <w:lang w:val="en-US"/>
              </w:rPr>
              <w:t>(EDD auto calculated in app)</w:t>
            </w:r>
          </w:p>
        </w:tc>
      </w:tr>
      <w:tr w:rsidR="003E40DA" w14:paraId="4590CB5E" w14:textId="77777777" w:rsidTr="00947BB2">
        <w:trPr>
          <w:trHeight w:val="398"/>
        </w:trPr>
        <w:tc>
          <w:tcPr>
            <w:tcW w:w="4234" w:type="dxa"/>
            <w:vAlign w:val="center"/>
          </w:tcPr>
          <w:p w14:paraId="4A6C2BB7" w14:textId="7C45CDC8" w:rsidR="003E40DA" w:rsidRPr="00730148" w:rsidRDefault="003E40DA" w:rsidP="00242F1B">
            <w:pPr>
              <w:pStyle w:val="ListParagraph"/>
              <w:numPr>
                <w:ilvl w:val="0"/>
                <w:numId w:val="11"/>
              </w:numPr>
              <w:spacing w:before="15" w:after="15"/>
              <w:rPr>
                <w:rFonts w:ascii="Times New Roman" w:hAnsi="Times New Roman" w:cs="Times New Roman"/>
                <w:b/>
                <w:bCs/>
                <w:i/>
                <w:iCs/>
                <w:sz w:val="22"/>
                <w:szCs w:val="22"/>
                <w:lang w:val="en-US"/>
              </w:rPr>
            </w:pPr>
            <w:r w:rsidRPr="00730148">
              <w:rPr>
                <w:rFonts w:ascii="Times New Roman" w:hAnsi="Times New Roman" w:cs="Times New Roman"/>
                <w:b/>
                <w:bCs/>
                <w:i/>
                <w:iCs/>
                <w:sz w:val="22"/>
                <w:szCs w:val="22"/>
                <w:lang w:val="en-US"/>
              </w:rPr>
              <w:t xml:space="preserve">If LMP not known, </w:t>
            </w:r>
            <w:r w:rsidRPr="00730148">
              <w:rPr>
                <w:rFonts w:ascii="Times New Roman" w:hAnsi="Times New Roman" w:cs="Times New Roman"/>
                <w:sz w:val="22"/>
                <w:szCs w:val="22"/>
                <w:lang w:val="en-US"/>
              </w:rPr>
              <w:t>EDD:</w:t>
            </w:r>
          </w:p>
        </w:tc>
        <w:tc>
          <w:tcPr>
            <w:tcW w:w="6875" w:type="dxa"/>
            <w:gridSpan w:val="4"/>
            <w:vAlign w:val="center"/>
          </w:tcPr>
          <w:p w14:paraId="32D5D536" w14:textId="18E3793E" w:rsidR="003E40DA" w:rsidRPr="00A5539C" w:rsidRDefault="003E40DA" w:rsidP="003E40DA">
            <w:pPr>
              <w:spacing w:before="15" w:after="15"/>
              <w:rPr>
                <w:rFonts w:ascii="Segoe UI Symbol" w:hAnsi="Segoe UI Symbol" w:cs="Segoe UI Symbol"/>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r>
              <w:rPr>
                <w:rFonts w:ascii="Times New Roman" w:hAnsi="Times New Roman" w:cs="Times New Roman"/>
                <w:sz w:val="22"/>
                <w:szCs w:val="22"/>
                <w:lang w:val="en-US"/>
              </w:rPr>
              <w:t xml:space="preserve"> </w:t>
            </w:r>
            <w:r w:rsidRPr="00A5539C">
              <w:rPr>
                <w:rFonts w:ascii="Times New Roman" w:hAnsi="Times New Roman" w:cs="Times New Roman"/>
                <w:sz w:val="18"/>
                <w:szCs w:val="18"/>
                <w:lang w:val="en-US"/>
              </w:rPr>
              <w:t>(DD/MM/YY)</w:t>
            </w:r>
          </w:p>
        </w:tc>
      </w:tr>
      <w:tr w:rsidR="003E40DA" w14:paraId="6C7FB787" w14:textId="77777777" w:rsidTr="00947BB2">
        <w:trPr>
          <w:trHeight w:val="398"/>
        </w:trPr>
        <w:tc>
          <w:tcPr>
            <w:tcW w:w="4234" w:type="dxa"/>
            <w:vAlign w:val="center"/>
          </w:tcPr>
          <w:p w14:paraId="221464DE" w14:textId="3C680771"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sz w:val="22"/>
                <w:szCs w:val="22"/>
                <w:lang w:val="en-US"/>
              </w:rPr>
              <w:t xml:space="preserve">Calculated gestational age </w:t>
            </w:r>
          </w:p>
        </w:tc>
        <w:tc>
          <w:tcPr>
            <w:tcW w:w="6875" w:type="dxa"/>
            <w:gridSpan w:val="4"/>
            <w:vAlign w:val="center"/>
          </w:tcPr>
          <w:p w14:paraId="036E5FAF" w14:textId="35986169" w:rsidR="003E40DA" w:rsidRPr="009F1EE0" w:rsidRDefault="003E40DA" w:rsidP="003E40DA">
            <w:pPr>
              <w:spacing w:before="15" w:after="15"/>
              <w:rPr>
                <w:rFonts w:ascii="Times New Roman" w:hAnsi="Times New Roman" w:cs="Times New Roman"/>
                <w:i/>
                <w:iCs/>
                <w:sz w:val="22"/>
                <w:szCs w:val="22"/>
                <w:lang w:val="en-US"/>
              </w:rPr>
            </w:pPr>
            <w:r w:rsidRPr="00A5539C">
              <w:rPr>
                <w:rFonts w:ascii="Times New Roman" w:hAnsi="Times New Roman" w:cs="Times New Roman"/>
                <w:sz w:val="22"/>
                <w:szCs w:val="22"/>
                <w:lang w:val="en-US"/>
              </w:rPr>
              <w:t>____ weeks; ____ days</w:t>
            </w:r>
            <w:r>
              <w:rPr>
                <w:rFonts w:ascii="Times New Roman" w:hAnsi="Times New Roman" w:cs="Times New Roman"/>
                <w:sz w:val="22"/>
                <w:szCs w:val="22"/>
                <w:lang w:val="en-US"/>
              </w:rPr>
              <w:t xml:space="preserve"> </w:t>
            </w:r>
            <w:r w:rsidRPr="00D03FA4">
              <w:rPr>
                <w:rFonts w:ascii="Times New Roman" w:hAnsi="Times New Roman" w:cs="Times New Roman"/>
                <w:sz w:val="18"/>
                <w:szCs w:val="18"/>
                <w:lang w:val="en-US"/>
              </w:rPr>
              <w:t>(</w:t>
            </w:r>
            <w:r w:rsidRPr="002445D2">
              <w:rPr>
                <w:rFonts w:ascii="Times New Roman" w:hAnsi="Times New Roman" w:cs="Times New Roman"/>
                <w:i/>
                <w:iCs/>
                <w:sz w:val="18"/>
                <w:szCs w:val="18"/>
                <w:lang w:val="en-US"/>
              </w:rPr>
              <w:t>auto calculated</w:t>
            </w:r>
            <w:r>
              <w:rPr>
                <w:rFonts w:ascii="Times New Roman" w:hAnsi="Times New Roman" w:cs="Times New Roman"/>
                <w:sz w:val="18"/>
                <w:szCs w:val="18"/>
                <w:lang w:val="en-US"/>
              </w:rPr>
              <w:t xml:space="preserve"> </w:t>
            </w:r>
            <w:r w:rsidRPr="002445D2">
              <w:rPr>
                <w:rFonts w:ascii="Times New Roman" w:hAnsi="Times New Roman" w:cs="Times New Roman"/>
                <w:i/>
                <w:iCs/>
                <w:sz w:val="18"/>
                <w:szCs w:val="18"/>
                <w:lang w:val="en-US"/>
              </w:rPr>
              <w:t>in app</w:t>
            </w:r>
            <w:r w:rsidRPr="00D03FA4">
              <w:rPr>
                <w:rFonts w:ascii="Times New Roman" w:hAnsi="Times New Roman" w:cs="Times New Roman"/>
                <w:sz w:val="18"/>
                <w:szCs w:val="18"/>
                <w:lang w:val="en-US"/>
              </w:rPr>
              <w:t>)</w:t>
            </w:r>
            <w:r>
              <w:rPr>
                <w:rFonts w:ascii="Times New Roman" w:hAnsi="Times New Roman" w:cs="Times New Roman"/>
                <w:sz w:val="18"/>
                <w:szCs w:val="18"/>
                <w:lang w:val="en-US"/>
              </w:rPr>
              <w:t xml:space="preserve"> </w:t>
            </w:r>
            <w:r w:rsidRPr="00D03FA4">
              <w:rPr>
                <w:rFonts w:ascii="Times New Roman" w:hAnsi="Times New Roman" w:cs="Times New Roman"/>
                <w:sz w:val="18"/>
                <w:szCs w:val="18"/>
                <w:lang w:val="en-US"/>
              </w:rPr>
              <w:sym w:font="Wingdings" w:char="F0E0"/>
            </w:r>
            <w:r>
              <w:rPr>
                <w:rFonts w:ascii="Times New Roman" w:hAnsi="Times New Roman" w:cs="Times New Roman"/>
                <w:sz w:val="18"/>
                <w:szCs w:val="18"/>
                <w:lang w:val="en-US"/>
              </w:rPr>
              <w:t xml:space="preserve"> </w:t>
            </w:r>
            <w:r w:rsidRPr="00796A96">
              <w:rPr>
                <w:rFonts w:ascii="Times New Roman" w:hAnsi="Times New Roman" w:cs="Times New Roman"/>
                <w:sz w:val="18"/>
                <w:szCs w:val="18"/>
                <w:lang w:val="en-US"/>
              </w:rPr>
              <w:t xml:space="preserve">If </w:t>
            </w:r>
            <w:r>
              <w:rPr>
                <w:rFonts w:ascii="Times New Roman" w:hAnsi="Times New Roman" w:cs="Times New Roman"/>
                <w:sz w:val="18"/>
                <w:szCs w:val="18"/>
                <w:lang w:val="en-US"/>
              </w:rPr>
              <w:t>≥</w:t>
            </w:r>
            <w:r w:rsidRPr="00796A96">
              <w:rPr>
                <w:rFonts w:ascii="Times New Roman" w:hAnsi="Times New Roman" w:cs="Times New Roman"/>
                <w:sz w:val="18"/>
                <w:szCs w:val="18"/>
                <w:lang w:val="en-US"/>
              </w:rPr>
              <w:t>32 weeks – cannot proceed</w:t>
            </w:r>
          </w:p>
        </w:tc>
      </w:tr>
      <w:tr w:rsidR="003E40DA" w14:paraId="67E4E54A" w14:textId="77777777" w:rsidTr="00947BB2">
        <w:trPr>
          <w:trHeight w:val="398"/>
        </w:trPr>
        <w:tc>
          <w:tcPr>
            <w:tcW w:w="11109" w:type="dxa"/>
            <w:gridSpan w:val="5"/>
            <w:shd w:val="clear" w:color="auto" w:fill="DEEAF6" w:themeFill="accent1" w:themeFillTint="33"/>
            <w:vAlign w:val="center"/>
          </w:tcPr>
          <w:p w14:paraId="2DFB7D26" w14:textId="2C8124A8" w:rsidR="003E40DA" w:rsidRPr="009F1EE0" w:rsidRDefault="003E40DA" w:rsidP="003E40DA">
            <w:pPr>
              <w:spacing w:before="15" w:after="15"/>
              <w:jc w:val="center"/>
              <w:rPr>
                <w:rFonts w:ascii="Times New Roman" w:hAnsi="Times New Roman" w:cs="Times New Roman"/>
                <w:i/>
                <w:iCs/>
                <w:sz w:val="22"/>
                <w:szCs w:val="22"/>
                <w:lang w:val="en-US"/>
              </w:rPr>
            </w:pPr>
            <w:r>
              <w:rPr>
                <w:rFonts w:ascii="Times New Roman" w:hAnsi="Times New Roman" w:cs="Times New Roman"/>
                <w:b/>
                <w:bCs/>
                <w:sz w:val="24"/>
                <w:szCs w:val="24"/>
                <w:lang w:val="en-US"/>
              </w:rPr>
              <w:t xml:space="preserve">A2. </w:t>
            </w:r>
            <w:r w:rsidRPr="007F7657">
              <w:rPr>
                <w:rFonts w:ascii="Times New Roman" w:hAnsi="Times New Roman" w:cs="Times New Roman"/>
                <w:b/>
                <w:bCs/>
                <w:sz w:val="24"/>
                <w:szCs w:val="24"/>
                <w:lang w:val="en-US"/>
              </w:rPr>
              <w:t>IDENTIFICATION</w:t>
            </w:r>
          </w:p>
        </w:tc>
      </w:tr>
      <w:tr w:rsidR="003E40DA" w14:paraId="6B7D054A" w14:textId="77777777" w:rsidTr="00947BB2">
        <w:trPr>
          <w:trHeight w:val="398"/>
        </w:trPr>
        <w:tc>
          <w:tcPr>
            <w:tcW w:w="4234" w:type="dxa"/>
            <w:vAlign w:val="center"/>
          </w:tcPr>
          <w:p w14:paraId="35E8DBCA" w14:textId="5C718068"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sz w:val="22"/>
                <w:szCs w:val="22"/>
                <w:lang w:val="en-US"/>
              </w:rPr>
              <w:t>Screening ID</w:t>
            </w:r>
          </w:p>
        </w:tc>
        <w:tc>
          <w:tcPr>
            <w:tcW w:w="6875" w:type="dxa"/>
            <w:gridSpan w:val="4"/>
            <w:vAlign w:val="center"/>
          </w:tcPr>
          <w:p w14:paraId="4144AF92" w14:textId="5ED7100E" w:rsidR="003E40DA" w:rsidRPr="00A5539C" w:rsidRDefault="003E40DA" w:rsidP="003E40DA">
            <w:p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_____ </w:t>
            </w:r>
            <w:r w:rsidRPr="00153D48">
              <w:rPr>
                <w:rFonts w:ascii="Arial Narrow" w:hAnsi="Arial Narrow" w:cs="Times New Roman"/>
                <w:i/>
                <w:iCs/>
                <w:lang w:val="en-US"/>
              </w:rPr>
              <w:t>(auto filled in app)</w:t>
            </w:r>
          </w:p>
        </w:tc>
      </w:tr>
      <w:tr w:rsidR="003E40DA" w14:paraId="7228B057" w14:textId="77777777" w:rsidTr="00947BB2">
        <w:trPr>
          <w:trHeight w:val="398"/>
        </w:trPr>
        <w:tc>
          <w:tcPr>
            <w:tcW w:w="4234" w:type="dxa"/>
            <w:vAlign w:val="center"/>
          </w:tcPr>
          <w:p w14:paraId="23DBDEA9" w14:textId="31EA5D61"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sz w:val="22"/>
                <w:szCs w:val="22"/>
                <w:lang w:val="en-US"/>
              </w:rPr>
              <w:t>Site</w:t>
            </w:r>
          </w:p>
        </w:tc>
        <w:tc>
          <w:tcPr>
            <w:tcW w:w="6875" w:type="dxa"/>
            <w:gridSpan w:val="4"/>
            <w:vAlign w:val="center"/>
          </w:tcPr>
          <w:p w14:paraId="44F9CE5E" w14:textId="21DE3E44" w:rsidR="003E40DA" w:rsidRPr="00A5539C" w:rsidRDefault="003E40DA" w:rsidP="003E40DA">
            <w:pPr>
              <w:spacing w:before="15" w:after="15"/>
              <w:rPr>
                <w:rFonts w:ascii="Times New Roman" w:hAnsi="Times New Roman" w:cs="Times New Roman"/>
                <w:sz w:val="22"/>
                <w:szCs w:val="22"/>
                <w:lang w:val="en-US"/>
              </w:rPr>
            </w:pP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PGIMER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GMCH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IOG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AFMC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GMCH-A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AMC</w:t>
            </w:r>
            <w:r>
              <w:rPr>
                <w:rFonts w:ascii="Times New Roman" w:hAnsi="Times New Roman" w:cs="Times New Roman"/>
                <w:sz w:val="22"/>
                <w:szCs w:val="22"/>
                <w:lang w:val="en-US"/>
              </w:rPr>
              <w:t xml:space="preserve"> </w:t>
            </w:r>
            <w:r w:rsidRPr="00153D48">
              <w:rPr>
                <w:rFonts w:ascii="Arial Narrow" w:hAnsi="Arial Narrow" w:cs="Times New Roman"/>
                <w:i/>
                <w:iCs/>
                <w:lang w:val="en-US"/>
              </w:rPr>
              <w:t>(auto filled in app)</w:t>
            </w:r>
          </w:p>
        </w:tc>
      </w:tr>
      <w:tr w:rsidR="003E40DA" w14:paraId="4CB9AD4B" w14:textId="77777777" w:rsidTr="00947BB2">
        <w:trPr>
          <w:trHeight w:val="398"/>
        </w:trPr>
        <w:tc>
          <w:tcPr>
            <w:tcW w:w="4234" w:type="dxa"/>
            <w:vAlign w:val="center"/>
          </w:tcPr>
          <w:p w14:paraId="38444863" w14:textId="35921C28"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sz w:val="22"/>
                <w:szCs w:val="22"/>
                <w:lang w:val="en-US"/>
              </w:rPr>
              <w:t>Site ID</w:t>
            </w:r>
          </w:p>
        </w:tc>
        <w:tc>
          <w:tcPr>
            <w:tcW w:w="6875" w:type="dxa"/>
            <w:gridSpan w:val="4"/>
            <w:vAlign w:val="center"/>
          </w:tcPr>
          <w:p w14:paraId="2E99DB07" w14:textId="7A875055" w:rsidR="003E40DA" w:rsidRPr="00A5539C" w:rsidRDefault="003E40DA" w:rsidP="003E40DA">
            <w:pPr>
              <w:spacing w:before="15" w:after="15"/>
              <w:rPr>
                <w:rFonts w:ascii="Times New Roman" w:hAnsi="Times New Roman" w:cs="Times New Roman"/>
                <w:sz w:val="22"/>
                <w:szCs w:val="22"/>
                <w:lang w:val="en-US"/>
              </w:rPr>
            </w:pP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01 </w:t>
            </w:r>
            <w:ins w:id="8" w:author="Mannat Guliani" w:date="2026-06-11T13:28:00Z">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02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03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04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05 </w:t>
              </w:r>
            </w:ins>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06 </w:t>
            </w:r>
            <w:r w:rsidRPr="00153D48">
              <w:rPr>
                <w:rFonts w:ascii="Arial Narrow" w:hAnsi="Arial Narrow" w:cs="Times New Roman"/>
                <w:i/>
                <w:iCs/>
                <w:lang w:val="en-US"/>
              </w:rPr>
              <w:t>(auto filled in app)</w:t>
            </w:r>
          </w:p>
        </w:tc>
      </w:tr>
      <w:tr w:rsidR="003E40DA" w14:paraId="6CB66269" w14:textId="77777777" w:rsidTr="00947BB2">
        <w:trPr>
          <w:trHeight w:val="398"/>
        </w:trPr>
        <w:tc>
          <w:tcPr>
            <w:tcW w:w="4234" w:type="dxa"/>
            <w:vAlign w:val="center"/>
          </w:tcPr>
          <w:p w14:paraId="0462DB59" w14:textId="0A0F9716"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sz w:val="22"/>
                <w:szCs w:val="22"/>
                <w:lang w:val="en-US"/>
              </w:rPr>
              <w:t xml:space="preserve">Screening Date &amp; Time </w:t>
            </w:r>
          </w:p>
        </w:tc>
        <w:tc>
          <w:tcPr>
            <w:tcW w:w="6875" w:type="dxa"/>
            <w:gridSpan w:val="4"/>
            <w:vAlign w:val="center"/>
          </w:tcPr>
          <w:p w14:paraId="5F858CBE" w14:textId="7949949D" w:rsidR="003E40DA" w:rsidRPr="00A5539C" w:rsidRDefault="003E40DA" w:rsidP="003E40DA">
            <w:pPr>
              <w:spacing w:before="15" w:after="15"/>
              <w:rPr>
                <w:rFonts w:ascii="Times New Roman" w:hAnsi="Times New Roman" w:cs="Times New Roman"/>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 ; __:__</w:t>
            </w:r>
            <w:r>
              <w:rPr>
                <w:rFonts w:ascii="Times New Roman" w:hAnsi="Times New Roman" w:cs="Times New Roman"/>
                <w:sz w:val="22"/>
                <w:szCs w:val="22"/>
                <w:lang w:val="en-US"/>
              </w:rPr>
              <w:t xml:space="preserve">   </w:t>
            </w:r>
            <w:r w:rsidRPr="00A5539C">
              <w:rPr>
                <w:rFonts w:ascii="Times New Roman" w:hAnsi="Times New Roman" w:cs="Times New Roman"/>
                <w:sz w:val="18"/>
                <w:szCs w:val="18"/>
                <w:lang w:val="en-US"/>
              </w:rPr>
              <w:t>(DD/MM/YY; HH: MM)</w:t>
            </w:r>
          </w:p>
        </w:tc>
      </w:tr>
      <w:tr w:rsidR="003E40DA" w14:paraId="55F15DAB" w14:textId="77777777" w:rsidTr="00947BB2">
        <w:trPr>
          <w:trHeight w:val="425"/>
        </w:trPr>
        <w:tc>
          <w:tcPr>
            <w:tcW w:w="4234" w:type="dxa"/>
            <w:vAlign w:val="center"/>
          </w:tcPr>
          <w:p w14:paraId="2AB2C202" w14:textId="00F19976"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sz w:val="22"/>
                <w:szCs w:val="22"/>
                <w:lang w:val="en-US"/>
              </w:rPr>
              <w:t>Screened by</w:t>
            </w:r>
          </w:p>
        </w:tc>
        <w:tc>
          <w:tcPr>
            <w:tcW w:w="6875" w:type="dxa"/>
            <w:gridSpan w:val="4"/>
            <w:vAlign w:val="center"/>
          </w:tcPr>
          <w:p w14:paraId="26C97F00" w14:textId="77777777" w:rsidR="003E40DA" w:rsidRPr="00A5539C" w:rsidRDefault="003E40DA" w:rsidP="003E40DA">
            <w:pPr>
              <w:spacing w:before="15" w:after="15"/>
              <w:rPr>
                <w:rFonts w:ascii="Times New Roman" w:hAnsi="Times New Roman" w:cs="Times New Roman"/>
                <w:sz w:val="22"/>
                <w:szCs w:val="22"/>
                <w:lang w:val="en-US"/>
              </w:rPr>
            </w:pPr>
            <w:r w:rsidRPr="00A5539C">
              <w:rPr>
                <w:rFonts w:ascii="Times New Roman" w:hAnsi="Times New Roman" w:cs="Times New Roman"/>
                <w:sz w:val="22"/>
                <w:szCs w:val="22"/>
                <w:lang w:val="en-US"/>
              </w:rPr>
              <w:t xml:space="preserve">____________________ </w:t>
            </w:r>
            <w:r w:rsidRPr="007F7657">
              <w:rPr>
                <w:rFonts w:ascii="Times New Roman" w:hAnsi="Times New Roman" w:cs="Times New Roman"/>
                <w:sz w:val="18"/>
                <w:szCs w:val="18"/>
                <w:lang w:val="en-US"/>
              </w:rPr>
              <w:t>(First name)</w:t>
            </w:r>
          </w:p>
        </w:tc>
      </w:tr>
      <w:tr w:rsidR="003E40DA" w14:paraId="41041E3C" w14:textId="77777777" w:rsidTr="00947BB2">
        <w:trPr>
          <w:trHeight w:val="347"/>
        </w:trPr>
        <w:tc>
          <w:tcPr>
            <w:tcW w:w="11109" w:type="dxa"/>
            <w:gridSpan w:val="5"/>
            <w:shd w:val="clear" w:color="auto" w:fill="D9E2F3"/>
            <w:vAlign w:val="center"/>
          </w:tcPr>
          <w:p w14:paraId="1889013C" w14:textId="1F671F6F" w:rsidR="003E40DA" w:rsidRPr="00A5539C" w:rsidRDefault="003E40DA" w:rsidP="003E40DA">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A3. </w:t>
            </w:r>
            <w:r w:rsidRPr="007F7657">
              <w:rPr>
                <w:rFonts w:ascii="Times New Roman" w:hAnsi="Times New Roman" w:cs="Times New Roman"/>
                <w:b/>
                <w:bCs/>
                <w:sz w:val="24"/>
                <w:szCs w:val="24"/>
                <w:lang w:val="en-US"/>
              </w:rPr>
              <w:t>MATERNAL IDENTIFICATION</w:t>
            </w:r>
          </w:p>
        </w:tc>
      </w:tr>
      <w:tr w:rsidR="003E40DA" w14:paraId="251B6D86" w14:textId="77777777" w:rsidTr="00947BB2">
        <w:trPr>
          <w:trHeight w:val="398"/>
        </w:trPr>
        <w:tc>
          <w:tcPr>
            <w:tcW w:w="4234" w:type="dxa"/>
            <w:vAlign w:val="center"/>
          </w:tcPr>
          <w:p w14:paraId="555EE4A4" w14:textId="0A70F2C1"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sz w:val="22"/>
                <w:szCs w:val="22"/>
                <w:lang w:val="en-US"/>
              </w:rPr>
              <w:t>Mother's Name</w:t>
            </w:r>
          </w:p>
        </w:tc>
        <w:tc>
          <w:tcPr>
            <w:tcW w:w="6875" w:type="dxa"/>
            <w:gridSpan w:val="4"/>
            <w:vAlign w:val="center"/>
          </w:tcPr>
          <w:p w14:paraId="34764264" w14:textId="77777777" w:rsidR="003E40DA" w:rsidRPr="00A5539C" w:rsidRDefault="003E40DA" w:rsidP="003E40DA">
            <w:pPr>
              <w:spacing w:before="15" w:after="15"/>
              <w:rPr>
                <w:rFonts w:ascii="Times New Roman" w:hAnsi="Times New Roman" w:cs="Times New Roman"/>
                <w:sz w:val="22"/>
                <w:szCs w:val="22"/>
                <w:lang w:val="en-US"/>
              </w:rPr>
            </w:pPr>
            <w:r w:rsidRPr="00A5539C">
              <w:rPr>
                <w:rFonts w:ascii="Times New Roman" w:hAnsi="Times New Roman" w:cs="Times New Roman"/>
                <w:sz w:val="22"/>
                <w:szCs w:val="22"/>
                <w:lang w:val="en-US"/>
              </w:rPr>
              <w:t>____________________</w:t>
            </w:r>
            <w:r w:rsidRPr="007F7657">
              <w:rPr>
                <w:rFonts w:ascii="Times New Roman" w:hAnsi="Times New Roman" w:cs="Times New Roman"/>
                <w:sz w:val="18"/>
                <w:szCs w:val="18"/>
                <w:lang w:val="en-US"/>
              </w:rPr>
              <w:t xml:space="preserve">(first) </w:t>
            </w:r>
            <w:r w:rsidRPr="00C9798B">
              <w:rPr>
                <w:rFonts w:ascii="Times New Roman" w:hAnsi="Times New Roman" w:cs="Times New Roman"/>
                <w:sz w:val="22"/>
                <w:szCs w:val="22"/>
                <w:lang w:val="en-US"/>
              </w:rPr>
              <w:t>____________</w:t>
            </w:r>
            <w:r w:rsidRPr="00C9798B">
              <w:rPr>
                <w:rFonts w:ascii="Times New Roman" w:hAnsi="Times New Roman" w:cs="Times New Roman"/>
                <w:sz w:val="18"/>
                <w:szCs w:val="18"/>
                <w:lang w:val="en-US"/>
              </w:rPr>
              <w:t>(sur)</w:t>
            </w:r>
          </w:p>
        </w:tc>
      </w:tr>
      <w:tr w:rsidR="003E40DA" w14:paraId="0A1A1CC8" w14:textId="77777777" w:rsidTr="00947BB2">
        <w:trPr>
          <w:trHeight w:val="398"/>
        </w:trPr>
        <w:tc>
          <w:tcPr>
            <w:tcW w:w="4234" w:type="dxa"/>
            <w:vAlign w:val="center"/>
          </w:tcPr>
          <w:p w14:paraId="54624977" w14:textId="329C7869"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sz w:val="22"/>
                <w:szCs w:val="22"/>
                <w:lang w:val="en-US"/>
              </w:rPr>
              <w:t>Husband's Name</w:t>
            </w:r>
          </w:p>
        </w:tc>
        <w:tc>
          <w:tcPr>
            <w:tcW w:w="6875" w:type="dxa"/>
            <w:gridSpan w:val="4"/>
            <w:vAlign w:val="center"/>
          </w:tcPr>
          <w:p w14:paraId="59A92D53" w14:textId="77777777" w:rsidR="003E40DA" w:rsidRPr="00A5539C" w:rsidRDefault="003E40DA" w:rsidP="003E40DA">
            <w:pPr>
              <w:spacing w:before="15" w:after="15"/>
              <w:rPr>
                <w:rFonts w:ascii="Times New Roman" w:hAnsi="Times New Roman" w:cs="Times New Roman"/>
                <w:sz w:val="22"/>
                <w:szCs w:val="22"/>
                <w:lang w:val="en-US"/>
              </w:rPr>
            </w:pPr>
            <w:r w:rsidRPr="00A5539C">
              <w:rPr>
                <w:rFonts w:ascii="Times New Roman" w:hAnsi="Times New Roman" w:cs="Times New Roman"/>
                <w:sz w:val="22"/>
                <w:szCs w:val="22"/>
                <w:lang w:val="en-US"/>
              </w:rPr>
              <w:t>____________________</w:t>
            </w:r>
            <w:r w:rsidRPr="007F7657">
              <w:rPr>
                <w:rFonts w:ascii="Times New Roman" w:hAnsi="Times New Roman" w:cs="Times New Roman"/>
                <w:sz w:val="18"/>
                <w:szCs w:val="18"/>
                <w:lang w:val="en-US"/>
              </w:rPr>
              <w:t xml:space="preserve">(first) </w:t>
            </w:r>
            <w:r w:rsidRPr="00A5539C">
              <w:rPr>
                <w:rFonts w:ascii="Times New Roman" w:hAnsi="Times New Roman" w:cs="Times New Roman"/>
                <w:sz w:val="22"/>
                <w:szCs w:val="22"/>
                <w:lang w:val="en-US"/>
              </w:rPr>
              <w:t>____________</w:t>
            </w:r>
            <w:r w:rsidRPr="007F7657">
              <w:rPr>
                <w:rFonts w:ascii="Times New Roman" w:hAnsi="Times New Roman" w:cs="Times New Roman"/>
                <w:sz w:val="18"/>
                <w:szCs w:val="18"/>
                <w:lang w:val="en-US"/>
              </w:rPr>
              <w:t>(sur)</w:t>
            </w:r>
          </w:p>
        </w:tc>
      </w:tr>
      <w:tr w:rsidR="003E40DA" w14:paraId="6A432B21" w14:textId="77777777" w:rsidTr="00947BB2">
        <w:trPr>
          <w:trHeight w:val="398"/>
        </w:trPr>
        <w:tc>
          <w:tcPr>
            <w:tcW w:w="4234" w:type="dxa"/>
            <w:vAlign w:val="center"/>
          </w:tcPr>
          <w:p w14:paraId="15CC7EDA" w14:textId="06E37D46"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commentRangeStart w:id="9"/>
            <w:r w:rsidRPr="00730148">
              <w:rPr>
                <w:rFonts w:ascii="Times New Roman" w:hAnsi="Times New Roman" w:cs="Times New Roman"/>
                <w:sz w:val="22"/>
                <w:szCs w:val="22"/>
                <w:lang w:val="en-US"/>
              </w:rPr>
              <w:t xml:space="preserve">Maternal UID </w:t>
            </w:r>
            <w:r w:rsidRPr="00730148">
              <w:rPr>
                <w:rFonts w:ascii="Times New Roman" w:hAnsi="Times New Roman" w:cs="Times New Roman"/>
                <w:sz w:val="18"/>
                <w:szCs w:val="18"/>
                <w:lang w:val="en-US"/>
              </w:rPr>
              <w:t>(CR number)</w:t>
            </w:r>
          </w:p>
        </w:tc>
        <w:tc>
          <w:tcPr>
            <w:tcW w:w="6875" w:type="dxa"/>
            <w:gridSpan w:val="4"/>
            <w:vAlign w:val="center"/>
          </w:tcPr>
          <w:p w14:paraId="612B1DB3" w14:textId="77777777" w:rsidR="003E40DA" w:rsidRPr="00A5539C" w:rsidRDefault="003E40DA" w:rsidP="003E40DA">
            <w:pPr>
              <w:spacing w:before="15" w:after="15"/>
              <w:rPr>
                <w:rFonts w:ascii="Times New Roman" w:hAnsi="Times New Roman" w:cs="Times New Roman"/>
                <w:sz w:val="22"/>
                <w:szCs w:val="22"/>
                <w:lang w:val="en-US"/>
              </w:rPr>
            </w:pPr>
            <w:r w:rsidRPr="00A5539C">
              <w:rPr>
                <w:rFonts w:ascii="Times New Roman" w:hAnsi="Times New Roman" w:cs="Times New Roman"/>
                <w:sz w:val="22"/>
                <w:szCs w:val="22"/>
                <w:lang w:val="en-US"/>
              </w:rPr>
              <w:t>____________________</w:t>
            </w:r>
            <w:commentRangeEnd w:id="9"/>
            <w:r>
              <w:rPr>
                <w:rStyle w:val="CommentReference"/>
                <w:rFonts w:cs="Mangal"/>
              </w:rPr>
              <w:commentReference w:id="9"/>
            </w:r>
          </w:p>
        </w:tc>
      </w:tr>
      <w:tr w:rsidR="003E40DA" w14:paraId="34DB7828" w14:textId="77777777" w:rsidTr="00947BB2">
        <w:trPr>
          <w:trHeight w:val="398"/>
        </w:trPr>
        <w:tc>
          <w:tcPr>
            <w:tcW w:w="4234" w:type="dxa"/>
            <w:vAlign w:val="center"/>
          </w:tcPr>
          <w:p w14:paraId="74A2FDFD" w14:textId="4169A43D"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sz w:val="22"/>
                <w:szCs w:val="22"/>
                <w:lang w:val="en-US"/>
              </w:rPr>
              <w:t>Hospital Admission Number</w:t>
            </w:r>
          </w:p>
        </w:tc>
        <w:tc>
          <w:tcPr>
            <w:tcW w:w="6875" w:type="dxa"/>
            <w:gridSpan w:val="4"/>
            <w:vAlign w:val="center"/>
          </w:tcPr>
          <w:p w14:paraId="2BF6DB0E" w14:textId="55EAE79F" w:rsidR="003E40DA" w:rsidRPr="00A5539C" w:rsidRDefault="003E40DA" w:rsidP="003E40DA">
            <w:pPr>
              <w:spacing w:before="15" w:after="15"/>
              <w:rPr>
                <w:rFonts w:ascii="Segoe UI Symbol" w:hAnsi="Segoe UI Symbol" w:cs="Segoe UI Symbol"/>
                <w:sz w:val="22"/>
                <w:szCs w:val="22"/>
                <w:lang w:val="en-US"/>
              </w:rPr>
            </w:pPr>
            <w:commentRangeStart w:id="10"/>
            <w:r w:rsidRPr="00A5539C">
              <w:rPr>
                <w:rFonts w:ascii="Times New Roman" w:hAnsi="Times New Roman" w:cs="Times New Roman"/>
                <w:sz w:val="22"/>
                <w:szCs w:val="22"/>
                <w:lang w:val="en-US"/>
              </w:rPr>
              <w:t>____________________</w:t>
            </w:r>
            <w:commentRangeEnd w:id="10"/>
            <w:r>
              <w:rPr>
                <w:rStyle w:val="CommentReference"/>
                <w:rFonts w:cs="Mangal"/>
              </w:rPr>
              <w:commentReference w:id="10"/>
            </w:r>
            <w:r>
              <w:rPr>
                <w:rFonts w:ascii="Times New Roman" w:hAnsi="Times New Roman" w:cs="Times New Roman"/>
                <w:sz w:val="22"/>
                <w:szCs w:val="22"/>
                <w:lang w:val="en-US"/>
              </w:rPr>
              <w:t xml:space="preserve"> </w:t>
            </w:r>
          </w:p>
        </w:tc>
      </w:tr>
      <w:tr w:rsidR="003E40DA" w14:paraId="496346EC" w14:textId="77777777" w:rsidTr="00947BB2">
        <w:trPr>
          <w:trHeight w:val="398"/>
        </w:trPr>
        <w:tc>
          <w:tcPr>
            <w:tcW w:w="4234" w:type="dxa"/>
            <w:vAlign w:val="center"/>
          </w:tcPr>
          <w:p w14:paraId="2344A74B" w14:textId="20FC2456"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sz w:val="22"/>
                <w:szCs w:val="22"/>
                <w:lang w:val="en-US"/>
              </w:rPr>
              <w:t xml:space="preserve">Mobile Number </w:t>
            </w:r>
          </w:p>
        </w:tc>
        <w:tc>
          <w:tcPr>
            <w:tcW w:w="6875" w:type="dxa"/>
            <w:gridSpan w:val="4"/>
            <w:vAlign w:val="center"/>
          </w:tcPr>
          <w:p w14:paraId="1BD2B0EE" w14:textId="1086DAE8" w:rsidR="003E40DA" w:rsidRPr="00A5539C" w:rsidRDefault="003E40DA" w:rsidP="003E40DA">
            <w:pPr>
              <w:spacing w:before="15" w:after="15"/>
              <w:rPr>
                <w:rFonts w:ascii="Times New Roman" w:hAnsi="Times New Roman" w:cs="Times New Roman"/>
                <w:sz w:val="22"/>
                <w:szCs w:val="22"/>
                <w:lang w:val="en-US"/>
              </w:rPr>
            </w:pPr>
            <w:r w:rsidRPr="006F17F3">
              <w:rPr>
                <w:rFonts w:ascii="Times New Roman" w:hAnsi="Times New Roman" w:cs="Times New Roman"/>
                <w:sz w:val="22"/>
                <w:szCs w:val="22"/>
                <w:lang w:val="en-US"/>
              </w:rPr>
              <w:t>________</w:t>
            </w:r>
            <w:r>
              <w:rPr>
                <w:rFonts w:ascii="Times New Roman" w:hAnsi="Times New Roman" w:cs="Times New Roman"/>
                <w:sz w:val="22"/>
                <w:szCs w:val="22"/>
                <w:lang w:val="en-US"/>
              </w:rPr>
              <w:t>_________</w:t>
            </w:r>
            <w:r w:rsidRPr="007C1136">
              <w:rPr>
                <w:rFonts w:ascii="Times New Roman" w:hAnsi="Times New Roman" w:cs="Times New Roman"/>
                <w:sz w:val="18"/>
                <w:szCs w:val="18"/>
                <w:lang w:val="en-US"/>
              </w:rPr>
              <w:t>(M</w:t>
            </w:r>
            <w:r>
              <w:rPr>
                <w:rFonts w:ascii="Times New Roman" w:hAnsi="Times New Roman" w:cs="Times New Roman"/>
                <w:sz w:val="18"/>
                <w:szCs w:val="18"/>
                <w:lang w:val="en-US"/>
              </w:rPr>
              <w:t>other</w:t>
            </w:r>
            <w:r w:rsidRPr="007C1136">
              <w:rPr>
                <w:rFonts w:ascii="Times New Roman" w:hAnsi="Times New Roman" w:cs="Times New Roman"/>
                <w:sz w:val="18"/>
                <w:szCs w:val="18"/>
                <w:lang w:val="en-US"/>
              </w:rPr>
              <w:t>)</w:t>
            </w:r>
            <w:r w:rsidRPr="006F17F3">
              <w:rPr>
                <w:rFonts w:ascii="Times New Roman" w:hAnsi="Times New Roman" w:cs="Times New Roman"/>
                <w:sz w:val="22"/>
                <w:szCs w:val="22"/>
                <w:lang w:val="en-US"/>
              </w:rPr>
              <w:t>; ___</w:t>
            </w:r>
            <w:r>
              <w:rPr>
                <w:rFonts w:ascii="Times New Roman" w:hAnsi="Times New Roman" w:cs="Times New Roman"/>
                <w:sz w:val="22"/>
                <w:szCs w:val="22"/>
                <w:lang w:val="en-US"/>
              </w:rPr>
              <w:t>__________</w:t>
            </w:r>
            <w:r w:rsidRPr="006F17F3">
              <w:rPr>
                <w:rFonts w:ascii="Times New Roman" w:hAnsi="Times New Roman" w:cs="Times New Roman"/>
                <w:sz w:val="22"/>
                <w:szCs w:val="22"/>
                <w:lang w:val="en-US"/>
              </w:rPr>
              <w:t>_____</w:t>
            </w:r>
            <w:r w:rsidRPr="007C1136">
              <w:rPr>
                <w:rFonts w:ascii="Times New Roman" w:hAnsi="Times New Roman" w:cs="Times New Roman"/>
                <w:sz w:val="18"/>
                <w:szCs w:val="18"/>
                <w:lang w:val="en-US"/>
              </w:rPr>
              <w:t>(H</w:t>
            </w:r>
            <w:r>
              <w:rPr>
                <w:rFonts w:ascii="Times New Roman" w:hAnsi="Times New Roman" w:cs="Times New Roman"/>
                <w:sz w:val="18"/>
                <w:szCs w:val="18"/>
                <w:lang w:val="en-US"/>
              </w:rPr>
              <w:t>usband</w:t>
            </w:r>
            <w:r w:rsidRPr="007C1136">
              <w:rPr>
                <w:rFonts w:ascii="Times New Roman" w:hAnsi="Times New Roman" w:cs="Times New Roman"/>
                <w:sz w:val="18"/>
                <w:szCs w:val="18"/>
                <w:lang w:val="en-US"/>
              </w:rPr>
              <w:t>)</w:t>
            </w:r>
          </w:p>
        </w:tc>
      </w:tr>
      <w:tr w:rsidR="003E40DA" w14:paraId="4670F596" w14:textId="77777777" w:rsidTr="00947BB2">
        <w:trPr>
          <w:trHeight w:val="347"/>
        </w:trPr>
        <w:tc>
          <w:tcPr>
            <w:tcW w:w="11109" w:type="dxa"/>
            <w:gridSpan w:val="5"/>
            <w:shd w:val="clear" w:color="auto" w:fill="D9E2F3"/>
            <w:vAlign w:val="center"/>
          </w:tcPr>
          <w:p w14:paraId="2921201D" w14:textId="4306C554" w:rsidR="003E40DA" w:rsidRPr="00A5539C" w:rsidRDefault="003E40DA" w:rsidP="003E40DA">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A4. </w:t>
            </w:r>
            <w:r w:rsidRPr="007F7657">
              <w:rPr>
                <w:rFonts w:ascii="Times New Roman" w:hAnsi="Times New Roman" w:cs="Times New Roman"/>
                <w:b/>
                <w:bCs/>
                <w:sz w:val="24"/>
                <w:szCs w:val="24"/>
                <w:lang w:val="en-US"/>
              </w:rPr>
              <w:t>EXCLUSION CRITERIA</w:t>
            </w:r>
          </w:p>
        </w:tc>
      </w:tr>
      <w:tr w:rsidR="003E40DA" w14:paraId="316078E4" w14:textId="77777777" w:rsidTr="00947BB2">
        <w:trPr>
          <w:trHeight w:val="398"/>
        </w:trPr>
        <w:tc>
          <w:tcPr>
            <w:tcW w:w="4234" w:type="dxa"/>
            <w:vAlign w:val="center"/>
          </w:tcPr>
          <w:p w14:paraId="071B2B6F" w14:textId="2377B296" w:rsidR="003E40DA" w:rsidRPr="00730148" w:rsidRDefault="003E40DA" w:rsidP="00242F1B">
            <w:pPr>
              <w:pStyle w:val="ListParagraph"/>
              <w:numPr>
                <w:ilvl w:val="0"/>
                <w:numId w:val="11"/>
              </w:numPr>
              <w:spacing w:before="15" w:after="15"/>
              <w:rPr>
                <w:rFonts w:ascii="Segoe UI Symbol" w:hAnsi="Segoe UI Symbol" w:cs="Segoe UI Symbol"/>
                <w:sz w:val="22"/>
                <w:szCs w:val="22"/>
                <w:lang w:val="en-US"/>
              </w:rPr>
            </w:pPr>
            <w:r w:rsidRPr="00730148">
              <w:rPr>
                <w:rFonts w:ascii="Times New Roman" w:hAnsi="Times New Roman" w:cs="Times New Roman"/>
                <w:sz w:val="22"/>
                <w:szCs w:val="22"/>
                <w:lang w:val="en-US"/>
              </w:rPr>
              <w:t>Major structural anomalies or genetic abnormality (suspected/proven)</w:t>
            </w:r>
          </w:p>
        </w:tc>
        <w:tc>
          <w:tcPr>
            <w:tcW w:w="6875" w:type="dxa"/>
            <w:gridSpan w:val="4"/>
            <w:vAlign w:val="center"/>
          </w:tcPr>
          <w:p w14:paraId="385DE524" w14:textId="1761BD6B" w:rsidR="003E40DA" w:rsidRPr="00A5539C" w:rsidRDefault="003E40DA" w:rsidP="003E40DA">
            <w:pPr>
              <w:spacing w:before="15" w:after="15"/>
              <w:rPr>
                <w:rFonts w:ascii="Times New Roman" w:hAnsi="Times New Roman" w:cs="Times New Roman"/>
                <w:sz w:val="22"/>
                <w:szCs w:val="22"/>
                <w:lang w:val="en-US"/>
              </w:rPr>
            </w:pPr>
            <w:r w:rsidRPr="00A5539C">
              <w:rPr>
                <w:rFonts w:ascii="Segoe UI Symbol" w:hAnsi="Segoe UI Symbol" w:cs="Segoe UI Symbol"/>
                <w:sz w:val="22"/>
                <w:szCs w:val="22"/>
                <w:lang w:val="en-US"/>
              </w:rPr>
              <w:t>☐</w:t>
            </w:r>
            <w:r>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w:t>
            </w:r>
            <w:r>
              <w:rPr>
                <w:rFonts w:ascii="Times New Roman" w:hAnsi="Times New Roman" w:cs="Times New Roman"/>
                <w:sz w:val="22"/>
                <w:szCs w:val="22"/>
                <w:lang w:val="en-US"/>
              </w:rPr>
              <w:t>No; If yes, specify: _________________</w:t>
            </w:r>
          </w:p>
        </w:tc>
      </w:tr>
      <w:tr w:rsidR="003E40DA" w14:paraId="78D338B1" w14:textId="77777777" w:rsidTr="00F45902">
        <w:trPr>
          <w:trHeight w:val="398"/>
        </w:trPr>
        <w:tc>
          <w:tcPr>
            <w:tcW w:w="4234" w:type="dxa"/>
            <w:vAlign w:val="center"/>
          </w:tcPr>
          <w:p w14:paraId="13CBA7AF" w14:textId="0EFDBCD1" w:rsidR="003E40DA" w:rsidRPr="00730148" w:rsidRDefault="003E40DA" w:rsidP="00242F1B">
            <w:pPr>
              <w:pStyle w:val="ListParagraph"/>
              <w:numPr>
                <w:ilvl w:val="0"/>
                <w:numId w:val="11"/>
              </w:numPr>
              <w:spacing w:before="15" w:after="15"/>
              <w:rPr>
                <w:rFonts w:ascii="Segoe UI Symbol" w:hAnsi="Segoe UI Symbol" w:cs="Segoe UI Symbol"/>
                <w:sz w:val="22"/>
                <w:szCs w:val="22"/>
                <w:lang w:val="en-US"/>
              </w:rPr>
            </w:pPr>
            <w:r w:rsidRPr="00730148">
              <w:rPr>
                <w:rFonts w:ascii="Times New Roman" w:hAnsi="Times New Roman" w:cs="Times New Roman"/>
                <w:sz w:val="22"/>
                <w:szCs w:val="22"/>
                <w:lang w:val="en-US"/>
              </w:rPr>
              <w:t>Fetal Hydrops</w:t>
            </w:r>
          </w:p>
        </w:tc>
        <w:tc>
          <w:tcPr>
            <w:tcW w:w="1346" w:type="dxa"/>
            <w:gridSpan w:val="3"/>
            <w:vAlign w:val="center"/>
          </w:tcPr>
          <w:p w14:paraId="24F01557" w14:textId="3822CABA" w:rsidR="003E40DA" w:rsidRDefault="003E40DA" w:rsidP="003E40DA">
            <w:pPr>
              <w:spacing w:before="15" w:after="15"/>
              <w:rPr>
                <w:rFonts w:ascii="Times New Roman" w:hAnsi="Times New Roman" w:cs="Times New Roman"/>
                <w:sz w:val="22"/>
                <w:szCs w:val="22"/>
                <w:lang w:val="en-US"/>
              </w:rPr>
            </w:pPr>
            <w:r w:rsidRPr="00A5539C">
              <w:rPr>
                <w:rFonts w:ascii="Segoe UI Symbol" w:hAnsi="Segoe UI Symbol" w:cs="Segoe UI Symbol"/>
                <w:sz w:val="22"/>
                <w:szCs w:val="22"/>
                <w:lang w:val="en-US"/>
              </w:rPr>
              <w:t>☐</w:t>
            </w:r>
            <w:r>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w:t>
            </w:r>
            <w:r>
              <w:rPr>
                <w:rFonts w:ascii="Times New Roman" w:hAnsi="Times New Roman" w:cs="Times New Roman"/>
                <w:sz w:val="22"/>
                <w:szCs w:val="22"/>
                <w:lang w:val="en-US"/>
              </w:rPr>
              <w:t>No</w:t>
            </w:r>
          </w:p>
        </w:tc>
        <w:tc>
          <w:tcPr>
            <w:tcW w:w="5529" w:type="dxa"/>
            <w:vAlign w:val="center"/>
          </w:tcPr>
          <w:p w14:paraId="06ECB13B" w14:textId="4EB53559" w:rsidR="003E40DA" w:rsidRPr="00F45902" w:rsidRDefault="003E40DA" w:rsidP="00242F1B">
            <w:pPr>
              <w:pStyle w:val="ListParagraph"/>
              <w:numPr>
                <w:ilvl w:val="0"/>
                <w:numId w:val="11"/>
              </w:numPr>
              <w:spacing w:before="15" w:after="15"/>
              <w:rPr>
                <w:rFonts w:ascii="Times New Roman" w:hAnsi="Times New Roman" w:cs="Times New Roman"/>
                <w:sz w:val="22"/>
                <w:szCs w:val="22"/>
                <w:lang w:val="en-US"/>
              </w:rPr>
            </w:pPr>
            <w:r w:rsidRPr="00F45902">
              <w:rPr>
                <w:rFonts w:ascii="Times New Roman" w:hAnsi="Times New Roman" w:cs="Times New Roman"/>
                <w:sz w:val="22"/>
                <w:szCs w:val="22"/>
                <w:lang w:val="en-US"/>
              </w:rPr>
              <w:t xml:space="preserve">If yes, </w:t>
            </w:r>
            <w:r w:rsidRPr="00F45902">
              <w:rPr>
                <w:rFonts w:ascii="Segoe UI Symbol" w:hAnsi="Segoe UI Symbol" w:cs="Segoe UI Symbol"/>
                <w:sz w:val="22"/>
                <w:szCs w:val="22"/>
                <w:lang w:val="en-US"/>
              </w:rPr>
              <w:t>☐</w:t>
            </w:r>
            <w:r w:rsidRPr="00F45902">
              <w:rPr>
                <w:rFonts w:ascii="Times New Roman" w:hAnsi="Times New Roman" w:cs="Times New Roman"/>
                <w:sz w:val="22"/>
                <w:szCs w:val="22"/>
                <w:lang w:val="en-US"/>
              </w:rPr>
              <w:t xml:space="preserve"> Immune </w:t>
            </w:r>
            <w:r w:rsidRPr="00F45902">
              <w:rPr>
                <w:rFonts w:ascii="Segoe UI Symbol" w:hAnsi="Segoe UI Symbol" w:cs="Segoe UI Symbol"/>
                <w:sz w:val="22"/>
                <w:szCs w:val="22"/>
                <w:lang w:val="en-US"/>
              </w:rPr>
              <w:t>☐</w:t>
            </w:r>
            <w:r w:rsidRPr="00F45902">
              <w:rPr>
                <w:rFonts w:ascii="Times New Roman" w:hAnsi="Times New Roman" w:cs="Times New Roman"/>
                <w:sz w:val="22"/>
                <w:szCs w:val="22"/>
                <w:lang w:val="en-US"/>
              </w:rPr>
              <w:t xml:space="preserve"> Non-immune </w:t>
            </w:r>
            <w:r w:rsidRPr="00F45902">
              <w:rPr>
                <w:rFonts w:ascii="Segoe UI Symbol" w:hAnsi="Segoe UI Symbol" w:cs="Segoe UI Symbol"/>
                <w:sz w:val="22"/>
                <w:szCs w:val="22"/>
                <w:lang w:val="en-US"/>
              </w:rPr>
              <w:t>☐</w:t>
            </w:r>
            <w:r w:rsidRPr="00F45902">
              <w:rPr>
                <w:rFonts w:ascii="Times New Roman" w:hAnsi="Times New Roman" w:cs="Times New Roman"/>
                <w:sz w:val="22"/>
                <w:szCs w:val="22"/>
                <w:lang w:val="en-US"/>
              </w:rPr>
              <w:t xml:space="preserve"> Unclear</w:t>
            </w:r>
          </w:p>
        </w:tc>
      </w:tr>
      <w:tr w:rsidR="003E40DA" w14:paraId="68B7B8D6" w14:textId="77777777" w:rsidTr="00F45902">
        <w:trPr>
          <w:trHeight w:val="398"/>
        </w:trPr>
        <w:tc>
          <w:tcPr>
            <w:tcW w:w="4234" w:type="dxa"/>
            <w:vAlign w:val="center"/>
          </w:tcPr>
          <w:p w14:paraId="60F78358" w14:textId="42CF9262" w:rsidR="003E40DA" w:rsidRPr="00730148" w:rsidRDefault="003E40DA" w:rsidP="00242F1B">
            <w:pPr>
              <w:pStyle w:val="ListParagraph"/>
              <w:numPr>
                <w:ilvl w:val="0"/>
                <w:numId w:val="11"/>
              </w:numPr>
              <w:spacing w:before="15" w:after="15"/>
              <w:rPr>
                <w:rFonts w:ascii="Segoe UI Symbol" w:hAnsi="Segoe UI Symbol" w:cs="Segoe UI Symbol"/>
                <w:sz w:val="22"/>
                <w:szCs w:val="22"/>
                <w:lang w:val="en-US"/>
              </w:rPr>
            </w:pPr>
            <w:r w:rsidRPr="00730148">
              <w:rPr>
                <w:rFonts w:ascii="Times New Roman" w:hAnsi="Times New Roman" w:cs="Times New Roman"/>
                <w:sz w:val="22"/>
                <w:szCs w:val="22"/>
                <w:lang w:val="en-US"/>
              </w:rPr>
              <w:t>Decision to forego resuscitation</w:t>
            </w:r>
          </w:p>
        </w:tc>
        <w:tc>
          <w:tcPr>
            <w:tcW w:w="1346" w:type="dxa"/>
            <w:gridSpan w:val="3"/>
            <w:vAlign w:val="center"/>
          </w:tcPr>
          <w:p w14:paraId="6B3CD722" w14:textId="18AB5F79" w:rsidR="003E40DA" w:rsidRPr="00A5539C" w:rsidRDefault="003E40DA" w:rsidP="003E40DA">
            <w:pPr>
              <w:spacing w:before="15" w:after="15"/>
              <w:rPr>
                <w:rFonts w:ascii="Times New Roman" w:hAnsi="Times New Roman" w:cs="Times New Roman"/>
                <w:sz w:val="22"/>
                <w:szCs w:val="22"/>
                <w:lang w:val="en-US"/>
              </w:rPr>
            </w:pPr>
            <w:r w:rsidRPr="00A5539C">
              <w:rPr>
                <w:rFonts w:ascii="Segoe UI Symbol" w:hAnsi="Segoe UI Symbol" w:cs="Segoe UI Symbol"/>
                <w:sz w:val="22"/>
                <w:szCs w:val="22"/>
                <w:lang w:val="en-US"/>
              </w:rPr>
              <w:t>☐</w:t>
            </w:r>
            <w:r>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w:t>
            </w:r>
            <w:r>
              <w:rPr>
                <w:rFonts w:ascii="Times New Roman" w:hAnsi="Times New Roman" w:cs="Times New Roman"/>
                <w:sz w:val="22"/>
                <w:szCs w:val="22"/>
                <w:lang w:val="en-US"/>
              </w:rPr>
              <w:t>No</w:t>
            </w:r>
          </w:p>
        </w:tc>
        <w:tc>
          <w:tcPr>
            <w:tcW w:w="5529" w:type="dxa"/>
            <w:vAlign w:val="center"/>
          </w:tcPr>
          <w:p w14:paraId="12769FFD" w14:textId="64C0AD19" w:rsidR="003E40DA" w:rsidRPr="00F45902" w:rsidRDefault="003E40DA" w:rsidP="00242F1B">
            <w:pPr>
              <w:pStyle w:val="ListParagraph"/>
              <w:numPr>
                <w:ilvl w:val="0"/>
                <w:numId w:val="11"/>
              </w:numPr>
              <w:spacing w:before="15" w:after="15"/>
              <w:rPr>
                <w:rFonts w:ascii="Times New Roman" w:hAnsi="Times New Roman" w:cs="Times New Roman"/>
                <w:sz w:val="22"/>
                <w:szCs w:val="22"/>
                <w:lang w:val="en-US"/>
              </w:rPr>
            </w:pPr>
            <w:r w:rsidRPr="00F45902">
              <w:rPr>
                <w:rFonts w:ascii="Times New Roman" w:hAnsi="Times New Roman" w:cs="Times New Roman"/>
                <w:sz w:val="22"/>
                <w:szCs w:val="22"/>
                <w:lang w:val="en-US"/>
              </w:rPr>
              <w:t xml:space="preserve">If yes, </w:t>
            </w:r>
            <w:r w:rsidRPr="00F45902">
              <w:rPr>
                <w:rFonts w:ascii="Segoe UI Symbol" w:hAnsi="Segoe UI Symbol" w:cs="Segoe UI Symbol"/>
                <w:sz w:val="22"/>
                <w:szCs w:val="22"/>
                <w:lang w:val="en-US"/>
              </w:rPr>
              <w:t>☐</w:t>
            </w:r>
            <w:r w:rsidRPr="00F45902">
              <w:rPr>
                <w:rFonts w:ascii="Times New Roman" w:hAnsi="Times New Roman" w:cs="Times New Roman"/>
                <w:sz w:val="22"/>
                <w:szCs w:val="22"/>
                <w:lang w:val="en-US"/>
              </w:rPr>
              <w:t xml:space="preserve"> </w:t>
            </w:r>
            <w:proofErr w:type="spellStart"/>
            <w:r w:rsidRPr="00F45902">
              <w:rPr>
                <w:rFonts w:ascii="Times New Roman" w:hAnsi="Times New Roman" w:cs="Times New Roman"/>
                <w:sz w:val="22"/>
                <w:szCs w:val="22"/>
                <w:lang w:val="en-US"/>
              </w:rPr>
              <w:t>Periviable</w:t>
            </w:r>
            <w:proofErr w:type="spellEnd"/>
            <w:r w:rsidRPr="00F45902">
              <w:rPr>
                <w:rFonts w:ascii="Times New Roman" w:hAnsi="Times New Roman" w:cs="Times New Roman"/>
                <w:sz w:val="22"/>
                <w:szCs w:val="22"/>
                <w:lang w:val="en-US"/>
              </w:rPr>
              <w:t xml:space="preserve"> </w:t>
            </w:r>
            <w:r w:rsidRPr="00F45902">
              <w:rPr>
                <w:rFonts w:ascii="Segoe UI Symbol" w:hAnsi="Segoe UI Symbol" w:cs="Segoe UI Symbol"/>
                <w:sz w:val="22"/>
                <w:szCs w:val="22"/>
                <w:lang w:val="en-US"/>
              </w:rPr>
              <w:t>☐</w:t>
            </w:r>
            <w:r w:rsidRPr="00F45902">
              <w:rPr>
                <w:rFonts w:ascii="Times New Roman" w:hAnsi="Times New Roman" w:cs="Times New Roman"/>
                <w:sz w:val="22"/>
                <w:szCs w:val="22"/>
                <w:lang w:val="en-US"/>
              </w:rPr>
              <w:t xml:space="preserve"> Socio-economic </w:t>
            </w:r>
            <w:r w:rsidRPr="00F45902">
              <w:rPr>
                <w:rFonts w:ascii="Segoe UI Symbol" w:hAnsi="Segoe UI Symbol" w:cs="Segoe UI Symbol"/>
                <w:sz w:val="22"/>
                <w:szCs w:val="22"/>
                <w:lang w:val="en-US"/>
              </w:rPr>
              <w:t>☐</w:t>
            </w:r>
            <w:r w:rsidRPr="00F45902">
              <w:rPr>
                <w:rFonts w:ascii="Times New Roman" w:hAnsi="Times New Roman" w:cs="Times New Roman"/>
                <w:sz w:val="22"/>
                <w:szCs w:val="22"/>
                <w:lang w:val="en-US"/>
              </w:rPr>
              <w:t xml:space="preserve"> Major CMF </w:t>
            </w:r>
            <w:r w:rsidRPr="00F45902">
              <w:rPr>
                <w:rFonts w:ascii="Segoe UI Symbol" w:hAnsi="Segoe UI Symbol" w:cs="Segoe UI Symbol"/>
                <w:sz w:val="22"/>
                <w:szCs w:val="22"/>
                <w:lang w:val="en-US"/>
              </w:rPr>
              <w:t>☐</w:t>
            </w:r>
            <w:r w:rsidRPr="00F45902">
              <w:rPr>
                <w:rFonts w:ascii="Times New Roman" w:hAnsi="Times New Roman" w:cs="Times New Roman"/>
                <w:sz w:val="22"/>
                <w:szCs w:val="22"/>
                <w:lang w:val="en-US"/>
              </w:rPr>
              <w:t xml:space="preserve"> Other: ___</w:t>
            </w:r>
            <w:r>
              <w:rPr>
                <w:rFonts w:ascii="Times New Roman" w:hAnsi="Times New Roman" w:cs="Times New Roman"/>
                <w:sz w:val="22"/>
                <w:szCs w:val="22"/>
                <w:lang w:val="en-US"/>
              </w:rPr>
              <w:t xml:space="preserve">___ </w:t>
            </w:r>
            <w:ins w:id="11" w:author="Mannat Guliani" w:date="2026-06-11T13:43:00Z">
              <w:r w:rsidRPr="00A1108D">
                <w:rPr>
                  <w:rFonts w:ascii="Times New Roman" w:hAnsi="Times New Roman" w:cs="Times New Roman"/>
                  <w:lang w:val="en-US"/>
                </w:rPr>
                <w:t>(</w:t>
              </w:r>
            </w:ins>
            <w:ins w:id="12" w:author="Mannat Guliani" w:date="2026-06-11T13:42:00Z">
              <w:r w:rsidRPr="00FB628E">
                <w:rPr>
                  <w:rFonts w:ascii="Arial Narrow" w:hAnsi="Arial Narrow" w:cs="Times New Roman"/>
                  <w:i/>
                  <w:iCs/>
                </w:rPr>
                <w:t>Select all that apply)</w:t>
              </w:r>
            </w:ins>
          </w:p>
        </w:tc>
      </w:tr>
      <w:tr w:rsidR="003E40DA" w14:paraId="4DA6A0AA" w14:textId="77777777" w:rsidTr="00F45902">
        <w:trPr>
          <w:trHeight w:val="398"/>
        </w:trPr>
        <w:tc>
          <w:tcPr>
            <w:tcW w:w="4234" w:type="dxa"/>
            <w:vAlign w:val="center"/>
          </w:tcPr>
          <w:p w14:paraId="321C159B" w14:textId="5D729C58" w:rsidR="003E40DA" w:rsidRPr="00730148" w:rsidRDefault="003E40DA" w:rsidP="00242F1B">
            <w:pPr>
              <w:pStyle w:val="ListParagraph"/>
              <w:numPr>
                <w:ilvl w:val="0"/>
                <w:numId w:val="11"/>
              </w:numPr>
              <w:spacing w:before="15" w:after="15"/>
              <w:rPr>
                <w:rFonts w:ascii="Segoe UI Symbol" w:hAnsi="Segoe UI Symbol" w:cs="Segoe UI Symbol"/>
                <w:sz w:val="22"/>
                <w:szCs w:val="22"/>
                <w:lang w:val="en-US"/>
              </w:rPr>
            </w:pPr>
            <w:r w:rsidRPr="00730148">
              <w:rPr>
                <w:rFonts w:ascii="Times New Roman" w:hAnsi="Times New Roman" w:cs="Times New Roman"/>
                <w:sz w:val="22"/>
                <w:szCs w:val="22"/>
                <w:lang w:val="en-US"/>
              </w:rPr>
              <w:t>Insufficient time for consent</w:t>
            </w:r>
          </w:p>
        </w:tc>
        <w:tc>
          <w:tcPr>
            <w:tcW w:w="1346" w:type="dxa"/>
            <w:gridSpan w:val="3"/>
            <w:vAlign w:val="center"/>
          </w:tcPr>
          <w:p w14:paraId="7C488109" w14:textId="28D56753" w:rsidR="003E40DA" w:rsidRPr="00A5539C" w:rsidRDefault="003E40DA" w:rsidP="003E40DA">
            <w:pPr>
              <w:spacing w:before="15" w:after="15"/>
              <w:rPr>
                <w:rFonts w:ascii="Times New Roman" w:hAnsi="Times New Roman" w:cs="Times New Roman"/>
                <w:sz w:val="22"/>
                <w:szCs w:val="22"/>
                <w:lang w:val="en-US"/>
              </w:rPr>
            </w:pPr>
            <w:r w:rsidRPr="00A5539C">
              <w:rPr>
                <w:rFonts w:ascii="Segoe UI Symbol" w:hAnsi="Segoe UI Symbol" w:cs="Segoe UI Symbol"/>
                <w:sz w:val="22"/>
                <w:szCs w:val="22"/>
                <w:lang w:val="en-US"/>
              </w:rPr>
              <w:t>☐</w:t>
            </w:r>
            <w:r>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No </w:t>
            </w:r>
          </w:p>
        </w:tc>
        <w:tc>
          <w:tcPr>
            <w:tcW w:w="5529" w:type="dxa"/>
            <w:vAlign w:val="center"/>
          </w:tcPr>
          <w:p w14:paraId="7A75A58F" w14:textId="5EBC8F59" w:rsidR="003E40DA" w:rsidRPr="00F45902" w:rsidRDefault="003E40DA" w:rsidP="00242F1B">
            <w:pPr>
              <w:pStyle w:val="ListParagraph"/>
              <w:numPr>
                <w:ilvl w:val="0"/>
                <w:numId w:val="11"/>
              </w:numPr>
              <w:spacing w:before="15" w:after="15"/>
              <w:rPr>
                <w:rFonts w:ascii="Times New Roman" w:hAnsi="Times New Roman" w:cs="Times New Roman"/>
                <w:sz w:val="22"/>
                <w:szCs w:val="22"/>
                <w:lang w:val="en-US"/>
              </w:rPr>
            </w:pPr>
            <w:r w:rsidRPr="00F45902">
              <w:rPr>
                <w:rFonts w:ascii="Times New Roman" w:hAnsi="Times New Roman" w:cs="Times New Roman"/>
                <w:sz w:val="22"/>
                <w:szCs w:val="22"/>
                <w:lang w:val="en-US"/>
              </w:rPr>
              <w:t>If yes, specify: _________________</w:t>
            </w:r>
          </w:p>
        </w:tc>
      </w:tr>
      <w:tr w:rsidR="003E40DA" w14:paraId="048F03AC" w14:textId="77777777" w:rsidTr="00947BB2">
        <w:trPr>
          <w:trHeight w:val="398"/>
        </w:trPr>
        <w:tc>
          <w:tcPr>
            <w:tcW w:w="4234" w:type="dxa"/>
            <w:vAlign w:val="center"/>
          </w:tcPr>
          <w:p w14:paraId="2A8004D0" w14:textId="14D60E1D" w:rsidR="003E40DA" w:rsidRPr="00730148" w:rsidRDefault="003E40DA" w:rsidP="00242F1B">
            <w:pPr>
              <w:pStyle w:val="ListParagraph"/>
              <w:numPr>
                <w:ilvl w:val="0"/>
                <w:numId w:val="11"/>
              </w:numPr>
              <w:spacing w:before="15" w:after="15"/>
              <w:rPr>
                <w:rFonts w:ascii="Times New Roman" w:hAnsi="Times New Roman" w:cs="Times New Roman"/>
                <w:sz w:val="22"/>
                <w:szCs w:val="22"/>
                <w:lang w:val="en-US"/>
              </w:rPr>
            </w:pPr>
            <w:r w:rsidRPr="00730148">
              <w:rPr>
                <w:rFonts w:ascii="Times New Roman" w:hAnsi="Times New Roman" w:cs="Times New Roman"/>
                <w:sz w:val="22"/>
                <w:szCs w:val="22"/>
                <w:lang w:val="en-US"/>
              </w:rPr>
              <w:t>IUFD</w:t>
            </w:r>
          </w:p>
        </w:tc>
        <w:tc>
          <w:tcPr>
            <w:tcW w:w="6875" w:type="dxa"/>
            <w:gridSpan w:val="4"/>
            <w:vAlign w:val="center"/>
          </w:tcPr>
          <w:p w14:paraId="0C4577AF" w14:textId="36147F50" w:rsidR="003E40DA" w:rsidRPr="00A5539C" w:rsidRDefault="003E40DA" w:rsidP="003E40DA">
            <w:pPr>
              <w:spacing w:before="15" w:after="15"/>
              <w:rPr>
                <w:rFonts w:ascii="Segoe UI Symbol" w:hAnsi="Segoe UI Symbol" w:cs="Segoe UI Symbol"/>
                <w:sz w:val="22"/>
                <w:szCs w:val="22"/>
                <w:lang w:val="en-US"/>
              </w:rPr>
            </w:pPr>
            <w:r w:rsidRPr="00A5539C">
              <w:rPr>
                <w:rFonts w:ascii="Segoe UI Symbol" w:hAnsi="Segoe UI Symbol" w:cs="Segoe UI Symbol"/>
                <w:sz w:val="22"/>
                <w:szCs w:val="22"/>
                <w:lang w:val="en-US"/>
              </w:rPr>
              <w:t>☐</w:t>
            </w:r>
            <w:r>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w:t>
            </w:r>
            <w:r>
              <w:rPr>
                <w:rFonts w:ascii="Times New Roman" w:hAnsi="Times New Roman" w:cs="Times New Roman"/>
                <w:sz w:val="22"/>
                <w:szCs w:val="22"/>
                <w:lang w:val="en-US"/>
              </w:rPr>
              <w:t>No</w:t>
            </w:r>
          </w:p>
        </w:tc>
      </w:tr>
      <w:tr w:rsidR="003E40DA" w14:paraId="13B649A6" w14:textId="77777777" w:rsidTr="00947BB2">
        <w:trPr>
          <w:trHeight w:val="398"/>
        </w:trPr>
        <w:tc>
          <w:tcPr>
            <w:tcW w:w="11109" w:type="dxa"/>
            <w:gridSpan w:val="5"/>
            <w:vAlign w:val="center"/>
          </w:tcPr>
          <w:p w14:paraId="61151972" w14:textId="741B3752" w:rsidR="003E40DA" w:rsidRPr="002F1C96" w:rsidRDefault="003E40DA" w:rsidP="003E40DA">
            <w:pPr>
              <w:spacing w:before="15" w:after="15"/>
              <w:rPr>
                <w:rFonts w:ascii="Times New Roman" w:hAnsi="Times New Roman" w:cs="Times New Roman"/>
                <w:sz w:val="22"/>
                <w:szCs w:val="22"/>
                <w:lang w:val="en-US"/>
              </w:rPr>
            </w:pPr>
            <w:r>
              <w:rPr>
                <w:rFonts w:ascii="Times New Roman" w:hAnsi="Times New Roman" w:cs="Times New Roman"/>
                <w:sz w:val="22"/>
                <w:szCs w:val="20"/>
              </w:rPr>
              <w:t xml:space="preserve">If all </w:t>
            </w:r>
            <w:r w:rsidRPr="002F1C96">
              <w:rPr>
                <w:rFonts w:ascii="Times New Roman" w:hAnsi="Times New Roman" w:cs="Times New Roman"/>
                <w:sz w:val="22"/>
                <w:szCs w:val="20"/>
              </w:rPr>
              <w:t xml:space="preserve">options marked as 'NO', proceed for consent. </w:t>
            </w:r>
          </w:p>
          <w:p w14:paraId="611FA35B" w14:textId="5A6AD408" w:rsidR="003E40DA" w:rsidRPr="002F1C96" w:rsidRDefault="003E40DA" w:rsidP="003E40DA">
            <w:p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If any Yes: Exclusion criteria present. </w:t>
            </w:r>
            <w:r w:rsidRPr="00A5539C">
              <w:rPr>
                <w:rFonts w:ascii="Times New Roman" w:hAnsi="Times New Roman" w:cs="Times New Roman"/>
                <w:sz w:val="22"/>
                <w:szCs w:val="22"/>
                <w:lang w:val="en-US"/>
              </w:rPr>
              <w:t>N</w:t>
            </w:r>
            <w:r>
              <w:rPr>
                <w:rFonts w:ascii="Times New Roman" w:hAnsi="Times New Roman" w:cs="Times New Roman"/>
                <w:sz w:val="22"/>
                <w:szCs w:val="22"/>
                <w:lang w:val="en-US"/>
              </w:rPr>
              <w:t>ot fit for consent</w:t>
            </w:r>
            <w:r w:rsidRPr="00A5539C">
              <w:rPr>
                <w:rFonts w:ascii="Times New Roman" w:hAnsi="Times New Roman" w:cs="Times New Roman"/>
                <w:sz w:val="22"/>
                <w:szCs w:val="22"/>
                <w:lang w:val="en-US"/>
              </w:rPr>
              <w:t xml:space="preserve"> → End participation</w:t>
            </w:r>
          </w:p>
        </w:tc>
      </w:tr>
      <w:tr w:rsidR="003E40DA" w14:paraId="0F7C8FC8" w14:textId="77777777" w:rsidTr="00947BB2">
        <w:trPr>
          <w:trHeight w:val="347"/>
        </w:trPr>
        <w:tc>
          <w:tcPr>
            <w:tcW w:w="11109" w:type="dxa"/>
            <w:gridSpan w:val="5"/>
            <w:shd w:val="clear" w:color="auto" w:fill="D9E2F3"/>
            <w:vAlign w:val="center"/>
          </w:tcPr>
          <w:p w14:paraId="3CE81039" w14:textId="17564BB3" w:rsidR="003E40DA" w:rsidRPr="00A5539C" w:rsidRDefault="003E40DA" w:rsidP="003E40DA">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A5. </w:t>
            </w:r>
            <w:r w:rsidRPr="002F1C96">
              <w:rPr>
                <w:rFonts w:ascii="Times New Roman" w:hAnsi="Times New Roman" w:cs="Times New Roman"/>
                <w:b/>
                <w:bCs/>
                <w:sz w:val="24"/>
                <w:szCs w:val="24"/>
                <w:lang w:val="en-US"/>
              </w:rPr>
              <w:t xml:space="preserve">PROCEED FOR CONSENT </w:t>
            </w:r>
          </w:p>
        </w:tc>
      </w:tr>
      <w:tr w:rsidR="003E40DA" w14:paraId="1F65626C" w14:textId="77777777" w:rsidTr="00B20096">
        <w:trPr>
          <w:trHeight w:val="398"/>
        </w:trPr>
        <w:tc>
          <w:tcPr>
            <w:tcW w:w="5220" w:type="dxa"/>
            <w:gridSpan w:val="2"/>
            <w:vAlign w:val="center"/>
          </w:tcPr>
          <w:p w14:paraId="4C5B95EC" w14:textId="624F6351" w:rsidR="003E40DA" w:rsidRPr="00FB628E" w:rsidRDefault="003E40DA" w:rsidP="00242F1B">
            <w:pPr>
              <w:pStyle w:val="ListParagraph"/>
              <w:numPr>
                <w:ilvl w:val="0"/>
                <w:numId w:val="11"/>
              </w:numPr>
              <w:spacing w:before="15" w:after="15"/>
              <w:rPr>
                <w:rFonts w:ascii="Times New Roman" w:hAnsi="Times New Roman" w:cs="Times New Roman"/>
                <w:sz w:val="22"/>
                <w:szCs w:val="22"/>
                <w:lang w:val="en-US"/>
              </w:rPr>
            </w:pPr>
            <w:r w:rsidRPr="00FB628E">
              <w:rPr>
                <w:rFonts w:ascii="Times New Roman" w:hAnsi="Times New Roman" w:cs="Times New Roman"/>
                <w:sz w:val="22"/>
                <w:szCs w:val="22"/>
                <w:lang w:val="en-US"/>
              </w:rPr>
              <w:t xml:space="preserve">Consent: </w:t>
            </w:r>
            <w:r w:rsidRPr="00FB628E">
              <w:rPr>
                <w:rFonts w:ascii="Segoe UI Symbol" w:hAnsi="Segoe UI Symbol" w:cs="Segoe UI Symbol"/>
                <w:sz w:val="22"/>
                <w:szCs w:val="22"/>
                <w:lang w:val="en-US"/>
              </w:rPr>
              <w:t>☐</w:t>
            </w:r>
            <w:r w:rsidRPr="00FB628E">
              <w:rPr>
                <w:rFonts w:ascii="Times New Roman" w:hAnsi="Times New Roman" w:cs="Times New Roman"/>
                <w:sz w:val="22"/>
                <w:szCs w:val="22"/>
                <w:lang w:val="en-US"/>
              </w:rPr>
              <w:t xml:space="preserve"> Yes </w:t>
            </w:r>
            <w:r w:rsidRPr="00FB628E">
              <w:rPr>
                <w:rFonts w:ascii="Segoe UI Symbol" w:hAnsi="Segoe UI Symbol" w:cs="Segoe UI Symbol"/>
                <w:sz w:val="22"/>
                <w:szCs w:val="22"/>
                <w:lang w:val="en-US"/>
              </w:rPr>
              <w:t>☐</w:t>
            </w:r>
            <w:r w:rsidRPr="00FB628E">
              <w:rPr>
                <w:rFonts w:ascii="Times New Roman" w:hAnsi="Times New Roman" w:cs="Times New Roman"/>
                <w:sz w:val="22"/>
                <w:szCs w:val="22"/>
                <w:lang w:val="en-US"/>
              </w:rPr>
              <w:t xml:space="preserve"> No </w:t>
            </w:r>
            <w:r w:rsidRPr="00FB628E">
              <w:rPr>
                <w:rFonts w:ascii="Segoe UI Symbol" w:hAnsi="Segoe UI Symbol" w:cs="Segoe UI Symbol"/>
                <w:sz w:val="22"/>
                <w:szCs w:val="22"/>
                <w:lang w:val="en-US"/>
              </w:rPr>
              <w:t>☐</w:t>
            </w:r>
            <w:r w:rsidRPr="00FB628E">
              <w:rPr>
                <w:rFonts w:ascii="Times New Roman" w:hAnsi="Times New Roman" w:cs="Times New Roman"/>
                <w:sz w:val="22"/>
                <w:szCs w:val="22"/>
                <w:lang w:val="en-US"/>
              </w:rPr>
              <w:t xml:space="preserve"> Trial run </w:t>
            </w:r>
            <w:r w:rsidRPr="00FB628E">
              <w:rPr>
                <w:rFonts w:ascii="Segoe UI Symbol" w:hAnsi="Segoe UI Symbol" w:cs="Segoe UI Symbol"/>
                <w:sz w:val="22"/>
                <w:szCs w:val="22"/>
                <w:lang w:val="en-US"/>
              </w:rPr>
              <w:t>☐</w:t>
            </w:r>
            <w:r w:rsidRPr="00FB628E">
              <w:rPr>
                <w:rFonts w:ascii="Times New Roman" w:hAnsi="Times New Roman" w:cs="Times New Roman"/>
                <w:sz w:val="22"/>
                <w:szCs w:val="22"/>
                <w:lang w:val="en-US"/>
              </w:rPr>
              <w:t xml:space="preserve"> Not approached</w:t>
            </w:r>
          </w:p>
        </w:tc>
        <w:tc>
          <w:tcPr>
            <w:tcW w:w="5889" w:type="dxa"/>
            <w:gridSpan w:val="3"/>
            <w:vAlign w:val="center"/>
          </w:tcPr>
          <w:p w14:paraId="7FF6E98E" w14:textId="39181A98" w:rsidR="003E40DA" w:rsidRPr="00FB628E" w:rsidRDefault="003E40DA" w:rsidP="00242F1B">
            <w:pPr>
              <w:pStyle w:val="ListParagraph"/>
              <w:numPr>
                <w:ilvl w:val="0"/>
                <w:numId w:val="11"/>
              </w:numPr>
              <w:spacing w:before="15" w:after="15"/>
              <w:rPr>
                <w:rFonts w:ascii="Times New Roman" w:hAnsi="Times New Roman" w:cs="Times New Roman"/>
                <w:sz w:val="22"/>
                <w:szCs w:val="22"/>
                <w:lang w:val="en-US"/>
              </w:rPr>
            </w:pPr>
            <w:r w:rsidRPr="00FB628E">
              <w:rPr>
                <w:rFonts w:ascii="Times New Roman" w:hAnsi="Times New Roman" w:cs="Times New Roman"/>
                <w:sz w:val="22"/>
                <w:szCs w:val="22"/>
                <w:lang w:val="en-US"/>
              </w:rPr>
              <w:t xml:space="preserve">Consent obtained from: </w:t>
            </w:r>
            <w:r w:rsidRPr="00FB628E">
              <w:rPr>
                <w:rFonts w:ascii="Segoe UI Symbol" w:hAnsi="Segoe UI Symbol" w:cs="Segoe UI Symbol"/>
                <w:sz w:val="22"/>
                <w:szCs w:val="22"/>
                <w:lang w:val="en-US"/>
              </w:rPr>
              <w:t>☐</w:t>
            </w:r>
            <w:r w:rsidRPr="00FB628E">
              <w:rPr>
                <w:rFonts w:ascii="Times New Roman" w:hAnsi="Times New Roman" w:cs="Times New Roman"/>
                <w:sz w:val="22"/>
                <w:szCs w:val="22"/>
                <w:lang w:val="en-US"/>
              </w:rPr>
              <w:t xml:space="preserve"> Mother </w:t>
            </w:r>
            <w:r w:rsidRPr="00FB628E">
              <w:rPr>
                <w:rFonts w:ascii="Segoe UI Symbol" w:hAnsi="Segoe UI Symbol" w:cs="Segoe UI Symbol"/>
                <w:sz w:val="22"/>
                <w:szCs w:val="22"/>
                <w:lang w:val="en-US"/>
              </w:rPr>
              <w:t>☐</w:t>
            </w:r>
            <w:r w:rsidRPr="00FB628E">
              <w:rPr>
                <w:rFonts w:ascii="Times New Roman" w:hAnsi="Times New Roman" w:cs="Times New Roman"/>
                <w:sz w:val="22"/>
                <w:szCs w:val="22"/>
                <w:lang w:val="en-US"/>
              </w:rPr>
              <w:t xml:space="preserve"> Husband  </w:t>
            </w:r>
            <w:r w:rsidRPr="00FB628E">
              <w:rPr>
                <w:rFonts w:ascii="Segoe UI Symbol" w:hAnsi="Segoe UI Symbol" w:cs="Segoe UI Symbol"/>
                <w:sz w:val="22"/>
                <w:szCs w:val="22"/>
                <w:lang w:val="en-US"/>
              </w:rPr>
              <w:t>☐</w:t>
            </w:r>
            <w:r w:rsidRPr="00FB628E">
              <w:rPr>
                <w:rFonts w:ascii="Times New Roman" w:hAnsi="Times New Roman" w:cs="Times New Roman"/>
                <w:sz w:val="22"/>
                <w:szCs w:val="22"/>
                <w:lang w:val="en-US"/>
              </w:rPr>
              <w:t xml:space="preserve"> Other</w:t>
            </w:r>
            <w:r>
              <w:rPr>
                <w:rFonts w:ascii="Times New Roman" w:hAnsi="Times New Roman" w:cs="Times New Roman"/>
                <w:sz w:val="22"/>
                <w:szCs w:val="22"/>
                <w:lang w:val="en-US"/>
              </w:rPr>
              <w:t xml:space="preserve"> ____</w:t>
            </w:r>
          </w:p>
        </w:tc>
      </w:tr>
      <w:tr w:rsidR="003E40DA" w14:paraId="5D2E97E4" w14:textId="77777777" w:rsidTr="00947BB2">
        <w:trPr>
          <w:trHeight w:val="398"/>
        </w:trPr>
        <w:tc>
          <w:tcPr>
            <w:tcW w:w="11109" w:type="dxa"/>
            <w:gridSpan w:val="5"/>
            <w:vAlign w:val="center"/>
          </w:tcPr>
          <w:p w14:paraId="0D67A173" w14:textId="50DA5E30" w:rsidR="003E40DA" w:rsidRPr="00FB628E" w:rsidRDefault="003E40DA" w:rsidP="00242F1B">
            <w:pPr>
              <w:pStyle w:val="ListParagraph"/>
              <w:numPr>
                <w:ilvl w:val="0"/>
                <w:numId w:val="11"/>
              </w:numPr>
              <w:spacing w:before="15" w:after="15"/>
              <w:rPr>
                <w:rFonts w:ascii="Times New Roman" w:hAnsi="Times New Roman" w:cs="Times New Roman"/>
                <w:sz w:val="22"/>
                <w:szCs w:val="22"/>
                <w:lang w:val="en-US"/>
              </w:rPr>
            </w:pPr>
            <w:r w:rsidRPr="00FB628E">
              <w:rPr>
                <w:rFonts w:ascii="Times New Roman" w:hAnsi="Times New Roman" w:cs="Times New Roman"/>
                <w:sz w:val="22"/>
                <w:szCs w:val="22"/>
                <w:lang w:val="en-US"/>
              </w:rPr>
              <w:t xml:space="preserve">If no, reason for consent refusal: </w:t>
            </w:r>
            <w:r w:rsidRPr="00FB628E">
              <w:rPr>
                <w:rFonts w:ascii="Segoe UI Symbol" w:hAnsi="Segoe UI Symbol" w:cs="Segoe UI Symbol"/>
                <w:sz w:val="22"/>
                <w:szCs w:val="22"/>
                <w:lang w:val="en-US"/>
              </w:rPr>
              <w:t xml:space="preserve">☐ </w:t>
            </w:r>
            <w:r w:rsidRPr="00FB628E">
              <w:rPr>
                <w:rFonts w:ascii="Times New Roman" w:hAnsi="Times New Roman" w:cs="Times New Roman"/>
                <w:sz w:val="22"/>
                <w:szCs w:val="22"/>
                <w:lang w:val="en-US"/>
              </w:rPr>
              <w:t xml:space="preserve">Fear of adverse effects </w:t>
            </w:r>
            <w:r w:rsidRPr="00FB628E">
              <w:rPr>
                <w:rFonts w:ascii="Segoe UI Symbol" w:hAnsi="Segoe UI Symbol" w:cs="Segoe UI Symbol"/>
                <w:sz w:val="22"/>
                <w:szCs w:val="22"/>
                <w:lang w:val="en-US"/>
              </w:rPr>
              <w:t xml:space="preserve">☐ </w:t>
            </w:r>
            <w:r w:rsidRPr="00FB628E">
              <w:rPr>
                <w:rFonts w:ascii="Times New Roman" w:hAnsi="Times New Roman" w:cs="Times New Roman"/>
                <w:sz w:val="22"/>
                <w:szCs w:val="22"/>
                <w:lang w:val="en-US"/>
              </w:rPr>
              <w:t xml:space="preserve">Family pressure </w:t>
            </w:r>
            <w:r w:rsidRPr="00FB628E">
              <w:rPr>
                <w:rFonts w:ascii="Segoe UI Symbol" w:hAnsi="Segoe UI Symbol" w:cs="Segoe UI Symbol"/>
                <w:sz w:val="22"/>
                <w:szCs w:val="22"/>
                <w:lang w:val="en-US"/>
              </w:rPr>
              <w:t xml:space="preserve">☐ </w:t>
            </w:r>
            <w:r w:rsidRPr="00FB628E">
              <w:rPr>
                <w:rFonts w:ascii="Times New Roman" w:hAnsi="Times New Roman" w:cs="Times New Roman"/>
                <w:sz w:val="20"/>
                <w:szCs w:val="20"/>
                <w:lang w:val="en-US"/>
              </w:rPr>
              <w:t xml:space="preserve">Not known </w:t>
            </w:r>
            <w:r w:rsidRPr="00FB628E">
              <w:rPr>
                <w:rFonts w:ascii="Segoe UI Symbol" w:hAnsi="Segoe UI Symbol" w:cs="Segoe UI Symbol"/>
                <w:sz w:val="22"/>
                <w:szCs w:val="22"/>
                <w:lang w:val="en-US"/>
              </w:rPr>
              <w:t xml:space="preserve">☐ </w:t>
            </w:r>
            <w:r>
              <w:rPr>
                <w:rFonts w:ascii="Times New Roman" w:hAnsi="Times New Roman" w:cs="Times New Roman"/>
                <w:sz w:val="22"/>
                <w:szCs w:val="22"/>
                <w:lang w:val="en-US"/>
              </w:rPr>
              <w:t>Other _____</w:t>
            </w:r>
            <w:r w:rsidRPr="00FB628E">
              <w:rPr>
                <w:rFonts w:ascii="Arial Narrow" w:hAnsi="Arial Narrow" w:cs="Times New Roman"/>
                <w:i/>
                <w:iCs/>
                <w:lang w:val="en-US"/>
              </w:rPr>
              <w:t>(</w:t>
            </w:r>
            <w:r w:rsidRPr="00FB628E">
              <w:rPr>
                <w:rFonts w:ascii="Arial Narrow" w:hAnsi="Arial Narrow" w:cs="Times New Roman"/>
                <w:i/>
                <w:iCs/>
              </w:rPr>
              <w:t>Select all that apply)</w:t>
            </w:r>
          </w:p>
        </w:tc>
      </w:tr>
      <w:tr w:rsidR="003E40DA" w14:paraId="2E7DADD0" w14:textId="77777777" w:rsidTr="00947BB2">
        <w:trPr>
          <w:trHeight w:val="372"/>
        </w:trPr>
        <w:tc>
          <w:tcPr>
            <w:tcW w:w="11109" w:type="dxa"/>
            <w:gridSpan w:val="5"/>
            <w:vAlign w:val="center"/>
          </w:tcPr>
          <w:p w14:paraId="7CA19E89" w14:textId="039B7EEF" w:rsidR="003E40DA" w:rsidRPr="00FB628E" w:rsidRDefault="003E40DA" w:rsidP="00242F1B">
            <w:pPr>
              <w:pStyle w:val="ListParagraph"/>
              <w:numPr>
                <w:ilvl w:val="0"/>
                <w:numId w:val="11"/>
              </w:numPr>
              <w:spacing w:before="15" w:after="15"/>
              <w:rPr>
                <w:rFonts w:ascii="Times New Roman" w:hAnsi="Times New Roman" w:cs="Times New Roman"/>
                <w:sz w:val="22"/>
                <w:szCs w:val="22"/>
                <w:lang w:val="en-US"/>
              </w:rPr>
            </w:pPr>
            <w:r w:rsidRPr="00FB628E">
              <w:rPr>
                <w:rFonts w:ascii="Times New Roman" w:hAnsi="Times New Roman" w:cs="Times New Roman"/>
                <w:sz w:val="22"/>
                <w:szCs w:val="22"/>
                <w:lang w:val="en-US"/>
              </w:rPr>
              <w:t xml:space="preserve">If not approached, reason: </w:t>
            </w:r>
            <w:r w:rsidRPr="00FB628E">
              <w:rPr>
                <w:rFonts w:ascii="Segoe UI Symbol" w:hAnsi="Segoe UI Symbol" w:cs="Segoe UI Symbol"/>
                <w:sz w:val="22"/>
                <w:szCs w:val="22"/>
                <w:lang w:val="en-US"/>
              </w:rPr>
              <w:t>☐</w:t>
            </w:r>
            <w:r w:rsidRPr="00FB628E">
              <w:rPr>
                <w:rFonts w:ascii="Times New Roman" w:hAnsi="Times New Roman" w:cs="Times New Roman"/>
                <w:sz w:val="22"/>
                <w:szCs w:val="22"/>
                <w:lang w:val="en-US"/>
              </w:rPr>
              <w:t xml:space="preserve"> Nurse on leave </w:t>
            </w:r>
            <w:r w:rsidRPr="00FB628E">
              <w:rPr>
                <w:rFonts w:ascii="Segoe UI Symbol" w:hAnsi="Segoe UI Symbol" w:cs="Segoe UI Symbol"/>
                <w:sz w:val="22"/>
                <w:szCs w:val="22"/>
                <w:lang w:val="en-US"/>
              </w:rPr>
              <w:t xml:space="preserve">☐ </w:t>
            </w:r>
            <w:r w:rsidRPr="00FB628E">
              <w:rPr>
                <w:rFonts w:ascii="Times New Roman" w:hAnsi="Times New Roman" w:cs="Times New Roman"/>
                <w:sz w:val="22"/>
                <w:szCs w:val="22"/>
                <w:lang w:val="en-US"/>
              </w:rPr>
              <w:t xml:space="preserve">Parent not available </w:t>
            </w:r>
            <w:r w:rsidRPr="00FB628E">
              <w:rPr>
                <w:rFonts w:ascii="Segoe UI Symbol" w:hAnsi="Segoe UI Symbol" w:cs="Segoe UI Symbol"/>
                <w:sz w:val="22"/>
                <w:szCs w:val="22"/>
                <w:lang w:val="en-US"/>
              </w:rPr>
              <w:t xml:space="preserve">☐ </w:t>
            </w:r>
            <w:r w:rsidRPr="00FB628E">
              <w:rPr>
                <w:rFonts w:ascii="Times New Roman" w:hAnsi="Times New Roman" w:cs="Times New Roman"/>
                <w:sz w:val="22"/>
                <w:szCs w:val="22"/>
                <w:lang w:val="en-US"/>
              </w:rPr>
              <w:t xml:space="preserve">Missed screening </w:t>
            </w:r>
            <w:r w:rsidRPr="00FB628E">
              <w:rPr>
                <w:rFonts w:ascii="Segoe UI Symbol" w:hAnsi="Segoe UI Symbol" w:cs="Segoe UI Symbol"/>
                <w:sz w:val="22"/>
                <w:szCs w:val="22"/>
                <w:lang w:val="en-US"/>
              </w:rPr>
              <w:t>☐</w:t>
            </w:r>
            <w:r w:rsidRPr="00FB628E">
              <w:rPr>
                <w:rFonts w:ascii="Times New Roman" w:hAnsi="Times New Roman" w:cs="Times New Roman"/>
                <w:sz w:val="22"/>
                <w:szCs w:val="22"/>
                <w:lang w:val="en-US"/>
              </w:rPr>
              <w:t xml:space="preserve"> Other: _______</w:t>
            </w:r>
            <w:ins w:id="13" w:author="Mannat Guliani" w:date="2026-06-11T13:43:00Z">
              <w:r w:rsidRPr="00A1108D">
                <w:rPr>
                  <w:rFonts w:ascii="Times New Roman" w:hAnsi="Times New Roman" w:cs="Times New Roman"/>
                  <w:lang w:val="en-US"/>
                </w:rPr>
                <w:t>(</w:t>
              </w:r>
              <w:r w:rsidRPr="00FB628E">
                <w:rPr>
                  <w:rFonts w:ascii="Arial Narrow" w:hAnsi="Arial Narrow" w:cs="Times New Roman"/>
                  <w:i/>
                  <w:iCs/>
                </w:rPr>
                <w:t>Select all that apply)</w:t>
              </w:r>
            </w:ins>
          </w:p>
        </w:tc>
      </w:tr>
      <w:tr w:rsidR="003E40DA" w14:paraId="5A921CE3" w14:textId="77777777" w:rsidTr="006A072C">
        <w:trPr>
          <w:trHeight w:val="288"/>
        </w:trPr>
        <w:tc>
          <w:tcPr>
            <w:tcW w:w="5554" w:type="dxa"/>
            <w:gridSpan w:val="3"/>
            <w:vAlign w:val="center"/>
          </w:tcPr>
          <w:p w14:paraId="363F7E42" w14:textId="77777777" w:rsidR="003E40DA" w:rsidRPr="00FB628E" w:rsidRDefault="003E40DA" w:rsidP="00242F1B">
            <w:pPr>
              <w:pStyle w:val="ListParagraph"/>
              <w:numPr>
                <w:ilvl w:val="0"/>
                <w:numId w:val="11"/>
              </w:numPr>
              <w:spacing w:before="15" w:after="15"/>
              <w:rPr>
                <w:rFonts w:ascii="Times New Roman" w:hAnsi="Times New Roman" w:cs="Times New Roman"/>
                <w:sz w:val="22"/>
                <w:szCs w:val="22"/>
                <w:lang w:val="en-US"/>
              </w:rPr>
            </w:pPr>
            <w:r w:rsidRPr="00FB628E">
              <w:rPr>
                <w:rFonts w:ascii="Times New Roman" w:hAnsi="Times New Roman" w:cs="Times New Roman"/>
                <w:sz w:val="22"/>
                <w:szCs w:val="22"/>
                <w:lang w:val="en-US"/>
              </w:rPr>
              <w:t xml:space="preserve">Consent obtained by: _______ </w:t>
            </w:r>
            <w:r w:rsidRPr="00A1108D">
              <w:rPr>
                <w:rFonts w:ascii="Times New Roman" w:hAnsi="Times New Roman" w:cs="Times New Roman"/>
                <w:lang w:val="en-US"/>
              </w:rPr>
              <w:t>(First name)</w:t>
            </w:r>
          </w:p>
        </w:tc>
        <w:tc>
          <w:tcPr>
            <w:tcW w:w="5555" w:type="dxa"/>
            <w:gridSpan w:val="2"/>
            <w:vAlign w:val="center"/>
          </w:tcPr>
          <w:p w14:paraId="6D91334D" w14:textId="503C2C41" w:rsidR="003E40DA" w:rsidRPr="00FB628E" w:rsidRDefault="003E40DA" w:rsidP="00242F1B">
            <w:pPr>
              <w:pStyle w:val="ListParagraph"/>
              <w:numPr>
                <w:ilvl w:val="0"/>
                <w:numId w:val="11"/>
              </w:numPr>
              <w:spacing w:before="15" w:after="15"/>
              <w:rPr>
                <w:rFonts w:ascii="Times New Roman" w:hAnsi="Times New Roman" w:cs="Times New Roman"/>
                <w:sz w:val="22"/>
                <w:szCs w:val="22"/>
                <w:lang w:val="en-US"/>
              </w:rPr>
            </w:pPr>
            <w:ins w:id="14" w:author="Mannat Guliani" w:date="2026-06-11T13:44:00Z">
              <w:r>
                <w:rPr>
                  <w:rFonts w:ascii="Times New Roman" w:hAnsi="Times New Roman" w:cs="Times New Roman"/>
                  <w:sz w:val="22"/>
                  <w:szCs w:val="22"/>
                  <w:lang w:val="en-US"/>
                </w:rPr>
                <w:t xml:space="preserve">Video PIS shown: </w:t>
              </w:r>
              <w:r w:rsidRPr="00A5539C">
                <w:rPr>
                  <w:rFonts w:ascii="Segoe UI Symbol" w:hAnsi="Segoe UI Symbol" w:cs="Segoe UI Symbol"/>
                  <w:sz w:val="22"/>
                  <w:szCs w:val="22"/>
                  <w:lang w:val="en-US"/>
                </w:rPr>
                <w:t>☐</w:t>
              </w:r>
              <w:r>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No </w:t>
              </w:r>
            </w:ins>
          </w:p>
        </w:tc>
      </w:tr>
    </w:tbl>
    <w:p w14:paraId="0590AE44" w14:textId="1A7A2918" w:rsidR="00B20096" w:rsidRDefault="00FF6DFB" w:rsidP="00B20096">
      <w:pPr>
        <w:jc w:val="center"/>
        <w:rPr>
          <w:rFonts w:ascii="Times New Roman" w:hAnsi="Times New Roman" w:cs="Times New Roman"/>
          <w:b/>
          <w:bCs/>
          <w:i/>
          <w:iCs/>
          <w:sz w:val="22"/>
          <w:szCs w:val="22"/>
          <w:lang w:val="en-US"/>
        </w:rPr>
      </w:pPr>
      <w:r w:rsidRPr="002E1198">
        <w:rPr>
          <w:rFonts w:ascii="Times New Roman" w:hAnsi="Times New Roman" w:cs="Times New Roman"/>
          <w:b/>
          <w:bCs/>
          <w:i/>
          <w:iCs/>
          <w:sz w:val="22"/>
          <w:szCs w:val="22"/>
          <w:lang w:val="en-US"/>
        </w:rPr>
        <w:t>If consent given,</w:t>
      </w:r>
      <w:r w:rsidRPr="00A5539C">
        <w:rPr>
          <w:rFonts w:ascii="Times New Roman" w:hAnsi="Times New Roman" w:cs="Times New Roman"/>
          <w:b/>
          <w:bCs/>
          <w:i/>
          <w:iCs/>
          <w:sz w:val="22"/>
          <w:szCs w:val="22"/>
          <w:lang w:val="en-US"/>
        </w:rPr>
        <w:t xml:space="preserve"> proceed to Form B</w:t>
      </w:r>
      <w:r w:rsidR="00B20096">
        <w:rPr>
          <w:rFonts w:ascii="Times New Roman" w:hAnsi="Times New Roman" w:cs="Times New Roman"/>
          <w:b/>
          <w:bCs/>
          <w:i/>
          <w:iCs/>
          <w:sz w:val="22"/>
          <w:szCs w:val="22"/>
          <w:lang w:val="en-US"/>
        </w:rPr>
        <w:t xml:space="preserve"> </w:t>
      </w:r>
      <w:r w:rsidR="00B20096">
        <w:rPr>
          <w:rFonts w:ascii="Times New Roman" w:hAnsi="Times New Roman" w:cs="Times New Roman"/>
          <w:b/>
          <w:bCs/>
          <w:i/>
          <w:iCs/>
          <w:sz w:val="22"/>
          <w:szCs w:val="22"/>
          <w:lang w:val="en-US"/>
        </w:rPr>
        <w:br w:type="page"/>
      </w:r>
    </w:p>
    <w:p w14:paraId="264F7CD1" w14:textId="1E221EFD" w:rsidR="00871ECE" w:rsidRPr="005246DD" w:rsidRDefault="00FF6DFB" w:rsidP="005F4A7D">
      <w:pPr>
        <w:pStyle w:val="Heading1"/>
        <w:rPr>
          <w:b w:val="0"/>
        </w:rPr>
      </w:pPr>
      <w:bookmarkStart w:id="15" w:name="_Toc231310387"/>
      <w:r w:rsidRPr="005246DD">
        <w:lastRenderedPageBreak/>
        <w:t>Form B: Birth and Resuscitation</w:t>
      </w:r>
      <w:bookmarkEnd w:id="15"/>
    </w:p>
    <w:p w14:paraId="23B13A9C" w14:textId="3DCF74D3" w:rsidR="00871ECE" w:rsidRPr="007C1136" w:rsidRDefault="00FF6DFB">
      <w:pPr>
        <w:spacing w:after="80"/>
        <w:jc w:val="center"/>
        <w:rPr>
          <w:rFonts w:ascii="Times New Roman" w:hAnsi="Times New Roman" w:cs="Times New Roman"/>
          <w:i/>
          <w:iCs/>
          <w:sz w:val="24"/>
          <w:szCs w:val="24"/>
          <w:lang w:val="en-US"/>
        </w:rPr>
      </w:pPr>
      <w:r w:rsidRPr="007C1136">
        <w:rPr>
          <w:rFonts w:ascii="Times New Roman" w:hAnsi="Times New Roman" w:cs="Times New Roman"/>
          <w:i/>
          <w:iCs/>
          <w:sz w:val="24"/>
          <w:szCs w:val="24"/>
          <w:lang w:val="en-US"/>
        </w:rPr>
        <w:t>(</w:t>
      </w:r>
      <w:r w:rsidR="00E301CC">
        <w:rPr>
          <w:rFonts w:ascii="Times New Roman" w:hAnsi="Times New Roman" w:cs="Times New Roman"/>
          <w:i/>
          <w:iCs/>
          <w:sz w:val="24"/>
          <w:szCs w:val="24"/>
          <w:lang w:val="en-US"/>
        </w:rPr>
        <w:t>Fill</w:t>
      </w:r>
      <w:r w:rsidR="00E301CC" w:rsidRPr="007C1136">
        <w:rPr>
          <w:rFonts w:ascii="Times New Roman" w:hAnsi="Times New Roman" w:cs="Times New Roman"/>
          <w:i/>
          <w:iCs/>
          <w:sz w:val="24"/>
          <w:szCs w:val="24"/>
          <w:lang w:val="en-US"/>
        </w:rPr>
        <w:t xml:space="preserve"> </w:t>
      </w:r>
      <w:r w:rsidRPr="007C1136">
        <w:rPr>
          <w:rFonts w:ascii="Times New Roman" w:hAnsi="Times New Roman" w:cs="Times New Roman"/>
          <w:i/>
          <w:iCs/>
          <w:sz w:val="24"/>
          <w:szCs w:val="24"/>
          <w:lang w:val="en-US"/>
        </w:rPr>
        <w:t>for all consented subjects)</w:t>
      </w:r>
    </w:p>
    <w:tbl>
      <w:tblPr>
        <w:tblW w:w="10800"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10" w:type="dxa"/>
        </w:tblCellMar>
        <w:tblLook w:val="04A0" w:firstRow="1" w:lastRow="0" w:firstColumn="1" w:lastColumn="0" w:noHBand="0" w:noVBand="1"/>
      </w:tblPr>
      <w:tblGrid>
        <w:gridCol w:w="2296"/>
        <w:gridCol w:w="850"/>
        <w:gridCol w:w="442"/>
        <w:gridCol w:w="180"/>
        <w:gridCol w:w="354"/>
        <w:gridCol w:w="1318"/>
        <w:gridCol w:w="162"/>
        <w:gridCol w:w="230"/>
        <w:gridCol w:w="459"/>
        <w:gridCol w:w="95"/>
        <w:gridCol w:w="450"/>
        <w:gridCol w:w="540"/>
        <w:gridCol w:w="64"/>
        <w:gridCol w:w="1106"/>
        <w:gridCol w:w="568"/>
        <w:gridCol w:w="1650"/>
        <w:gridCol w:w="23"/>
        <w:gridCol w:w="13"/>
      </w:tblGrid>
      <w:tr w:rsidR="00863BE3" w:rsidRPr="00B42778" w14:paraId="5359B743" w14:textId="77777777" w:rsidTr="000F5505">
        <w:trPr>
          <w:gridAfter w:val="2"/>
          <w:wAfter w:w="36" w:type="dxa"/>
          <w:trHeight w:val="313"/>
        </w:trPr>
        <w:tc>
          <w:tcPr>
            <w:tcW w:w="10764" w:type="dxa"/>
            <w:gridSpan w:val="16"/>
            <w:shd w:val="clear" w:color="auto" w:fill="D9E2F3"/>
            <w:vAlign w:val="center"/>
          </w:tcPr>
          <w:p w14:paraId="61224521" w14:textId="03FA762D" w:rsidR="00871ECE" w:rsidRPr="00864B16" w:rsidRDefault="009D28EA" w:rsidP="001D6ABF">
            <w:pPr>
              <w:spacing w:before="40" w:after="40"/>
              <w:jc w:val="center"/>
              <w:rPr>
                <w:rFonts w:ascii="Times New Roman" w:hAnsi="Times New Roman" w:cs="Times New Roman"/>
                <w:sz w:val="20"/>
                <w:szCs w:val="20"/>
                <w:lang w:val="en-US"/>
              </w:rPr>
            </w:pPr>
            <w:r>
              <w:rPr>
                <w:rFonts w:ascii="Times New Roman" w:hAnsi="Times New Roman" w:cs="Times New Roman"/>
                <w:b/>
                <w:bCs/>
                <w:sz w:val="20"/>
                <w:szCs w:val="20"/>
                <w:lang w:val="en-US"/>
              </w:rPr>
              <w:t xml:space="preserve">B1. </w:t>
            </w:r>
            <w:r w:rsidR="00FF6DFB" w:rsidRPr="00864B16">
              <w:rPr>
                <w:rFonts w:ascii="Times New Roman" w:hAnsi="Times New Roman" w:cs="Times New Roman"/>
                <w:b/>
                <w:bCs/>
                <w:sz w:val="20"/>
                <w:szCs w:val="20"/>
                <w:lang w:val="en-US"/>
              </w:rPr>
              <w:t>IDENTIFICATION</w:t>
            </w:r>
          </w:p>
        </w:tc>
      </w:tr>
      <w:tr w:rsidR="00863BE3" w:rsidRPr="00B42778" w14:paraId="0DBFC549" w14:textId="77777777" w:rsidTr="000F5505">
        <w:trPr>
          <w:gridAfter w:val="2"/>
          <w:wAfter w:w="36" w:type="dxa"/>
          <w:trHeight w:val="204"/>
        </w:trPr>
        <w:tc>
          <w:tcPr>
            <w:tcW w:w="5440" w:type="dxa"/>
            <w:gridSpan w:val="6"/>
            <w:vAlign w:val="center"/>
          </w:tcPr>
          <w:p w14:paraId="22E49877" w14:textId="1611810C" w:rsidR="00042A72" w:rsidRPr="009D28EA" w:rsidRDefault="00042A72"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Screening ID: ________________</w:t>
            </w:r>
            <w:r w:rsidR="000A5FA2" w:rsidRPr="009D28EA">
              <w:rPr>
                <w:rFonts w:ascii="Times New Roman" w:hAnsi="Times New Roman" w:cs="Times New Roman"/>
                <w:sz w:val="20"/>
                <w:szCs w:val="20"/>
                <w:lang w:val="en-US"/>
              </w:rPr>
              <w:t xml:space="preserve"> </w:t>
            </w:r>
            <w:r w:rsidR="00153D48" w:rsidRPr="009D7312">
              <w:rPr>
                <w:rFonts w:ascii="Arial Narrow" w:hAnsi="Arial Narrow" w:cs="Times New Roman"/>
                <w:i/>
                <w:iCs/>
                <w:lang w:val="en-US"/>
              </w:rPr>
              <w:t>(auto filled in app)</w:t>
            </w:r>
          </w:p>
        </w:tc>
        <w:tc>
          <w:tcPr>
            <w:tcW w:w="5324" w:type="dxa"/>
            <w:gridSpan w:val="10"/>
            <w:vAlign w:val="center"/>
          </w:tcPr>
          <w:p w14:paraId="36B9C667" w14:textId="1A2C514D" w:rsidR="00042A72" w:rsidRPr="009D28EA" w:rsidRDefault="00042A72"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Maternal UID: ________________</w:t>
            </w:r>
            <w:r w:rsidR="000A5FA2" w:rsidRPr="009D28EA">
              <w:rPr>
                <w:rFonts w:ascii="Times New Roman" w:hAnsi="Times New Roman" w:cs="Times New Roman"/>
                <w:sz w:val="20"/>
                <w:szCs w:val="20"/>
                <w:lang w:val="en-US"/>
              </w:rPr>
              <w:t xml:space="preserve"> </w:t>
            </w:r>
            <w:r w:rsidR="00153D48" w:rsidRPr="009D7312">
              <w:rPr>
                <w:rFonts w:ascii="Arial Narrow" w:hAnsi="Arial Narrow" w:cs="Times New Roman"/>
                <w:i/>
                <w:iCs/>
                <w:lang w:val="en-US"/>
              </w:rPr>
              <w:t>(auto filled in app)</w:t>
            </w:r>
          </w:p>
        </w:tc>
      </w:tr>
      <w:tr w:rsidR="00863BE3" w:rsidRPr="00B42778" w14:paraId="4F4034D8" w14:textId="77777777" w:rsidTr="000F5505">
        <w:trPr>
          <w:gridAfter w:val="2"/>
          <w:wAfter w:w="36" w:type="dxa"/>
          <w:trHeight w:val="204"/>
        </w:trPr>
        <w:tc>
          <w:tcPr>
            <w:tcW w:w="5440" w:type="dxa"/>
            <w:gridSpan w:val="6"/>
            <w:vAlign w:val="center"/>
          </w:tcPr>
          <w:p w14:paraId="7DE4EBAD" w14:textId="58270AC0" w:rsidR="00042A72" w:rsidRPr="009D28EA" w:rsidRDefault="00042A72"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Mother's first name: ________________</w:t>
            </w:r>
            <w:r w:rsidR="000A5FA2" w:rsidRPr="009D28EA">
              <w:rPr>
                <w:rFonts w:ascii="Times New Roman" w:hAnsi="Times New Roman" w:cs="Times New Roman"/>
                <w:sz w:val="20"/>
                <w:szCs w:val="20"/>
                <w:lang w:val="en-US"/>
              </w:rPr>
              <w:t xml:space="preserve"> </w:t>
            </w:r>
            <w:r w:rsidR="00153D48" w:rsidRPr="009D7312">
              <w:rPr>
                <w:rFonts w:ascii="Arial Narrow" w:hAnsi="Arial Narrow" w:cs="Times New Roman"/>
                <w:i/>
                <w:iCs/>
                <w:lang w:val="en-US"/>
              </w:rPr>
              <w:t>(auto filled in app)</w:t>
            </w:r>
          </w:p>
        </w:tc>
        <w:tc>
          <w:tcPr>
            <w:tcW w:w="5324" w:type="dxa"/>
            <w:gridSpan w:val="10"/>
            <w:vAlign w:val="center"/>
          </w:tcPr>
          <w:p w14:paraId="5232368B" w14:textId="36E63B6C" w:rsidR="00042A72" w:rsidRPr="009D28EA" w:rsidRDefault="00042A72"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Baby's UID: ________________</w:t>
            </w:r>
          </w:p>
        </w:tc>
      </w:tr>
      <w:tr w:rsidR="00863BE3" w:rsidRPr="00B42778" w14:paraId="1D15CF33" w14:textId="77777777" w:rsidTr="000F5505">
        <w:trPr>
          <w:gridAfter w:val="2"/>
          <w:wAfter w:w="36" w:type="dxa"/>
          <w:trHeight w:val="204"/>
        </w:trPr>
        <w:tc>
          <w:tcPr>
            <w:tcW w:w="5440" w:type="dxa"/>
            <w:gridSpan w:val="6"/>
            <w:vMerge w:val="restart"/>
            <w:vAlign w:val="center"/>
          </w:tcPr>
          <w:p w14:paraId="5F3A2575" w14:textId="0185B246" w:rsidR="00B650C8" w:rsidRPr="009D28EA" w:rsidRDefault="00553213"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Mobile no.</w:t>
            </w:r>
            <w:r w:rsidR="00B650C8" w:rsidRPr="009D28EA">
              <w:rPr>
                <w:rFonts w:ascii="Times New Roman" w:hAnsi="Times New Roman" w:cs="Times New Roman"/>
                <w:sz w:val="20"/>
                <w:szCs w:val="20"/>
                <w:lang w:val="en-US"/>
              </w:rPr>
              <w:t xml:space="preserve">: ____________(M); __________(H) </w:t>
            </w:r>
            <w:r w:rsidR="00153D48" w:rsidRPr="009D7312">
              <w:rPr>
                <w:rFonts w:ascii="Arial Narrow" w:hAnsi="Arial Narrow" w:cs="Times New Roman"/>
                <w:i/>
                <w:iCs/>
                <w:lang w:val="en-US"/>
              </w:rPr>
              <w:t>(auto filled in app)</w:t>
            </w:r>
          </w:p>
        </w:tc>
        <w:tc>
          <w:tcPr>
            <w:tcW w:w="5324" w:type="dxa"/>
            <w:gridSpan w:val="10"/>
            <w:vAlign w:val="center"/>
          </w:tcPr>
          <w:p w14:paraId="54BBF5CF" w14:textId="24315160" w:rsidR="00B650C8" w:rsidRPr="009D28EA" w:rsidRDefault="00B650C8"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 xml:space="preserve">Baby's Admission No: ____________ </w:t>
            </w:r>
            <w:r w:rsidR="001B51ED" w:rsidRPr="00864B16">
              <w:rPr>
                <w:rStyle w:val="CommentReference"/>
                <w:rFonts w:cs="Mangal"/>
                <w:sz w:val="20"/>
                <w:szCs w:val="20"/>
              </w:rPr>
              <w:commentReference w:id="16"/>
            </w:r>
          </w:p>
        </w:tc>
      </w:tr>
      <w:tr w:rsidR="00863BE3" w:rsidRPr="00B42778" w14:paraId="5B72C8FE" w14:textId="77777777" w:rsidTr="000F5505">
        <w:trPr>
          <w:gridAfter w:val="2"/>
          <w:wAfter w:w="36" w:type="dxa"/>
          <w:trHeight w:val="204"/>
        </w:trPr>
        <w:tc>
          <w:tcPr>
            <w:tcW w:w="5440" w:type="dxa"/>
            <w:gridSpan w:val="6"/>
            <w:vMerge/>
            <w:vAlign w:val="center"/>
          </w:tcPr>
          <w:p w14:paraId="77CC39D0" w14:textId="5C419880" w:rsidR="00B650C8" w:rsidRPr="00864B16" w:rsidRDefault="00B650C8" w:rsidP="00451F42">
            <w:pPr>
              <w:spacing w:before="15" w:after="15"/>
              <w:rPr>
                <w:rFonts w:ascii="Times New Roman" w:hAnsi="Times New Roman" w:cs="Times New Roman"/>
                <w:sz w:val="20"/>
                <w:szCs w:val="20"/>
                <w:lang w:val="en-US"/>
              </w:rPr>
            </w:pPr>
          </w:p>
        </w:tc>
        <w:tc>
          <w:tcPr>
            <w:tcW w:w="5324" w:type="dxa"/>
            <w:gridSpan w:val="10"/>
          </w:tcPr>
          <w:p w14:paraId="70D2DCDE" w14:textId="153A88F2" w:rsidR="00B650C8" w:rsidRPr="009D28EA" w:rsidRDefault="00B650C8"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 xml:space="preserve">Baby’s Annual Number </w:t>
            </w:r>
            <w:commentRangeStart w:id="18"/>
            <w:r w:rsidRPr="009D28EA">
              <w:rPr>
                <w:rFonts w:ascii="Times New Roman" w:hAnsi="Times New Roman" w:cs="Times New Roman"/>
                <w:sz w:val="20"/>
                <w:szCs w:val="20"/>
                <w:lang w:val="en-US"/>
              </w:rPr>
              <w:t>(</w:t>
            </w:r>
            <w:proofErr w:type="spellStart"/>
            <w:r w:rsidRPr="009D28EA">
              <w:rPr>
                <w:rFonts w:ascii="Times New Roman" w:hAnsi="Times New Roman" w:cs="Times New Roman"/>
                <w:sz w:val="20"/>
                <w:szCs w:val="20"/>
                <w:lang w:val="en-US"/>
              </w:rPr>
              <w:t>REDCap</w:t>
            </w:r>
            <w:proofErr w:type="spellEnd"/>
            <w:r w:rsidRPr="009D28EA">
              <w:rPr>
                <w:rFonts w:ascii="Times New Roman" w:hAnsi="Times New Roman" w:cs="Times New Roman"/>
                <w:sz w:val="20"/>
                <w:szCs w:val="20"/>
                <w:lang w:val="en-US"/>
              </w:rPr>
              <w:t>)</w:t>
            </w:r>
            <w:commentRangeEnd w:id="18"/>
            <w:r w:rsidR="001D6204" w:rsidRPr="00864B16">
              <w:rPr>
                <w:rStyle w:val="CommentReference"/>
                <w:rFonts w:cs="Mangal"/>
                <w:sz w:val="20"/>
                <w:szCs w:val="20"/>
              </w:rPr>
              <w:commentReference w:id="18"/>
            </w:r>
            <w:r w:rsidRPr="009D28EA">
              <w:rPr>
                <w:rFonts w:ascii="Times New Roman" w:hAnsi="Times New Roman" w:cs="Times New Roman"/>
                <w:sz w:val="20"/>
                <w:szCs w:val="20"/>
                <w:lang w:val="en-US"/>
              </w:rPr>
              <w:t xml:space="preserve">: ________  </w:t>
            </w:r>
            <w:r w:rsidR="00EA78E7" w:rsidRPr="00864B16">
              <w:rPr>
                <w:rStyle w:val="CommentReference"/>
                <w:rFonts w:cs="Mangal"/>
                <w:sz w:val="20"/>
                <w:szCs w:val="20"/>
              </w:rPr>
              <w:commentReference w:id="19"/>
            </w:r>
          </w:p>
        </w:tc>
      </w:tr>
      <w:tr w:rsidR="00863BE3" w:rsidRPr="00B42778" w14:paraId="525D42CE" w14:textId="77777777" w:rsidTr="000F5505">
        <w:trPr>
          <w:gridAfter w:val="2"/>
          <w:wAfter w:w="36" w:type="dxa"/>
          <w:trHeight w:val="313"/>
        </w:trPr>
        <w:tc>
          <w:tcPr>
            <w:tcW w:w="10764" w:type="dxa"/>
            <w:gridSpan w:val="16"/>
            <w:shd w:val="clear" w:color="auto" w:fill="D9E2F3"/>
            <w:vAlign w:val="center"/>
          </w:tcPr>
          <w:p w14:paraId="54037683" w14:textId="6F57A412" w:rsidR="00451F42" w:rsidRPr="00864B16" w:rsidRDefault="009D28EA" w:rsidP="00451F42">
            <w:pPr>
              <w:spacing w:before="40" w:after="40"/>
              <w:jc w:val="center"/>
              <w:rPr>
                <w:rFonts w:ascii="Times New Roman" w:hAnsi="Times New Roman" w:cs="Times New Roman"/>
                <w:sz w:val="20"/>
                <w:szCs w:val="20"/>
                <w:lang w:val="en-US"/>
              </w:rPr>
            </w:pPr>
            <w:r>
              <w:rPr>
                <w:rFonts w:ascii="Times New Roman" w:hAnsi="Times New Roman" w:cs="Times New Roman"/>
                <w:b/>
                <w:bCs/>
                <w:sz w:val="20"/>
                <w:szCs w:val="20"/>
                <w:lang w:val="en-US"/>
              </w:rPr>
              <w:t xml:space="preserve">B2. </w:t>
            </w:r>
            <w:r w:rsidR="00451F42" w:rsidRPr="00864B16">
              <w:rPr>
                <w:rFonts w:ascii="Times New Roman" w:hAnsi="Times New Roman" w:cs="Times New Roman"/>
                <w:b/>
                <w:bCs/>
                <w:sz w:val="20"/>
                <w:szCs w:val="20"/>
                <w:lang w:val="en-US"/>
              </w:rPr>
              <w:t>BIRTH DETAILS</w:t>
            </w:r>
          </w:p>
        </w:tc>
      </w:tr>
      <w:tr w:rsidR="00863BE3" w:rsidRPr="00B42778" w14:paraId="0D6F5C1E" w14:textId="77777777" w:rsidTr="006A072C">
        <w:trPr>
          <w:gridAfter w:val="2"/>
          <w:wAfter w:w="36" w:type="dxa"/>
          <w:trHeight w:val="245"/>
        </w:trPr>
        <w:tc>
          <w:tcPr>
            <w:tcW w:w="3768" w:type="dxa"/>
            <w:gridSpan w:val="4"/>
            <w:vAlign w:val="center"/>
          </w:tcPr>
          <w:p w14:paraId="60922EE9" w14:textId="33FBADC5" w:rsidR="00A21C1E" w:rsidRPr="009D28EA" w:rsidRDefault="00A21C1E"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 xml:space="preserve">Date of birth </w:t>
            </w:r>
            <w:r w:rsidRPr="009D7312">
              <w:rPr>
                <w:rFonts w:ascii="Times New Roman" w:hAnsi="Times New Roman" w:cs="Times New Roman"/>
                <w:lang w:val="en-US"/>
              </w:rPr>
              <w:t>(DD/MM/YY)</w:t>
            </w:r>
            <w:r w:rsidRPr="009D28EA">
              <w:rPr>
                <w:rFonts w:ascii="Times New Roman" w:hAnsi="Times New Roman" w:cs="Times New Roman"/>
                <w:sz w:val="20"/>
                <w:szCs w:val="20"/>
                <w:lang w:val="en-US"/>
              </w:rPr>
              <w:t>: __: __: ___</w:t>
            </w:r>
          </w:p>
        </w:tc>
        <w:tc>
          <w:tcPr>
            <w:tcW w:w="3068" w:type="dxa"/>
            <w:gridSpan w:val="7"/>
            <w:vAlign w:val="center"/>
          </w:tcPr>
          <w:p w14:paraId="2881932E" w14:textId="48B56FB3" w:rsidR="00A21C1E" w:rsidRPr="009D28EA" w:rsidRDefault="00A21C1E"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 xml:space="preserve">Time </w:t>
            </w:r>
            <w:r w:rsidRPr="009D7312">
              <w:rPr>
                <w:rFonts w:ascii="Times New Roman" w:hAnsi="Times New Roman" w:cs="Times New Roman"/>
                <w:lang w:val="en-US"/>
              </w:rPr>
              <w:t>(HH:MM)</w:t>
            </w:r>
            <w:r w:rsidRPr="009D28EA">
              <w:rPr>
                <w:rFonts w:ascii="Times New Roman" w:hAnsi="Times New Roman" w:cs="Times New Roman"/>
                <w:sz w:val="20"/>
                <w:szCs w:val="20"/>
                <w:lang w:val="en-US"/>
              </w:rPr>
              <w:t>: __:__</w:t>
            </w:r>
            <w:ins w:id="20" w:author="Mannat Guliani" w:date="2026-06-12T12:31:00Z">
              <w:r w:rsidR="00B56A67">
                <w:rPr>
                  <w:rFonts w:ascii="Times New Roman" w:hAnsi="Times New Roman" w:cs="Times New Roman"/>
                  <w:sz w:val="20"/>
                  <w:szCs w:val="20"/>
                  <w:lang w:val="en-US"/>
                </w:rPr>
                <w:t>_</w:t>
              </w:r>
            </w:ins>
            <w:r w:rsidRPr="009D28EA">
              <w:rPr>
                <w:rFonts w:ascii="Times New Roman" w:hAnsi="Times New Roman" w:cs="Times New Roman"/>
                <w:sz w:val="20"/>
                <w:szCs w:val="20"/>
                <w:lang w:val="en-US"/>
              </w:rPr>
              <w:t xml:space="preserve"> </w:t>
            </w:r>
            <w:ins w:id="21" w:author="Mannat Guliani" w:date="2026-06-12T11:26:00Z">
              <w:r w:rsidR="003E40DA">
                <w:rPr>
                  <w:rFonts w:ascii="Times New Roman" w:hAnsi="Times New Roman" w:cs="Times New Roman"/>
                  <w:sz w:val="20"/>
                  <w:szCs w:val="20"/>
                  <w:lang w:val="en-US"/>
                </w:rPr>
                <w:t>AM/PM</w:t>
              </w:r>
            </w:ins>
          </w:p>
        </w:tc>
        <w:tc>
          <w:tcPr>
            <w:tcW w:w="3928" w:type="dxa"/>
            <w:gridSpan w:val="5"/>
            <w:vAlign w:val="center"/>
          </w:tcPr>
          <w:p w14:paraId="0DF81F09" w14:textId="00A3C10B" w:rsidR="00A21C1E" w:rsidRPr="009D28EA" w:rsidRDefault="00A21C1E"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 xml:space="preserve">Gender: </w:t>
            </w:r>
            <w:r w:rsidRPr="009D28EA">
              <w:rPr>
                <w:rFonts w:ascii="Segoe UI Symbol" w:hAnsi="Segoe UI Symbol" w:cs="Segoe UI Symbol"/>
                <w:sz w:val="20"/>
                <w:szCs w:val="20"/>
                <w:lang w:val="en-US"/>
              </w:rPr>
              <w:t>☐</w:t>
            </w:r>
            <w:r w:rsidRPr="009D28EA">
              <w:rPr>
                <w:rFonts w:ascii="Times New Roman" w:hAnsi="Times New Roman" w:cs="Times New Roman"/>
                <w:sz w:val="20"/>
                <w:szCs w:val="20"/>
                <w:lang w:val="en-US"/>
              </w:rPr>
              <w:t xml:space="preserve"> Female </w:t>
            </w:r>
            <w:r w:rsidRPr="009D28EA">
              <w:rPr>
                <w:rFonts w:ascii="Segoe UI Symbol" w:hAnsi="Segoe UI Symbol" w:cs="Segoe UI Symbol"/>
                <w:sz w:val="20"/>
                <w:szCs w:val="20"/>
                <w:lang w:val="en-US"/>
              </w:rPr>
              <w:t>☐</w:t>
            </w:r>
            <w:r w:rsidRPr="009D28EA">
              <w:rPr>
                <w:rFonts w:ascii="Times New Roman" w:hAnsi="Times New Roman" w:cs="Times New Roman"/>
                <w:sz w:val="20"/>
                <w:szCs w:val="20"/>
                <w:lang w:val="en-US"/>
              </w:rPr>
              <w:t xml:space="preserve"> Male </w:t>
            </w:r>
            <w:r w:rsidRPr="009D28EA">
              <w:rPr>
                <w:rFonts w:ascii="Segoe UI Symbol" w:hAnsi="Segoe UI Symbol" w:cs="Segoe UI Symbol"/>
                <w:sz w:val="20"/>
                <w:szCs w:val="20"/>
                <w:lang w:val="en-US"/>
              </w:rPr>
              <w:t>☐</w:t>
            </w:r>
            <w:r w:rsidRPr="009D28EA">
              <w:rPr>
                <w:rFonts w:ascii="Times New Roman" w:hAnsi="Times New Roman" w:cs="Times New Roman"/>
                <w:sz w:val="20"/>
                <w:szCs w:val="20"/>
                <w:lang w:val="en-US"/>
              </w:rPr>
              <w:t xml:space="preserve"> Ambiguous</w:t>
            </w:r>
          </w:p>
        </w:tc>
      </w:tr>
      <w:tr w:rsidR="00A6594A" w:rsidRPr="00B42778" w14:paraId="1A0B31C8" w14:textId="77777777" w:rsidTr="000F5505">
        <w:trPr>
          <w:gridAfter w:val="2"/>
          <w:wAfter w:w="36" w:type="dxa"/>
          <w:trHeight w:val="245"/>
        </w:trPr>
        <w:tc>
          <w:tcPr>
            <w:tcW w:w="5440" w:type="dxa"/>
            <w:gridSpan w:val="6"/>
            <w:vAlign w:val="center"/>
          </w:tcPr>
          <w:p w14:paraId="16E9082B" w14:textId="5DFFEDD1" w:rsidR="00A6594A" w:rsidRPr="009D28EA" w:rsidRDefault="00A6594A"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Gestation</w:t>
            </w:r>
            <w:ins w:id="22" w:author="Mannat Guliani" w:date="2026-06-11T13:30:00Z">
              <w:r w:rsidR="0038167A">
                <w:rPr>
                  <w:rFonts w:ascii="Times New Roman" w:hAnsi="Times New Roman" w:cs="Times New Roman"/>
                  <w:sz w:val="20"/>
                  <w:szCs w:val="20"/>
                  <w:lang w:val="en-US"/>
                </w:rPr>
                <w:t xml:space="preserve"> at screening</w:t>
              </w:r>
            </w:ins>
            <w:r w:rsidRPr="009D28EA">
              <w:rPr>
                <w:rFonts w:ascii="Times New Roman" w:hAnsi="Times New Roman" w:cs="Times New Roman"/>
                <w:sz w:val="20"/>
                <w:szCs w:val="20"/>
                <w:lang w:val="en-US"/>
              </w:rPr>
              <w:t xml:space="preserve">: ____ </w:t>
            </w:r>
            <w:proofErr w:type="spellStart"/>
            <w:r w:rsidRPr="009D28EA">
              <w:rPr>
                <w:rFonts w:ascii="Times New Roman" w:hAnsi="Times New Roman" w:cs="Times New Roman"/>
                <w:sz w:val="20"/>
                <w:szCs w:val="20"/>
                <w:lang w:val="en-US"/>
              </w:rPr>
              <w:t>wks</w:t>
            </w:r>
            <w:proofErr w:type="spellEnd"/>
            <w:r w:rsidRPr="009D28EA">
              <w:rPr>
                <w:rFonts w:ascii="Times New Roman" w:hAnsi="Times New Roman" w:cs="Times New Roman"/>
                <w:sz w:val="20"/>
                <w:szCs w:val="20"/>
                <w:lang w:val="en-US"/>
              </w:rPr>
              <w:t xml:space="preserve"> ____ days </w:t>
            </w:r>
            <w:r w:rsidRPr="009D7312">
              <w:rPr>
                <w:rFonts w:ascii="Arial Narrow" w:hAnsi="Arial Narrow" w:cs="Times New Roman"/>
                <w:i/>
                <w:iCs/>
                <w:lang w:val="en-US"/>
              </w:rPr>
              <w:t>(auto filled in app)</w:t>
            </w:r>
          </w:p>
        </w:tc>
        <w:tc>
          <w:tcPr>
            <w:tcW w:w="5324" w:type="dxa"/>
            <w:gridSpan w:val="10"/>
            <w:vAlign w:val="center"/>
          </w:tcPr>
          <w:p w14:paraId="4786D0F5" w14:textId="7E4261CA" w:rsidR="00A6594A" w:rsidRPr="009D28EA" w:rsidRDefault="00A6594A"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Gestation</w:t>
            </w:r>
            <w:ins w:id="23" w:author="Mannat Guliani" w:date="2026-06-11T13:30:00Z">
              <w:r w:rsidR="0038167A">
                <w:rPr>
                  <w:rFonts w:ascii="Times New Roman" w:hAnsi="Times New Roman" w:cs="Times New Roman"/>
                  <w:sz w:val="20"/>
                  <w:szCs w:val="20"/>
                  <w:lang w:val="en-US"/>
                </w:rPr>
                <w:t xml:space="preserve"> at randomization</w:t>
              </w:r>
            </w:ins>
            <w:r w:rsidRPr="009D28EA">
              <w:rPr>
                <w:rFonts w:ascii="Times New Roman" w:hAnsi="Times New Roman" w:cs="Times New Roman"/>
                <w:sz w:val="20"/>
                <w:szCs w:val="20"/>
                <w:lang w:val="en-US"/>
              </w:rPr>
              <w:t xml:space="preserve">: ____ </w:t>
            </w:r>
            <w:proofErr w:type="spellStart"/>
            <w:r w:rsidRPr="009D28EA">
              <w:rPr>
                <w:rFonts w:ascii="Times New Roman" w:hAnsi="Times New Roman" w:cs="Times New Roman"/>
                <w:sz w:val="20"/>
                <w:szCs w:val="20"/>
                <w:lang w:val="en-US"/>
              </w:rPr>
              <w:t>wks</w:t>
            </w:r>
            <w:proofErr w:type="spellEnd"/>
            <w:r w:rsidRPr="009D28EA">
              <w:rPr>
                <w:rFonts w:ascii="Times New Roman" w:hAnsi="Times New Roman" w:cs="Times New Roman"/>
                <w:sz w:val="20"/>
                <w:szCs w:val="20"/>
                <w:lang w:val="en-US"/>
              </w:rPr>
              <w:t xml:space="preserve"> ____ days </w:t>
            </w:r>
            <w:r w:rsidRPr="009D7312">
              <w:rPr>
                <w:rFonts w:ascii="Arial Narrow" w:hAnsi="Arial Narrow" w:cs="Times New Roman"/>
                <w:i/>
                <w:iCs/>
                <w:lang w:val="en-US"/>
              </w:rPr>
              <w:t>(auto filled according to Form A and DOB )</w:t>
            </w:r>
          </w:p>
        </w:tc>
      </w:tr>
      <w:tr w:rsidR="00A6594A" w:rsidRPr="00B42778" w14:paraId="311204CB" w14:textId="77777777" w:rsidTr="006A072C">
        <w:trPr>
          <w:gridAfter w:val="2"/>
          <w:wAfter w:w="36" w:type="dxa"/>
          <w:trHeight w:val="245"/>
        </w:trPr>
        <w:tc>
          <w:tcPr>
            <w:tcW w:w="3146" w:type="dxa"/>
            <w:gridSpan w:val="2"/>
            <w:vAlign w:val="center"/>
          </w:tcPr>
          <w:p w14:paraId="66B621CE" w14:textId="4D9E18DA" w:rsidR="00A6594A" w:rsidRPr="009D28EA" w:rsidRDefault="00A6594A"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 xml:space="preserve">Birth Weight: ________ </w:t>
            </w:r>
            <w:proofErr w:type="spellStart"/>
            <w:r w:rsidRPr="009D28EA">
              <w:rPr>
                <w:rFonts w:ascii="Times New Roman" w:hAnsi="Times New Roman" w:cs="Times New Roman"/>
                <w:sz w:val="20"/>
                <w:szCs w:val="20"/>
                <w:lang w:val="en-US"/>
              </w:rPr>
              <w:t>gms</w:t>
            </w:r>
            <w:proofErr w:type="spellEnd"/>
          </w:p>
        </w:tc>
        <w:tc>
          <w:tcPr>
            <w:tcW w:w="3690" w:type="dxa"/>
            <w:gridSpan w:val="9"/>
            <w:vAlign w:val="center"/>
          </w:tcPr>
          <w:p w14:paraId="7487DCC4" w14:textId="0A11BD39" w:rsidR="00A6594A" w:rsidRPr="009D28EA" w:rsidRDefault="00A6594A" w:rsidP="00242F1B">
            <w:pPr>
              <w:pStyle w:val="ListParagraph"/>
              <w:numPr>
                <w:ilvl w:val="0"/>
                <w:numId w:val="12"/>
              </w:numPr>
              <w:spacing w:before="15" w:after="15"/>
              <w:rPr>
                <w:rFonts w:ascii="Times New Roman" w:hAnsi="Times New Roman" w:cs="Times New Roman"/>
                <w:sz w:val="20"/>
                <w:szCs w:val="20"/>
                <w:lang w:val="en-US"/>
              </w:rPr>
            </w:pPr>
            <w:r w:rsidRPr="006C2CDC">
              <w:rPr>
                <w:rFonts w:ascii="Times New Roman" w:hAnsi="Times New Roman" w:cs="Times New Roman"/>
                <w:sz w:val="20"/>
                <w:szCs w:val="20"/>
                <w:lang w:val="en-US"/>
              </w:rPr>
              <w:t>Intrauterine growth status: ____ centile</w:t>
            </w:r>
          </w:p>
        </w:tc>
        <w:tc>
          <w:tcPr>
            <w:tcW w:w="3928" w:type="dxa"/>
            <w:gridSpan w:val="5"/>
            <w:vAlign w:val="center"/>
          </w:tcPr>
          <w:p w14:paraId="1B2D39E0" w14:textId="1F0CA818" w:rsidR="00A6594A" w:rsidRPr="009D28EA" w:rsidRDefault="00A6594A"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 xml:space="preserve">Delivery: </w:t>
            </w:r>
            <w:r w:rsidRPr="009D28EA">
              <w:rPr>
                <w:rFonts w:ascii="Segoe UI Symbol" w:hAnsi="Segoe UI Symbol" w:cs="Segoe UI Symbol"/>
                <w:sz w:val="20"/>
                <w:szCs w:val="20"/>
                <w:lang w:val="en-US"/>
              </w:rPr>
              <w:t>☐</w:t>
            </w:r>
            <w:r w:rsidRPr="009D28EA">
              <w:rPr>
                <w:rFonts w:ascii="Times New Roman" w:hAnsi="Times New Roman" w:cs="Times New Roman"/>
                <w:sz w:val="20"/>
                <w:szCs w:val="20"/>
                <w:lang w:val="en-US"/>
              </w:rPr>
              <w:t xml:space="preserve"> Vaginal </w:t>
            </w:r>
            <w:r w:rsidRPr="009D28EA">
              <w:rPr>
                <w:rFonts w:ascii="Segoe UI Symbol" w:hAnsi="Segoe UI Symbol" w:cs="Segoe UI Symbol"/>
                <w:sz w:val="20"/>
                <w:szCs w:val="20"/>
                <w:lang w:val="en-US"/>
              </w:rPr>
              <w:t>☐</w:t>
            </w:r>
            <w:r w:rsidRPr="009D28EA">
              <w:rPr>
                <w:rFonts w:ascii="Times New Roman" w:hAnsi="Times New Roman" w:cs="Times New Roman"/>
                <w:sz w:val="20"/>
                <w:szCs w:val="20"/>
                <w:lang w:val="en-US"/>
              </w:rPr>
              <w:t xml:space="preserve"> LSCS </w:t>
            </w:r>
          </w:p>
        </w:tc>
      </w:tr>
      <w:tr w:rsidR="00846BAC" w:rsidRPr="00B42778" w14:paraId="02E20272" w14:textId="77777777" w:rsidTr="000F5505">
        <w:trPr>
          <w:gridAfter w:val="2"/>
          <w:wAfter w:w="36" w:type="dxa"/>
          <w:trHeight w:val="231"/>
        </w:trPr>
        <w:tc>
          <w:tcPr>
            <w:tcW w:w="6291" w:type="dxa"/>
            <w:gridSpan w:val="9"/>
            <w:vAlign w:val="center"/>
          </w:tcPr>
          <w:p w14:paraId="41BA7FF3" w14:textId="77777777" w:rsidR="00846BAC" w:rsidRPr="004D3EF9" w:rsidRDefault="00846BAC" w:rsidP="00242F1B">
            <w:pPr>
              <w:pStyle w:val="ListParagraph"/>
              <w:numPr>
                <w:ilvl w:val="0"/>
                <w:numId w:val="12"/>
              </w:numPr>
              <w:spacing w:before="15" w:after="15"/>
              <w:rPr>
                <w:rFonts w:ascii="Times New Roman" w:hAnsi="Times New Roman" w:cs="Times New Roman"/>
                <w:sz w:val="20"/>
                <w:szCs w:val="20"/>
                <w:lang w:val="en-US"/>
              </w:rPr>
            </w:pPr>
            <w:r w:rsidRPr="009D28EA">
              <w:rPr>
                <w:rFonts w:ascii="Times New Roman" w:hAnsi="Times New Roman" w:cs="Times New Roman"/>
                <w:sz w:val="20"/>
                <w:szCs w:val="20"/>
                <w:lang w:val="en-US"/>
              </w:rPr>
              <w:t xml:space="preserve">If Vaginal, type of vaginal delivery: </w:t>
            </w:r>
            <w:r w:rsidRPr="009D28EA">
              <w:rPr>
                <w:rFonts w:ascii="Segoe UI Symbol" w:hAnsi="Segoe UI Symbol" w:cs="Segoe UI Symbol"/>
                <w:sz w:val="20"/>
                <w:szCs w:val="20"/>
                <w:lang w:val="en-US"/>
              </w:rPr>
              <w:t>☐</w:t>
            </w:r>
            <w:r w:rsidRPr="009D28EA">
              <w:rPr>
                <w:rFonts w:ascii="Times New Roman" w:hAnsi="Times New Roman" w:cs="Times New Roman"/>
                <w:sz w:val="20"/>
                <w:szCs w:val="20"/>
                <w:lang w:val="en-US"/>
              </w:rPr>
              <w:t xml:space="preserve"> </w:t>
            </w:r>
            <w:proofErr w:type="spellStart"/>
            <w:r w:rsidRPr="009D28EA">
              <w:rPr>
                <w:rFonts w:ascii="Times New Roman" w:hAnsi="Times New Roman" w:cs="Times New Roman"/>
                <w:sz w:val="20"/>
                <w:szCs w:val="20"/>
                <w:lang w:val="en-US"/>
              </w:rPr>
              <w:t>Spont</w:t>
            </w:r>
            <w:proofErr w:type="spellEnd"/>
            <w:r w:rsidRPr="009D28EA">
              <w:rPr>
                <w:rFonts w:ascii="Times New Roman" w:hAnsi="Times New Roman" w:cs="Times New Roman"/>
                <w:sz w:val="20"/>
                <w:szCs w:val="20"/>
                <w:lang w:val="en-US"/>
              </w:rPr>
              <w:t xml:space="preserve">. </w:t>
            </w:r>
            <w:r w:rsidRPr="009D28EA">
              <w:rPr>
                <w:rFonts w:ascii="Segoe UI Symbol" w:hAnsi="Segoe UI Symbol" w:cs="Segoe UI Symbol"/>
                <w:sz w:val="20"/>
                <w:szCs w:val="20"/>
                <w:lang w:val="en-US"/>
              </w:rPr>
              <w:t>☐</w:t>
            </w:r>
            <w:r w:rsidRPr="009D28EA">
              <w:rPr>
                <w:rFonts w:ascii="Times New Roman" w:hAnsi="Times New Roman" w:cs="Times New Roman"/>
                <w:sz w:val="20"/>
                <w:szCs w:val="20"/>
                <w:lang w:val="en-US"/>
              </w:rPr>
              <w:t xml:space="preserve"> Augmented </w:t>
            </w:r>
            <w:r w:rsidRPr="009D28EA">
              <w:rPr>
                <w:rFonts w:ascii="Segoe UI Symbol" w:hAnsi="Segoe UI Symbol" w:cs="Segoe UI Symbol"/>
                <w:sz w:val="20"/>
                <w:szCs w:val="20"/>
                <w:lang w:val="en-US"/>
              </w:rPr>
              <w:t>☐</w:t>
            </w:r>
            <w:r w:rsidRPr="009D28EA">
              <w:rPr>
                <w:rFonts w:ascii="Times New Roman" w:hAnsi="Times New Roman" w:cs="Times New Roman"/>
                <w:sz w:val="20"/>
                <w:szCs w:val="20"/>
                <w:lang w:val="en-US"/>
              </w:rPr>
              <w:t xml:space="preserve"> Induced </w:t>
            </w:r>
          </w:p>
        </w:tc>
        <w:tc>
          <w:tcPr>
            <w:tcW w:w="4473" w:type="dxa"/>
            <w:gridSpan w:val="7"/>
            <w:vAlign w:val="center"/>
          </w:tcPr>
          <w:p w14:paraId="5426BFEC" w14:textId="027F44F3" w:rsidR="00846BAC" w:rsidRPr="004D3EF9" w:rsidRDefault="00846BAC"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If LSCS, type: </w:t>
            </w:r>
            <w:r w:rsidRPr="004D3EF9">
              <w:rPr>
                <w:rFonts w:ascii="Segoe UI Symbol" w:hAnsi="Segoe UI Symbol" w:cs="Segoe UI Symbol"/>
                <w:sz w:val="20"/>
                <w:szCs w:val="20"/>
                <w:lang w:val="en-US"/>
              </w:rPr>
              <w:t xml:space="preserve">☐ </w:t>
            </w:r>
            <w:r w:rsidRPr="004D3EF9">
              <w:rPr>
                <w:rFonts w:ascii="Times New Roman" w:hAnsi="Times New Roman" w:cs="Times New Roman"/>
                <w:sz w:val="20"/>
                <w:szCs w:val="20"/>
                <w:lang w:val="en-US"/>
              </w:rPr>
              <w:t>Emergency</w:t>
            </w:r>
            <w:r w:rsidRPr="004D3EF9">
              <w:rPr>
                <w:rFonts w:ascii="Segoe UI Symbol" w:hAnsi="Segoe UI Symbol" w:cs="Segoe UI Symbol"/>
                <w:sz w:val="20"/>
                <w:szCs w:val="20"/>
                <w:lang w:val="en-US"/>
              </w:rPr>
              <w:t xml:space="preserve"> ☐ </w:t>
            </w:r>
            <w:r w:rsidRPr="004D3EF9">
              <w:rPr>
                <w:rFonts w:ascii="Times New Roman" w:hAnsi="Times New Roman" w:cs="Times New Roman"/>
                <w:sz w:val="20"/>
                <w:szCs w:val="20"/>
                <w:lang w:val="en-US"/>
              </w:rPr>
              <w:t>Elective</w:t>
            </w:r>
          </w:p>
        </w:tc>
      </w:tr>
      <w:tr w:rsidR="00A6594A" w:rsidRPr="00B42778" w14:paraId="39B9CEB3" w14:textId="77777777" w:rsidTr="000F5505">
        <w:trPr>
          <w:gridAfter w:val="2"/>
          <w:wAfter w:w="36" w:type="dxa"/>
          <w:trHeight w:val="231"/>
        </w:trPr>
        <w:tc>
          <w:tcPr>
            <w:tcW w:w="10764" w:type="dxa"/>
            <w:gridSpan w:val="16"/>
            <w:vAlign w:val="center"/>
          </w:tcPr>
          <w:p w14:paraId="5A52E8CC" w14:textId="6320C5F9" w:rsidR="00A6594A" w:rsidRPr="004D3EF9" w:rsidRDefault="00A6594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Indication: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w:t>
            </w:r>
            <w:proofErr w:type="spellStart"/>
            <w:r w:rsidRPr="004D3EF9">
              <w:rPr>
                <w:rFonts w:ascii="Times New Roman" w:hAnsi="Times New Roman" w:cs="Times New Roman"/>
                <w:sz w:val="20"/>
                <w:szCs w:val="20"/>
                <w:lang w:val="en-US"/>
              </w:rPr>
              <w:t>pPROM</w:t>
            </w:r>
            <w:proofErr w:type="spellEnd"/>
            <w:r w:rsidRPr="004D3EF9">
              <w:rPr>
                <w:rFonts w:ascii="Times New Roman" w:hAnsi="Times New Roman" w:cs="Times New Roman"/>
                <w:sz w:val="20"/>
                <w:szCs w:val="20"/>
                <w:lang w:val="en-US"/>
              </w:rPr>
              <w:t xml:space="preserve">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PTL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Absent/Reversed EDF ________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Fetal indication __________</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Obstetric indication __________</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Other: ____________ </w:t>
            </w:r>
            <w:r w:rsidRPr="009D7312">
              <w:rPr>
                <w:rFonts w:ascii="Times New Roman" w:hAnsi="Times New Roman" w:cs="Times New Roman"/>
                <w:i/>
                <w:iCs/>
                <w:lang w:val="en-US"/>
              </w:rPr>
              <w:t>(</w:t>
            </w:r>
            <w:r w:rsidRPr="009D7312">
              <w:rPr>
                <w:rFonts w:ascii="Times New Roman" w:hAnsi="Times New Roman" w:cs="Times New Roman"/>
                <w:i/>
                <w:iCs/>
              </w:rPr>
              <w:t>Select all that apply)</w:t>
            </w:r>
          </w:p>
        </w:tc>
      </w:tr>
      <w:tr w:rsidR="00863BE3" w:rsidRPr="00B42778" w14:paraId="7F981FBD" w14:textId="77777777" w:rsidTr="000F5505">
        <w:trPr>
          <w:gridAfter w:val="2"/>
          <w:wAfter w:w="36" w:type="dxa"/>
          <w:trHeight w:val="313"/>
        </w:trPr>
        <w:tc>
          <w:tcPr>
            <w:tcW w:w="10764" w:type="dxa"/>
            <w:gridSpan w:val="16"/>
            <w:shd w:val="clear" w:color="auto" w:fill="D9E2F3"/>
            <w:vAlign w:val="center"/>
          </w:tcPr>
          <w:p w14:paraId="57777168" w14:textId="308266B7" w:rsidR="00A21C1E" w:rsidRPr="00864B16" w:rsidRDefault="009D28EA" w:rsidP="00A21C1E">
            <w:pPr>
              <w:spacing w:before="40" w:after="40"/>
              <w:jc w:val="center"/>
              <w:rPr>
                <w:rFonts w:ascii="Times New Roman" w:hAnsi="Times New Roman" w:cs="Times New Roman"/>
                <w:sz w:val="20"/>
                <w:szCs w:val="20"/>
                <w:lang w:val="en-US"/>
              </w:rPr>
            </w:pPr>
            <w:r>
              <w:rPr>
                <w:rFonts w:ascii="Times New Roman" w:hAnsi="Times New Roman" w:cs="Times New Roman"/>
                <w:b/>
                <w:bCs/>
                <w:sz w:val="20"/>
                <w:szCs w:val="20"/>
                <w:lang w:val="en-US"/>
              </w:rPr>
              <w:t xml:space="preserve">B3. </w:t>
            </w:r>
            <w:r w:rsidR="00A21C1E" w:rsidRPr="00864B16">
              <w:rPr>
                <w:rFonts w:ascii="Times New Roman" w:hAnsi="Times New Roman" w:cs="Times New Roman"/>
                <w:b/>
                <w:bCs/>
                <w:sz w:val="20"/>
                <w:szCs w:val="20"/>
                <w:lang w:val="en-US"/>
              </w:rPr>
              <w:t>CONDITION AT BIRTH &amp; RANDOMIZATION</w:t>
            </w:r>
          </w:p>
        </w:tc>
      </w:tr>
      <w:tr w:rsidR="00DE379A" w:rsidRPr="00B42778" w14:paraId="37DB860A" w14:textId="77777777" w:rsidTr="000F5505">
        <w:trPr>
          <w:gridAfter w:val="2"/>
          <w:wAfter w:w="36" w:type="dxa"/>
          <w:trHeight w:val="231"/>
        </w:trPr>
        <w:tc>
          <w:tcPr>
            <w:tcW w:w="4122" w:type="dxa"/>
            <w:gridSpan w:val="5"/>
            <w:vAlign w:val="center"/>
          </w:tcPr>
          <w:p w14:paraId="78741182" w14:textId="083851BA"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Respiratory effort: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Absent/poor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Normal</w:t>
            </w:r>
          </w:p>
        </w:tc>
        <w:tc>
          <w:tcPr>
            <w:tcW w:w="4424" w:type="dxa"/>
            <w:gridSpan w:val="9"/>
            <w:vAlign w:val="center"/>
          </w:tcPr>
          <w:p w14:paraId="26AE6B41" w14:textId="23CFC452"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Muscle tone: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Limp/poor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Normal </w:t>
            </w:r>
          </w:p>
        </w:tc>
        <w:tc>
          <w:tcPr>
            <w:tcW w:w="2218" w:type="dxa"/>
            <w:gridSpan w:val="2"/>
            <w:vAlign w:val="center"/>
          </w:tcPr>
          <w:p w14:paraId="679D1C77" w14:textId="170E0FCD"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HR&gt;100: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Yes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w:t>
            </w:r>
          </w:p>
        </w:tc>
      </w:tr>
      <w:tr w:rsidR="00DE379A" w:rsidRPr="00B42778" w14:paraId="74F2BFDD" w14:textId="77777777" w:rsidTr="000F5505">
        <w:trPr>
          <w:gridAfter w:val="2"/>
          <w:wAfter w:w="36" w:type="dxa"/>
          <w:trHeight w:val="231"/>
        </w:trPr>
        <w:tc>
          <w:tcPr>
            <w:tcW w:w="3588" w:type="dxa"/>
            <w:gridSpan w:val="3"/>
            <w:vAlign w:val="center"/>
          </w:tcPr>
          <w:p w14:paraId="1AEBD845" w14:textId="0605FC94"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Initial steps: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Required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Not required </w:t>
            </w:r>
          </w:p>
        </w:tc>
        <w:tc>
          <w:tcPr>
            <w:tcW w:w="7176" w:type="dxa"/>
            <w:gridSpan w:val="13"/>
            <w:vAlign w:val="center"/>
          </w:tcPr>
          <w:p w14:paraId="25A335A7" w14:textId="77C57696"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Resuscitation beyond initial steps: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Required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Not required, if Not required → End participation</w:t>
            </w:r>
          </w:p>
        </w:tc>
      </w:tr>
      <w:tr w:rsidR="00DE379A" w:rsidRPr="00B42778" w14:paraId="5B9F44CC" w14:textId="77777777" w:rsidTr="006A072C">
        <w:trPr>
          <w:gridAfter w:val="2"/>
          <w:wAfter w:w="36" w:type="dxa"/>
          <w:trHeight w:val="231"/>
        </w:trPr>
        <w:tc>
          <w:tcPr>
            <w:tcW w:w="3588" w:type="dxa"/>
            <w:gridSpan w:val="3"/>
            <w:vAlign w:val="center"/>
          </w:tcPr>
          <w:p w14:paraId="0293A188" w14:textId="51DA620C"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If  Required, Randomized: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Yes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w:t>
            </w:r>
          </w:p>
        </w:tc>
        <w:tc>
          <w:tcPr>
            <w:tcW w:w="1852" w:type="dxa"/>
            <w:gridSpan w:val="3"/>
            <w:vAlign w:val="center"/>
          </w:tcPr>
          <w:p w14:paraId="1A48EC09" w14:textId="2181858A"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Date : __/__/____</w:t>
            </w:r>
          </w:p>
        </w:tc>
        <w:tc>
          <w:tcPr>
            <w:tcW w:w="1396" w:type="dxa"/>
            <w:gridSpan w:val="5"/>
            <w:vAlign w:val="center"/>
          </w:tcPr>
          <w:p w14:paraId="54236BA3" w14:textId="5C4E5628"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Enrollment ID: ___________</w:t>
            </w:r>
          </w:p>
        </w:tc>
        <w:tc>
          <w:tcPr>
            <w:tcW w:w="3928" w:type="dxa"/>
            <w:gridSpan w:val="5"/>
            <w:vAlign w:val="center"/>
          </w:tcPr>
          <w:p w14:paraId="214A1730" w14:textId="4076349F" w:rsidR="00DE379A" w:rsidRPr="004D3EF9" w:rsidRDefault="007C234F"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Strata</w:t>
            </w:r>
            <w:r w:rsidR="00DE379A" w:rsidRPr="004D3EF9">
              <w:rPr>
                <w:rFonts w:ascii="Times New Roman" w:hAnsi="Times New Roman" w:cs="Times New Roman"/>
                <w:sz w:val="20"/>
                <w:szCs w:val="20"/>
                <w:lang w:val="en-US"/>
              </w:rPr>
              <w:t xml:space="preserve"> </w:t>
            </w:r>
            <w:r w:rsidR="00DE379A" w:rsidRPr="004D3EF9">
              <w:rPr>
                <w:rFonts w:ascii="Segoe UI Symbol" w:hAnsi="Segoe UI Symbol" w:cs="Segoe UI Symbol"/>
                <w:sz w:val="20"/>
                <w:szCs w:val="20"/>
                <w:lang w:val="en-US"/>
              </w:rPr>
              <w:t xml:space="preserve">☐ </w:t>
            </w:r>
            <w:r w:rsidR="00DE379A" w:rsidRPr="004D3EF9">
              <w:rPr>
                <w:rFonts w:ascii="Times New Roman" w:hAnsi="Times New Roman" w:cs="Times New Roman"/>
                <w:sz w:val="20"/>
                <w:szCs w:val="20"/>
                <w:lang w:val="en-US"/>
              </w:rPr>
              <w:t>&lt; 28 weeks</w:t>
            </w:r>
            <w:r w:rsidR="00DE379A" w:rsidRPr="004D3EF9">
              <w:rPr>
                <w:rFonts w:ascii="Segoe UI Symbol" w:hAnsi="Segoe UI Symbol" w:cs="Segoe UI Symbol"/>
                <w:sz w:val="20"/>
                <w:szCs w:val="20"/>
                <w:lang w:val="en-US"/>
              </w:rPr>
              <w:t xml:space="preserve"> ☐ </w:t>
            </w:r>
            <w:r w:rsidRPr="004D3EF9">
              <w:rPr>
                <w:rFonts w:ascii="Times New Roman" w:hAnsi="Times New Roman" w:cs="Times New Roman"/>
                <w:sz w:val="20"/>
                <w:szCs w:val="20"/>
                <w:lang w:val="en-US"/>
              </w:rPr>
              <w:t xml:space="preserve">≥ 28 – 31 </w:t>
            </w:r>
            <w:proofErr w:type="spellStart"/>
            <w:r w:rsidRPr="004D3EF9">
              <w:rPr>
                <w:rFonts w:ascii="Times New Roman" w:hAnsi="Times New Roman" w:cs="Times New Roman"/>
                <w:sz w:val="20"/>
                <w:szCs w:val="20"/>
                <w:lang w:val="en-US"/>
              </w:rPr>
              <w:t>w</w:t>
            </w:r>
            <w:r w:rsidR="00DE379A" w:rsidRPr="004D3EF9">
              <w:rPr>
                <w:rFonts w:ascii="Times New Roman" w:hAnsi="Times New Roman" w:cs="Times New Roman"/>
                <w:sz w:val="20"/>
                <w:szCs w:val="20"/>
                <w:lang w:val="en-US"/>
              </w:rPr>
              <w:t>ks</w:t>
            </w:r>
            <w:proofErr w:type="spellEnd"/>
          </w:p>
        </w:tc>
      </w:tr>
      <w:tr w:rsidR="00DE379A" w:rsidRPr="00B42778" w14:paraId="2ED14B2A" w14:textId="77777777" w:rsidTr="000F5505">
        <w:trPr>
          <w:gridAfter w:val="2"/>
          <w:wAfter w:w="36" w:type="dxa"/>
          <w:trHeight w:val="231"/>
        </w:trPr>
        <w:tc>
          <w:tcPr>
            <w:tcW w:w="10764" w:type="dxa"/>
            <w:gridSpan w:val="16"/>
            <w:vAlign w:val="center"/>
          </w:tcPr>
          <w:p w14:paraId="0DF15DBB" w14:textId="10DC0A51"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If not randomized, reason: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GA≥32w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Trial nurse could not reach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Non-trial location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Missed delivery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Multiple deliveries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Consent withdrawn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Other: ________ → Complete Form B</w:t>
            </w:r>
          </w:p>
        </w:tc>
      </w:tr>
      <w:tr w:rsidR="00DE379A" w:rsidRPr="00B42778" w14:paraId="01A3A260" w14:textId="77777777" w:rsidTr="000F5505">
        <w:trPr>
          <w:gridAfter w:val="2"/>
          <w:wAfter w:w="36" w:type="dxa"/>
          <w:trHeight w:val="313"/>
        </w:trPr>
        <w:tc>
          <w:tcPr>
            <w:tcW w:w="10764" w:type="dxa"/>
            <w:gridSpan w:val="16"/>
            <w:shd w:val="clear" w:color="auto" w:fill="D9E2F3"/>
            <w:vAlign w:val="center"/>
          </w:tcPr>
          <w:p w14:paraId="09891ED7" w14:textId="623DF05F" w:rsidR="00DE379A" w:rsidRPr="00864B16" w:rsidRDefault="009D28EA" w:rsidP="00DE379A">
            <w:pPr>
              <w:spacing w:before="40" w:after="40"/>
              <w:jc w:val="center"/>
              <w:rPr>
                <w:rFonts w:ascii="Times New Roman" w:hAnsi="Times New Roman" w:cs="Times New Roman"/>
                <w:sz w:val="20"/>
                <w:szCs w:val="20"/>
                <w:lang w:val="en-US"/>
              </w:rPr>
            </w:pPr>
            <w:r>
              <w:rPr>
                <w:rFonts w:ascii="Times New Roman" w:hAnsi="Times New Roman" w:cs="Times New Roman"/>
                <w:b/>
                <w:bCs/>
                <w:sz w:val="20"/>
                <w:szCs w:val="20"/>
                <w:lang w:val="en-US"/>
              </w:rPr>
              <w:t xml:space="preserve">B4. </w:t>
            </w:r>
            <w:r w:rsidR="00DE379A" w:rsidRPr="00864B16">
              <w:rPr>
                <w:rFonts w:ascii="Times New Roman" w:hAnsi="Times New Roman" w:cs="Times New Roman"/>
                <w:b/>
                <w:bCs/>
                <w:sz w:val="20"/>
                <w:szCs w:val="20"/>
                <w:lang w:val="en-US"/>
              </w:rPr>
              <w:t>RESUSCITATION DETAILS</w:t>
            </w:r>
          </w:p>
        </w:tc>
      </w:tr>
      <w:tr w:rsidR="00DE379A" w:rsidRPr="00B42778" w14:paraId="6CEAF9A7" w14:textId="77777777" w:rsidTr="000F5505">
        <w:trPr>
          <w:gridAfter w:val="2"/>
          <w:wAfter w:w="36" w:type="dxa"/>
          <w:trHeight w:val="898"/>
        </w:trPr>
        <w:tc>
          <w:tcPr>
            <w:tcW w:w="6386" w:type="dxa"/>
            <w:gridSpan w:val="10"/>
            <w:vAlign w:val="center"/>
          </w:tcPr>
          <w:p w14:paraId="52FF05E4" w14:textId="29D3BEAC"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PPV (Ventilation)</w:t>
            </w:r>
          </w:p>
          <w:p w14:paraId="6D2808E7" w14:textId="38B899FA" w:rsidR="00BA4C66" w:rsidRPr="00864B16" w:rsidRDefault="009D7312" w:rsidP="00DE379A">
            <w:pPr>
              <w:spacing w:before="15" w:after="15"/>
              <w:rPr>
                <w:rFonts w:ascii="Times New Roman" w:hAnsi="Times New Roman" w:cs="Times New Roman"/>
                <w:sz w:val="20"/>
                <w:szCs w:val="20"/>
                <w:lang w:val="en-US"/>
              </w:rPr>
            </w:pPr>
            <w:r>
              <w:rPr>
                <w:rFonts w:ascii="Times New Roman" w:hAnsi="Times New Roman" w:cs="Times New Roman"/>
                <w:sz w:val="20"/>
                <w:szCs w:val="20"/>
                <w:lang w:val="en-US"/>
              </w:rPr>
              <w:t xml:space="preserve">29a. </w:t>
            </w:r>
            <w:r w:rsidR="00BA4C66" w:rsidRPr="00864B16">
              <w:rPr>
                <w:rFonts w:ascii="Times New Roman" w:hAnsi="Times New Roman" w:cs="Times New Roman"/>
                <w:sz w:val="20"/>
                <w:szCs w:val="20"/>
                <w:lang w:val="en-US"/>
              </w:rPr>
              <w:t xml:space="preserve">If SIB: </w:t>
            </w:r>
            <w:r w:rsidR="00BA4C66" w:rsidRPr="00864B16">
              <w:rPr>
                <w:rFonts w:ascii="Segoe UI Symbol" w:hAnsi="Segoe UI Symbol" w:cs="Segoe UI Symbol"/>
                <w:sz w:val="20"/>
                <w:szCs w:val="20"/>
                <w:lang w:val="en-US"/>
              </w:rPr>
              <w:t xml:space="preserve">☐ </w:t>
            </w:r>
            <w:r w:rsidR="00BA4C66" w:rsidRPr="00864B16">
              <w:rPr>
                <w:rFonts w:ascii="Times New Roman" w:hAnsi="Times New Roman" w:cs="Times New Roman"/>
                <w:sz w:val="20"/>
                <w:szCs w:val="20"/>
                <w:lang w:val="en-US"/>
              </w:rPr>
              <w:t>With PEEP valve _____ cm H</w:t>
            </w:r>
            <w:r w:rsidR="00BA4C66" w:rsidRPr="00864B16">
              <w:rPr>
                <w:rFonts w:ascii="Times New Roman" w:hAnsi="Times New Roman" w:cs="Times New Roman"/>
                <w:sz w:val="20"/>
                <w:szCs w:val="20"/>
                <w:vertAlign w:val="subscript"/>
                <w:lang w:val="en-US"/>
              </w:rPr>
              <w:t>2</w:t>
            </w:r>
            <w:r w:rsidR="00BA4C66" w:rsidRPr="00864B16">
              <w:rPr>
                <w:rFonts w:ascii="Times New Roman" w:hAnsi="Times New Roman" w:cs="Times New Roman"/>
                <w:sz w:val="20"/>
                <w:szCs w:val="20"/>
                <w:lang w:val="en-US"/>
              </w:rPr>
              <w:t xml:space="preserve">O </w:t>
            </w:r>
            <w:r w:rsidR="00BA4C66" w:rsidRPr="00864B16">
              <w:rPr>
                <w:rFonts w:ascii="Segoe UI Symbol" w:hAnsi="Segoe UI Symbol" w:cs="Segoe UI Symbol"/>
                <w:sz w:val="20"/>
                <w:szCs w:val="20"/>
                <w:lang w:val="en-US"/>
              </w:rPr>
              <w:t xml:space="preserve">☐ </w:t>
            </w:r>
            <w:r w:rsidR="00BA4C66" w:rsidRPr="00864B16">
              <w:rPr>
                <w:rFonts w:ascii="Times New Roman" w:hAnsi="Times New Roman" w:cs="Times New Roman"/>
                <w:sz w:val="20"/>
                <w:szCs w:val="20"/>
                <w:lang w:val="en-US"/>
              </w:rPr>
              <w:t xml:space="preserve">Without PEEP valve </w:t>
            </w:r>
          </w:p>
          <w:p w14:paraId="5FBE543B" w14:textId="20F49398" w:rsidR="00DE379A" w:rsidRPr="00864B16" w:rsidRDefault="009D7312" w:rsidP="00DE379A">
            <w:pPr>
              <w:spacing w:before="15" w:after="15"/>
              <w:rPr>
                <w:rFonts w:ascii="Times New Roman" w:hAnsi="Times New Roman" w:cs="Times New Roman"/>
                <w:sz w:val="20"/>
                <w:szCs w:val="20"/>
                <w:lang w:val="en-US"/>
              </w:rPr>
            </w:pPr>
            <w:r>
              <w:rPr>
                <w:rFonts w:ascii="Times New Roman" w:hAnsi="Times New Roman" w:cs="Times New Roman"/>
                <w:sz w:val="20"/>
                <w:szCs w:val="20"/>
                <w:lang w:val="en-US"/>
              </w:rPr>
              <w:t xml:space="preserve">29b. </w:t>
            </w:r>
            <w:r w:rsidR="00BA4C66" w:rsidRPr="00864B16">
              <w:rPr>
                <w:rFonts w:ascii="Times New Roman" w:hAnsi="Times New Roman" w:cs="Times New Roman"/>
                <w:sz w:val="20"/>
                <w:szCs w:val="20"/>
                <w:lang w:val="en-US"/>
              </w:rPr>
              <w:t>If T-piece: PIP ____</w:t>
            </w:r>
            <w:r w:rsidR="00BA4C66" w:rsidRPr="00864B16">
              <w:rPr>
                <w:rFonts w:ascii="Times New Roman" w:hAnsi="Times New Roman" w:cs="Raavi" w:hint="cs"/>
                <w:sz w:val="20"/>
                <w:szCs w:val="20"/>
                <w:cs/>
                <w:lang w:val="en-US" w:bidi="pa-IN"/>
              </w:rPr>
              <w:t xml:space="preserve"> </w:t>
            </w:r>
            <w:r w:rsidR="00BA4C66" w:rsidRPr="00864B16">
              <w:rPr>
                <w:rFonts w:ascii="Times New Roman" w:hAnsi="Times New Roman" w:cs="Times New Roman"/>
                <w:sz w:val="20"/>
                <w:szCs w:val="20"/>
                <w:lang w:val="en-US"/>
              </w:rPr>
              <w:t>cm H</w:t>
            </w:r>
            <w:r w:rsidR="00BA4C66" w:rsidRPr="00864B16">
              <w:rPr>
                <w:rFonts w:ascii="Times New Roman" w:hAnsi="Times New Roman" w:cs="Times New Roman"/>
                <w:sz w:val="20"/>
                <w:szCs w:val="20"/>
                <w:vertAlign w:val="subscript"/>
                <w:lang w:val="en-US"/>
              </w:rPr>
              <w:t>2</w:t>
            </w:r>
            <w:r w:rsidR="00BA4C66" w:rsidRPr="00864B16">
              <w:rPr>
                <w:rFonts w:ascii="Times New Roman" w:hAnsi="Times New Roman" w:cs="Times New Roman"/>
                <w:sz w:val="20"/>
                <w:szCs w:val="20"/>
                <w:lang w:val="en-US"/>
              </w:rPr>
              <w:t>O, PEEP ____cm H</w:t>
            </w:r>
            <w:r w:rsidR="00BA4C66" w:rsidRPr="00864B16">
              <w:rPr>
                <w:rFonts w:ascii="Times New Roman" w:hAnsi="Times New Roman" w:cs="Times New Roman"/>
                <w:sz w:val="20"/>
                <w:szCs w:val="20"/>
                <w:vertAlign w:val="subscript"/>
                <w:lang w:val="en-US"/>
              </w:rPr>
              <w:t>2</w:t>
            </w:r>
            <w:r w:rsidR="00BA4C66" w:rsidRPr="00864B16">
              <w:rPr>
                <w:rFonts w:ascii="Times New Roman" w:hAnsi="Times New Roman" w:cs="Times New Roman"/>
                <w:sz w:val="20"/>
                <w:szCs w:val="20"/>
                <w:lang w:val="en-US"/>
              </w:rPr>
              <w:t>O, Flow rate _____ L/</w:t>
            </w:r>
            <w:proofErr w:type="spellStart"/>
            <w:r w:rsidR="00BA4C66" w:rsidRPr="00864B16">
              <w:rPr>
                <w:rFonts w:ascii="Times New Roman" w:hAnsi="Times New Roman" w:cs="Times New Roman"/>
                <w:sz w:val="20"/>
                <w:szCs w:val="20"/>
                <w:lang w:val="en-US"/>
              </w:rPr>
              <w:t>mt</w:t>
            </w:r>
            <w:proofErr w:type="spellEnd"/>
            <w:r w:rsidR="0063153F" w:rsidRPr="00864B16">
              <w:rPr>
                <w:rFonts w:ascii="Times New Roman" w:hAnsi="Times New Roman" w:cs="Times New Roman"/>
                <w:sz w:val="20"/>
                <w:szCs w:val="20"/>
                <w:lang w:val="en-US"/>
              </w:rPr>
              <w:t xml:space="preserve">  </w:t>
            </w:r>
          </w:p>
        </w:tc>
        <w:tc>
          <w:tcPr>
            <w:tcW w:w="2160" w:type="dxa"/>
            <w:gridSpan w:val="4"/>
            <w:vAlign w:val="center"/>
          </w:tcPr>
          <w:p w14:paraId="124B7D99" w14:textId="5572F888" w:rsidR="00DE379A" w:rsidRPr="004D3EF9" w:rsidRDefault="00BA4C66"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Interface: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Mask </w:t>
            </w:r>
            <w:r w:rsidRPr="004D3EF9">
              <w:rPr>
                <w:rFonts w:ascii="Segoe UI Symbol" w:hAnsi="Segoe UI Symbol" w:cs="Segoe UI Symbol"/>
                <w:sz w:val="20"/>
                <w:szCs w:val="20"/>
                <w:lang w:val="en-US"/>
              </w:rPr>
              <w:t xml:space="preserve">☐ </w:t>
            </w:r>
            <w:r w:rsidRPr="004D3EF9">
              <w:rPr>
                <w:rFonts w:ascii="Times New Roman" w:hAnsi="Times New Roman" w:cs="Times New Roman"/>
                <w:sz w:val="20"/>
                <w:szCs w:val="20"/>
                <w:lang w:val="en-US"/>
              </w:rPr>
              <w:t>LMA</w:t>
            </w:r>
            <w:r w:rsidR="002E374F" w:rsidRPr="004D3EF9">
              <w:rPr>
                <w:rFonts w:ascii="Times New Roman" w:hAnsi="Times New Roman" w:cs="Times New Roman"/>
                <w:sz w:val="20"/>
                <w:szCs w:val="20"/>
                <w:lang w:val="en-US"/>
              </w:rPr>
              <w:t xml:space="preserve"> </w:t>
            </w:r>
            <w:r w:rsidR="002E374F" w:rsidRPr="004D3EF9">
              <w:rPr>
                <w:rFonts w:ascii="Segoe UI Symbol" w:hAnsi="Segoe UI Symbol" w:cs="Segoe UI Symbol"/>
                <w:sz w:val="20"/>
                <w:szCs w:val="20"/>
                <w:lang w:val="en-US"/>
              </w:rPr>
              <w:t xml:space="preserve">☐ </w:t>
            </w:r>
            <w:r w:rsidR="002E374F" w:rsidRPr="004D3EF9">
              <w:rPr>
                <w:rFonts w:ascii="Times New Roman" w:hAnsi="Times New Roman" w:cs="Times New Roman"/>
                <w:sz w:val="20"/>
                <w:szCs w:val="20"/>
                <w:lang w:val="en-US"/>
              </w:rPr>
              <w:t xml:space="preserve">Mask + LMA </w:t>
            </w:r>
            <w:r w:rsidR="002E374F" w:rsidRPr="004D3EF9">
              <w:rPr>
                <w:rFonts w:ascii="Segoe UI Symbol" w:hAnsi="Segoe UI Symbol" w:cs="Segoe UI Symbol"/>
                <w:sz w:val="20"/>
                <w:szCs w:val="20"/>
                <w:lang w:val="en-US"/>
              </w:rPr>
              <w:t xml:space="preserve">☐ </w:t>
            </w:r>
            <w:r w:rsidR="002E374F" w:rsidRPr="004D3EF9">
              <w:rPr>
                <w:rFonts w:ascii="Times New Roman" w:hAnsi="Times New Roman" w:cs="Times New Roman"/>
                <w:sz w:val="20"/>
                <w:szCs w:val="20"/>
                <w:lang w:val="en-US"/>
              </w:rPr>
              <w:t>Endotracheal tube</w:t>
            </w:r>
          </w:p>
        </w:tc>
        <w:tc>
          <w:tcPr>
            <w:tcW w:w="2218" w:type="dxa"/>
            <w:gridSpan w:val="2"/>
            <w:vAlign w:val="center"/>
          </w:tcPr>
          <w:p w14:paraId="0DD8DE0E" w14:textId="46F7AB79"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Duration of PPV (Ventilation):______ sec</w:t>
            </w:r>
            <w:r w:rsidR="00AC7F7A" w:rsidRPr="004D3EF9">
              <w:rPr>
                <w:rFonts w:ascii="Times New Roman" w:hAnsi="Times New Roman" w:cs="Times New Roman"/>
                <w:sz w:val="20"/>
                <w:szCs w:val="20"/>
                <w:lang w:val="en-US"/>
              </w:rPr>
              <w:t xml:space="preserve"> </w:t>
            </w:r>
            <w:r w:rsidR="00AC7F7A" w:rsidRPr="009D7312">
              <w:rPr>
                <w:rFonts w:ascii="Arial Narrow" w:hAnsi="Arial Narrow" w:cs="Times New Roman"/>
                <w:i/>
                <w:iCs/>
                <w:lang w:val="en-US"/>
              </w:rPr>
              <w:t xml:space="preserve">(to be filled from </w:t>
            </w:r>
            <w:r w:rsidR="004F1EC8" w:rsidRPr="009D7312">
              <w:rPr>
                <w:rFonts w:ascii="Arial Narrow" w:hAnsi="Arial Narrow" w:cs="Times New Roman"/>
                <w:i/>
                <w:iCs/>
                <w:lang w:val="en-US"/>
              </w:rPr>
              <w:t>PORTAL</w:t>
            </w:r>
            <w:r w:rsidR="00AC7F7A" w:rsidRPr="009D7312">
              <w:rPr>
                <w:rFonts w:ascii="Arial Narrow" w:hAnsi="Arial Narrow" w:cs="Times New Roman"/>
                <w:i/>
                <w:iCs/>
                <w:lang w:val="en-US"/>
              </w:rPr>
              <w:t xml:space="preserve"> timer)</w:t>
            </w:r>
          </w:p>
        </w:tc>
      </w:tr>
      <w:tr w:rsidR="00DE379A" w:rsidRPr="00B42778" w14:paraId="61F5AE9A" w14:textId="77777777" w:rsidTr="000F5505">
        <w:trPr>
          <w:gridAfter w:val="2"/>
          <w:wAfter w:w="36" w:type="dxa"/>
          <w:trHeight w:val="204"/>
        </w:trPr>
        <w:tc>
          <w:tcPr>
            <w:tcW w:w="3588" w:type="dxa"/>
            <w:gridSpan w:val="3"/>
            <w:vAlign w:val="center"/>
          </w:tcPr>
          <w:p w14:paraId="300C5ACC" w14:textId="1062D75F"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Endotracheal intubation: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Yes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w:t>
            </w:r>
          </w:p>
        </w:tc>
        <w:tc>
          <w:tcPr>
            <w:tcW w:w="7176" w:type="dxa"/>
            <w:gridSpan w:val="13"/>
            <w:vAlign w:val="center"/>
          </w:tcPr>
          <w:p w14:paraId="139651D1" w14:textId="77777777" w:rsidR="00F45902"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Chest compressions: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Yes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 </w:t>
            </w:r>
          </w:p>
          <w:p w14:paraId="396D6BE6" w14:textId="08CD781A"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If yes, Duration of CC: ____ sec</w:t>
            </w:r>
            <w:r w:rsidR="00415884" w:rsidRPr="004D3EF9">
              <w:rPr>
                <w:rFonts w:ascii="Times New Roman" w:hAnsi="Times New Roman" w:cs="Times New Roman"/>
                <w:sz w:val="20"/>
                <w:szCs w:val="20"/>
                <w:lang w:val="en-US"/>
              </w:rPr>
              <w:t xml:space="preserve"> </w:t>
            </w:r>
            <w:r w:rsidR="00415884" w:rsidRPr="009D7312">
              <w:rPr>
                <w:rFonts w:ascii="Arial Narrow" w:hAnsi="Arial Narrow" w:cs="Times New Roman"/>
                <w:i/>
                <w:iCs/>
                <w:lang w:val="en-US"/>
              </w:rPr>
              <w:t xml:space="preserve">(to be filled from </w:t>
            </w:r>
            <w:r w:rsidR="004F1EC8" w:rsidRPr="009D7312">
              <w:rPr>
                <w:rFonts w:ascii="Arial Narrow" w:hAnsi="Arial Narrow" w:cs="Times New Roman"/>
                <w:i/>
                <w:iCs/>
                <w:lang w:val="en-US"/>
              </w:rPr>
              <w:t>PORTAL</w:t>
            </w:r>
            <w:r w:rsidR="00415884" w:rsidRPr="009D7312">
              <w:rPr>
                <w:rFonts w:ascii="Arial Narrow" w:hAnsi="Arial Narrow" w:cs="Times New Roman"/>
                <w:i/>
                <w:iCs/>
                <w:lang w:val="en-US"/>
              </w:rPr>
              <w:t xml:space="preserve"> timer)</w:t>
            </w:r>
          </w:p>
        </w:tc>
      </w:tr>
      <w:tr w:rsidR="00DE379A" w:rsidRPr="00B42778" w14:paraId="6CD26462" w14:textId="77777777" w:rsidTr="000F5505">
        <w:trPr>
          <w:gridAfter w:val="2"/>
          <w:wAfter w:w="36" w:type="dxa"/>
          <w:trHeight w:val="204"/>
        </w:trPr>
        <w:tc>
          <w:tcPr>
            <w:tcW w:w="5440" w:type="dxa"/>
            <w:gridSpan w:val="6"/>
            <w:vAlign w:val="center"/>
          </w:tcPr>
          <w:p w14:paraId="1D1DBF06" w14:textId="77777777" w:rsidR="00F45902"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Epinephrine: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Yes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 </w:t>
            </w:r>
            <w:r w:rsidR="007C234F" w:rsidRPr="004D3EF9">
              <w:rPr>
                <w:rFonts w:ascii="Times New Roman" w:hAnsi="Times New Roman" w:cs="Times New Roman"/>
                <w:sz w:val="20"/>
                <w:szCs w:val="20"/>
                <w:lang w:val="en-US"/>
              </w:rPr>
              <w:t xml:space="preserve"> </w:t>
            </w:r>
          </w:p>
          <w:p w14:paraId="4A29D7D7" w14:textId="77777777" w:rsidR="00F45902" w:rsidRDefault="007C234F"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If yes, Dilution: </w:t>
            </w:r>
            <w:r w:rsidRPr="004D3EF9">
              <w:rPr>
                <w:rFonts w:ascii="Segoe UI Symbol" w:hAnsi="Segoe UI Symbol" w:cs="Segoe UI Symbol"/>
                <w:sz w:val="20"/>
                <w:szCs w:val="20"/>
                <w:lang w:val="en-US"/>
              </w:rPr>
              <w:t xml:space="preserve">☐ </w:t>
            </w:r>
            <w:r w:rsidRPr="004D3EF9">
              <w:rPr>
                <w:rFonts w:ascii="Times New Roman" w:hAnsi="Times New Roman" w:cs="Times New Roman"/>
                <w:sz w:val="20"/>
                <w:szCs w:val="20"/>
                <w:lang w:val="en-US"/>
              </w:rPr>
              <w:t xml:space="preserve">1:10000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1:1000</w:t>
            </w:r>
          </w:p>
          <w:p w14:paraId="0B0A6486" w14:textId="424A241A" w:rsidR="00DE379A" w:rsidRPr="004D3EF9" w:rsidRDefault="0060297B"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Route: </w:t>
            </w:r>
            <w:r w:rsidRPr="004D3EF9">
              <w:rPr>
                <w:rFonts w:ascii="Segoe UI Symbol" w:hAnsi="Segoe UI Symbol" w:cs="Segoe UI Symbol"/>
                <w:sz w:val="20"/>
                <w:szCs w:val="20"/>
                <w:lang w:val="en-US"/>
              </w:rPr>
              <w:t>☐</w:t>
            </w:r>
            <w:r w:rsidR="004D3EF9">
              <w:rPr>
                <w:rFonts w:ascii="Segoe UI Symbol" w:hAnsi="Segoe UI Symbol" w:cs="Segoe UI Symbol"/>
                <w:sz w:val="20"/>
                <w:szCs w:val="20"/>
                <w:lang w:val="en-US"/>
              </w:rPr>
              <w:t xml:space="preserve"> </w:t>
            </w:r>
            <w:r w:rsidRPr="004D3EF9">
              <w:rPr>
                <w:rFonts w:ascii="Times New Roman" w:hAnsi="Times New Roman" w:cs="Times New Roman"/>
                <w:sz w:val="20"/>
                <w:szCs w:val="20"/>
                <w:lang w:val="en-US"/>
              </w:rPr>
              <w:t xml:space="preserve">Umbilical vein </w:t>
            </w:r>
            <w:r w:rsidRPr="004D3EF9">
              <w:rPr>
                <w:rFonts w:ascii="Segoe UI Symbol" w:hAnsi="Segoe UI Symbol" w:cs="Segoe UI Symbol"/>
                <w:sz w:val="20"/>
                <w:szCs w:val="20"/>
                <w:lang w:val="en-US"/>
              </w:rPr>
              <w:t xml:space="preserve">☐ </w:t>
            </w:r>
            <w:r w:rsidRPr="004D3EF9">
              <w:rPr>
                <w:rFonts w:ascii="Times New Roman" w:hAnsi="Times New Roman" w:cs="Times New Roman"/>
                <w:sz w:val="20"/>
                <w:szCs w:val="20"/>
                <w:lang w:val="en-US"/>
              </w:rPr>
              <w:t xml:space="preserve">Peripheral vein </w:t>
            </w:r>
            <w:r w:rsidRPr="004D3EF9">
              <w:rPr>
                <w:rFonts w:ascii="Segoe UI Symbol" w:hAnsi="Segoe UI Symbol" w:cs="Segoe UI Symbol"/>
                <w:sz w:val="20"/>
                <w:szCs w:val="20"/>
                <w:lang w:val="en-US"/>
              </w:rPr>
              <w:t xml:space="preserve">☐ </w:t>
            </w:r>
            <w:proofErr w:type="spellStart"/>
            <w:r w:rsidRPr="004D3EF9">
              <w:rPr>
                <w:rFonts w:ascii="Times New Roman" w:hAnsi="Times New Roman" w:cs="Times New Roman"/>
                <w:sz w:val="20"/>
                <w:szCs w:val="20"/>
                <w:lang w:val="en-US"/>
              </w:rPr>
              <w:t>Intratracheal</w:t>
            </w:r>
            <w:proofErr w:type="spellEnd"/>
          </w:p>
        </w:tc>
        <w:tc>
          <w:tcPr>
            <w:tcW w:w="5324" w:type="dxa"/>
            <w:gridSpan w:val="10"/>
            <w:vAlign w:val="center"/>
          </w:tcPr>
          <w:p w14:paraId="4D852143" w14:textId="77777777" w:rsidR="00F45902" w:rsidRPr="00F45902" w:rsidRDefault="00DE379A" w:rsidP="00242F1B">
            <w:pPr>
              <w:pStyle w:val="ListParagraph"/>
              <w:numPr>
                <w:ilvl w:val="0"/>
                <w:numId w:val="12"/>
              </w:numPr>
              <w:spacing w:before="15" w:after="15"/>
              <w:rPr>
                <w:rFonts w:ascii="Times New Roman" w:hAnsi="Times New Roman" w:cs="Raavi"/>
                <w:sz w:val="20"/>
                <w:szCs w:val="20"/>
                <w:lang w:val="en-US" w:bidi="pa-IN"/>
              </w:rPr>
            </w:pPr>
            <w:r w:rsidRPr="004D3EF9">
              <w:rPr>
                <w:rFonts w:ascii="Times New Roman" w:hAnsi="Times New Roman" w:cs="Times New Roman"/>
                <w:sz w:val="20"/>
                <w:szCs w:val="20"/>
                <w:lang w:val="en-US"/>
              </w:rPr>
              <w:t xml:space="preserve">Fluid bolus: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Yes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w:t>
            </w:r>
            <w:r w:rsidR="008E4932" w:rsidRPr="004D3EF9">
              <w:rPr>
                <w:rFonts w:ascii="Times New Roman" w:hAnsi="Times New Roman" w:cs="Times New Roman"/>
                <w:sz w:val="20"/>
                <w:szCs w:val="20"/>
                <w:lang w:val="en-US"/>
              </w:rPr>
              <w:t xml:space="preserve">, </w:t>
            </w:r>
          </w:p>
          <w:p w14:paraId="684CDA53" w14:textId="77777777" w:rsidR="00163DE0" w:rsidRPr="00163DE0" w:rsidRDefault="00163DE0" w:rsidP="00242F1B">
            <w:pPr>
              <w:pStyle w:val="ListParagraph"/>
              <w:numPr>
                <w:ilvl w:val="0"/>
                <w:numId w:val="12"/>
              </w:numPr>
              <w:spacing w:before="15" w:after="15"/>
              <w:rPr>
                <w:rFonts w:ascii="Times New Roman" w:hAnsi="Times New Roman" w:cs="Raavi"/>
                <w:sz w:val="20"/>
                <w:szCs w:val="20"/>
                <w:lang w:val="en-US" w:bidi="pa-IN"/>
              </w:rPr>
            </w:pPr>
            <w:r>
              <w:rPr>
                <w:rFonts w:ascii="Times New Roman" w:hAnsi="Times New Roman" w:cs="Times New Roman"/>
                <w:sz w:val="20"/>
                <w:szCs w:val="20"/>
                <w:lang w:val="en-US"/>
              </w:rPr>
              <w:t>If yes: Doses ______</w:t>
            </w:r>
          </w:p>
          <w:p w14:paraId="28BF2260" w14:textId="67607F70" w:rsidR="00DE379A" w:rsidRPr="004D3EF9" w:rsidRDefault="008E4932" w:rsidP="00242F1B">
            <w:pPr>
              <w:pStyle w:val="ListParagraph"/>
              <w:numPr>
                <w:ilvl w:val="0"/>
                <w:numId w:val="12"/>
              </w:numPr>
              <w:spacing w:before="15" w:after="15"/>
              <w:rPr>
                <w:rFonts w:ascii="Times New Roman" w:hAnsi="Times New Roman" w:cs="Raavi"/>
                <w:sz w:val="20"/>
                <w:szCs w:val="20"/>
                <w:cs/>
                <w:lang w:val="en-US" w:bidi="pa-IN"/>
              </w:rPr>
            </w:pPr>
            <w:r w:rsidRPr="004D3EF9">
              <w:rPr>
                <w:rFonts w:ascii="Times New Roman" w:hAnsi="Times New Roman" w:cs="Times New Roman"/>
                <w:sz w:val="20"/>
                <w:szCs w:val="20"/>
                <w:lang w:val="en-US"/>
              </w:rPr>
              <w:t>Cumulative : _____ml/mg</w:t>
            </w:r>
          </w:p>
        </w:tc>
      </w:tr>
      <w:tr w:rsidR="00DE379A" w:rsidRPr="00B42778" w14:paraId="6F477E07" w14:textId="77777777" w:rsidTr="000F5505">
        <w:trPr>
          <w:gridAfter w:val="2"/>
          <w:wAfter w:w="36" w:type="dxa"/>
          <w:trHeight w:val="204"/>
        </w:trPr>
        <w:tc>
          <w:tcPr>
            <w:tcW w:w="5440" w:type="dxa"/>
            <w:gridSpan w:val="6"/>
            <w:vAlign w:val="center"/>
          </w:tcPr>
          <w:p w14:paraId="501518BA" w14:textId="77777777" w:rsidR="00F45902"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Placental transfusion: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Yes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w:t>
            </w:r>
          </w:p>
          <w:p w14:paraId="76578534" w14:textId="5A24AC5A"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If yes, Method: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Deferred clamping</w:t>
            </w:r>
            <w:r w:rsidR="00F45902">
              <w:rPr>
                <w:rFonts w:ascii="Times New Roman" w:hAnsi="Times New Roman" w:cs="Times New Roman"/>
                <w:sz w:val="20"/>
                <w:szCs w:val="20"/>
                <w:lang w:val="en-US"/>
              </w:rPr>
              <w:t xml:space="preserve">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Intact cord milking</w:t>
            </w:r>
            <w:r w:rsidR="003477C5" w:rsidRPr="004D3EF9">
              <w:rPr>
                <w:rFonts w:ascii="Times New Roman" w:hAnsi="Times New Roman" w:cs="Times New Roman"/>
                <w:sz w:val="20"/>
                <w:szCs w:val="20"/>
                <w:lang w:val="en-US"/>
              </w:rPr>
              <w:t xml:space="preserve"> </w:t>
            </w:r>
          </w:p>
        </w:tc>
        <w:tc>
          <w:tcPr>
            <w:tcW w:w="5324" w:type="dxa"/>
            <w:gridSpan w:val="10"/>
            <w:vAlign w:val="center"/>
          </w:tcPr>
          <w:p w14:paraId="209F7CAA" w14:textId="24C27687"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Cord clamped at: __:___:___ </w:t>
            </w:r>
            <w:r w:rsidRPr="009D7312">
              <w:rPr>
                <w:rFonts w:ascii="Times New Roman" w:hAnsi="Times New Roman" w:cs="Times New Roman"/>
                <w:lang w:val="en-US"/>
              </w:rPr>
              <w:t xml:space="preserve">(HH:MM:SS) </w:t>
            </w:r>
          </w:p>
          <w:p w14:paraId="169E0937" w14:textId="444CB4BD"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Cord clamping time from birth: ____ sec </w:t>
            </w:r>
            <w:r w:rsidRPr="009D7312">
              <w:rPr>
                <w:rFonts w:ascii="Arial Narrow" w:hAnsi="Arial Narrow" w:cs="Times New Roman"/>
                <w:i/>
                <w:iCs/>
                <w:lang w:val="en-US"/>
              </w:rPr>
              <w:t>(auto filled in app)</w:t>
            </w:r>
          </w:p>
        </w:tc>
      </w:tr>
      <w:tr w:rsidR="00DE379A" w:rsidRPr="00B42778" w14:paraId="2DD4DF7A" w14:textId="77777777" w:rsidTr="000F5505">
        <w:trPr>
          <w:gridAfter w:val="2"/>
          <w:wAfter w:w="36" w:type="dxa"/>
          <w:trHeight w:val="204"/>
        </w:trPr>
        <w:tc>
          <w:tcPr>
            <w:tcW w:w="5440" w:type="dxa"/>
            <w:gridSpan w:val="6"/>
            <w:vAlign w:val="center"/>
          </w:tcPr>
          <w:p w14:paraId="3350F724" w14:textId="52333D6E"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Time to spontaneous </w:t>
            </w:r>
            <w:r w:rsidR="003477C5" w:rsidRPr="004D3EF9">
              <w:rPr>
                <w:rFonts w:ascii="Times New Roman" w:hAnsi="Times New Roman" w:cs="Times New Roman"/>
                <w:sz w:val="20"/>
                <w:szCs w:val="20"/>
                <w:lang w:val="en-US"/>
              </w:rPr>
              <w:t>respiratory efforts</w:t>
            </w:r>
            <w:r w:rsidR="0038167A">
              <w:rPr>
                <w:rFonts w:ascii="Times New Roman" w:hAnsi="Times New Roman" w:cs="Times New Roman"/>
                <w:sz w:val="20"/>
                <w:szCs w:val="20"/>
                <w:lang w:val="en-US"/>
              </w:rPr>
              <w:t>:</w:t>
            </w:r>
            <w:r w:rsidR="000F5505">
              <w:rPr>
                <w:rFonts w:ascii="Times New Roman" w:hAnsi="Times New Roman" w:cs="Times New Roman"/>
                <w:sz w:val="20"/>
                <w:szCs w:val="20"/>
                <w:lang w:val="en-US"/>
              </w:rPr>
              <w:t xml:space="preserve">___:___ </w:t>
            </w:r>
            <w:r w:rsidRPr="004D3EF9">
              <w:rPr>
                <w:rFonts w:ascii="Times New Roman" w:hAnsi="Times New Roman" w:cs="Times New Roman"/>
                <w:sz w:val="20"/>
                <w:szCs w:val="20"/>
                <w:lang w:val="en-US"/>
              </w:rPr>
              <w:t>(</w:t>
            </w:r>
            <w:del w:id="24" w:author="Mannat Guliani" w:date="2026-06-11T13:31:00Z">
              <w:r w:rsidR="0038167A" w:rsidDel="0038167A">
                <w:rPr>
                  <w:rFonts w:ascii="Times New Roman" w:hAnsi="Times New Roman" w:cs="Times New Roman"/>
                  <w:sz w:val="20"/>
                  <w:szCs w:val="20"/>
                  <w:lang w:val="en-US"/>
                </w:rPr>
                <w:delText>HH:</w:delText>
              </w:r>
            </w:del>
            <w:r w:rsidRPr="004D3EF9">
              <w:rPr>
                <w:rFonts w:ascii="Times New Roman" w:hAnsi="Times New Roman" w:cs="Times New Roman"/>
                <w:sz w:val="20"/>
                <w:szCs w:val="20"/>
                <w:lang w:val="en-US"/>
              </w:rPr>
              <w:t>MM:SS)</w:t>
            </w:r>
          </w:p>
        </w:tc>
        <w:tc>
          <w:tcPr>
            <w:tcW w:w="5324" w:type="dxa"/>
            <w:gridSpan w:val="10"/>
            <w:vAlign w:val="center"/>
          </w:tcPr>
          <w:p w14:paraId="4425FEDD" w14:textId="107B0D93"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SpO</w:t>
            </w:r>
            <w:r w:rsidRPr="004D3EF9">
              <w:rPr>
                <w:rFonts w:ascii="Times New Roman" w:hAnsi="Times New Roman" w:cs="Times New Roman"/>
                <w:sz w:val="20"/>
                <w:szCs w:val="20"/>
                <w:vertAlign w:val="subscript"/>
                <w:lang w:val="en-US"/>
              </w:rPr>
              <w:t>2</w:t>
            </w:r>
            <w:r w:rsidRPr="004D3EF9">
              <w:rPr>
                <w:rFonts w:ascii="Times New Roman" w:hAnsi="Times New Roman" w:cs="Times New Roman"/>
                <w:sz w:val="20"/>
                <w:szCs w:val="20"/>
                <w:lang w:val="en-US"/>
              </w:rPr>
              <w:t xml:space="preserve"> at 5 min: ____% </w:t>
            </w:r>
            <w:r w:rsidRPr="009D7312">
              <w:rPr>
                <w:rFonts w:ascii="Arial Narrow" w:hAnsi="Arial Narrow" w:cs="Times New Roman"/>
                <w:i/>
                <w:iCs/>
                <w:lang w:val="en-US"/>
              </w:rPr>
              <w:t>(to be cross-verified with pulse oximeter)</w:t>
            </w:r>
          </w:p>
        </w:tc>
      </w:tr>
      <w:tr w:rsidR="00DE379A" w:rsidRPr="00B42778" w14:paraId="199C0E6C" w14:textId="77777777" w:rsidTr="000F5505">
        <w:trPr>
          <w:gridAfter w:val="2"/>
          <w:wAfter w:w="36" w:type="dxa"/>
          <w:trHeight w:val="204"/>
        </w:trPr>
        <w:tc>
          <w:tcPr>
            <w:tcW w:w="10764" w:type="dxa"/>
            <w:gridSpan w:val="16"/>
            <w:vAlign w:val="center"/>
          </w:tcPr>
          <w:p w14:paraId="1990FCC5" w14:textId="5136C619"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Time to SpO</w:t>
            </w:r>
            <w:r w:rsidRPr="004D3EF9">
              <w:rPr>
                <w:rFonts w:ascii="Times New Roman" w:hAnsi="Times New Roman" w:cs="Times New Roman"/>
                <w:sz w:val="20"/>
                <w:szCs w:val="20"/>
                <w:vertAlign w:val="subscript"/>
                <w:lang w:val="en-US"/>
              </w:rPr>
              <w:t>2</w:t>
            </w:r>
            <w:r w:rsidRPr="004D3EF9">
              <w:rPr>
                <w:rFonts w:ascii="Times New Roman" w:hAnsi="Times New Roman" w:cs="Times New Roman"/>
                <w:sz w:val="20"/>
                <w:szCs w:val="20"/>
                <w:lang w:val="en-US"/>
              </w:rPr>
              <w:t xml:space="preserve"> &gt;80%: ______ sec </w:t>
            </w:r>
            <w:r w:rsidRPr="009D7312">
              <w:rPr>
                <w:rFonts w:ascii="Arial Narrow" w:hAnsi="Arial Narrow" w:cs="Times New Roman"/>
                <w:i/>
                <w:iCs/>
                <w:lang w:val="en-US"/>
              </w:rPr>
              <w:t>(to be cross-verified with pulse oximeter)</w:t>
            </w:r>
          </w:p>
        </w:tc>
      </w:tr>
      <w:tr w:rsidR="00DE379A" w:rsidRPr="00B42778" w14:paraId="05FA62A8" w14:textId="77777777" w:rsidTr="000F5505">
        <w:trPr>
          <w:gridAfter w:val="1"/>
          <w:wAfter w:w="13" w:type="dxa"/>
          <w:trHeight w:val="229"/>
        </w:trPr>
        <w:tc>
          <w:tcPr>
            <w:tcW w:w="2296" w:type="dxa"/>
            <w:shd w:val="clear" w:color="auto" w:fill="D9E2F3"/>
            <w:vAlign w:val="center"/>
          </w:tcPr>
          <w:p w14:paraId="60E4409A" w14:textId="74F13562" w:rsidR="00DE379A" w:rsidRPr="00A6594A" w:rsidRDefault="009D28EA" w:rsidP="00DE379A">
            <w:pPr>
              <w:jc w:val="center"/>
              <w:rPr>
                <w:rFonts w:ascii="Times New Roman" w:hAnsi="Times New Roman" w:cs="Times New Roman"/>
                <w:sz w:val="20"/>
                <w:szCs w:val="20"/>
                <w:lang w:val="en-US"/>
              </w:rPr>
            </w:pPr>
            <w:r>
              <w:rPr>
                <w:rFonts w:ascii="Times New Roman" w:hAnsi="Times New Roman" w:cs="Times New Roman"/>
                <w:b/>
                <w:bCs/>
                <w:sz w:val="20"/>
                <w:szCs w:val="20"/>
                <w:lang w:val="en-US"/>
              </w:rPr>
              <w:t xml:space="preserve">B6. </w:t>
            </w:r>
            <w:r w:rsidR="00DE379A" w:rsidRPr="00A6594A">
              <w:rPr>
                <w:rFonts w:ascii="Times New Roman" w:hAnsi="Times New Roman" w:cs="Times New Roman"/>
                <w:b/>
                <w:bCs/>
                <w:sz w:val="20"/>
                <w:szCs w:val="20"/>
                <w:lang w:val="en-US"/>
              </w:rPr>
              <w:t>Intervention</w:t>
            </w:r>
          </w:p>
        </w:tc>
        <w:tc>
          <w:tcPr>
            <w:tcW w:w="1472" w:type="dxa"/>
            <w:gridSpan w:val="3"/>
            <w:shd w:val="clear" w:color="auto" w:fill="D9E2F3"/>
            <w:vAlign w:val="center"/>
          </w:tcPr>
          <w:p w14:paraId="2F8F5007" w14:textId="77777777" w:rsidR="00DE379A" w:rsidRPr="00A6594A" w:rsidRDefault="00DE379A" w:rsidP="00DE379A">
            <w:pPr>
              <w:jc w:val="center"/>
              <w:rPr>
                <w:rFonts w:ascii="Times New Roman" w:hAnsi="Times New Roman" w:cs="Times New Roman"/>
                <w:sz w:val="20"/>
                <w:szCs w:val="20"/>
                <w:lang w:val="en-US"/>
              </w:rPr>
            </w:pPr>
            <w:r w:rsidRPr="00A6594A">
              <w:rPr>
                <w:rFonts w:ascii="Times New Roman" w:hAnsi="Times New Roman" w:cs="Times New Roman"/>
                <w:b/>
                <w:bCs/>
                <w:sz w:val="20"/>
                <w:szCs w:val="20"/>
                <w:lang w:val="en-US"/>
              </w:rPr>
              <w:t>1 min</w:t>
            </w:r>
          </w:p>
        </w:tc>
        <w:tc>
          <w:tcPr>
            <w:tcW w:w="1834" w:type="dxa"/>
            <w:gridSpan w:val="3"/>
            <w:shd w:val="clear" w:color="auto" w:fill="D9E2F3"/>
            <w:vAlign w:val="center"/>
          </w:tcPr>
          <w:p w14:paraId="27FDEE97" w14:textId="77777777" w:rsidR="00DE379A" w:rsidRPr="00A6594A" w:rsidRDefault="00DE379A" w:rsidP="00DE379A">
            <w:pPr>
              <w:jc w:val="center"/>
              <w:rPr>
                <w:rFonts w:ascii="Times New Roman" w:hAnsi="Times New Roman" w:cs="Times New Roman"/>
                <w:sz w:val="20"/>
                <w:szCs w:val="20"/>
                <w:lang w:val="en-US"/>
              </w:rPr>
            </w:pPr>
            <w:r w:rsidRPr="00A6594A">
              <w:rPr>
                <w:rFonts w:ascii="Times New Roman" w:hAnsi="Times New Roman" w:cs="Times New Roman"/>
                <w:b/>
                <w:bCs/>
                <w:sz w:val="20"/>
                <w:szCs w:val="20"/>
                <w:lang w:val="en-US"/>
              </w:rPr>
              <w:t>5 min</w:t>
            </w:r>
          </w:p>
        </w:tc>
        <w:tc>
          <w:tcPr>
            <w:tcW w:w="1838" w:type="dxa"/>
            <w:gridSpan w:val="6"/>
            <w:shd w:val="clear" w:color="auto" w:fill="D9E2F3"/>
            <w:vAlign w:val="center"/>
          </w:tcPr>
          <w:p w14:paraId="53B6ECB9" w14:textId="77777777" w:rsidR="00DE379A" w:rsidRPr="00A6594A" w:rsidRDefault="00DE379A" w:rsidP="00DE379A">
            <w:pPr>
              <w:jc w:val="center"/>
              <w:rPr>
                <w:rFonts w:ascii="Times New Roman" w:hAnsi="Times New Roman" w:cs="Times New Roman"/>
                <w:sz w:val="20"/>
                <w:szCs w:val="20"/>
                <w:lang w:val="en-US"/>
              </w:rPr>
            </w:pPr>
            <w:r w:rsidRPr="00A6594A">
              <w:rPr>
                <w:rFonts w:ascii="Times New Roman" w:hAnsi="Times New Roman" w:cs="Times New Roman"/>
                <w:b/>
                <w:bCs/>
                <w:sz w:val="20"/>
                <w:szCs w:val="20"/>
                <w:lang w:val="en-US"/>
              </w:rPr>
              <w:t>10 min</w:t>
            </w:r>
          </w:p>
        </w:tc>
        <w:tc>
          <w:tcPr>
            <w:tcW w:w="1674" w:type="dxa"/>
            <w:gridSpan w:val="2"/>
            <w:shd w:val="clear" w:color="auto" w:fill="D9E2F3"/>
            <w:vAlign w:val="center"/>
          </w:tcPr>
          <w:p w14:paraId="2BA45531" w14:textId="77777777" w:rsidR="00DE379A" w:rsidRPr="00A6594A" w:rsidRDefault="00DE379A" w:rsidP="00DE379A">
            <w:pPr>
              <w:jc w:val="center"/>
              <w:rPr>
                <w:rFonts w:ascii="Times New Roman" w:hAnsi="Times New Roman" w:cs="Times New Roman"/>
                <w:sz w:val="20"/>
                <w:szCs w:val="20"/>
                <w:lang w:val="en-US"/>
              </w:rPr>
            </w:pPr>
            <w:r w:rsidRPr="00A6594A">
              <w:rPr>
                <w:rFonts w:ascii="Times New Roman" w:hAnsi="Times New Roman" w:cs="Times New Roman"/>
                <w:b/>
                <w:bCs/>
                <w:sz w:val="20"/>
                <w:szCs w:val="20"/>
                <w:lang w:val="en-US"/>
              </w:rPr>
              <w:t>15 min</w:t>
            </w:r>
          </w:p>
        </w:tc>
        <w:tc>
          <w:tcPr>
            <w:tcW w:w="1673" w:type="dxa"/>
            <w:gridSpan w:val="2"/>
            <w:shd w:val="clear" w:color="auto" w:fill="D9E2F3"/>
            <w:vAlign w:val="center"/>
          </w:tcPr>
          <w:p w14:paraId="5A65066D" w14:textId="77777777" w:rsidR="00DE379A" w:rsidRPr="00A6594A" w:rsidRDefault="00DE379A" w:rsidP="00DE379A">
            <w:pPr>
              <w:jc w:val="center"/>
              <w:rPr>
                <w:rFonts w:ascii="Times New Roman" w:hAnsi="Times New Roman" w:cs="Times New Roman"/>
                <w:sz w:val="20"/>
                <w:szCs w:val="20"/>
                <w:lang w:val="en-US"/>
              </w:rPr>
            </w:pPr>
            <w:r w:rsidRPr="00A6594A">
              <w:rPr>
                <w:rFonts w:ascii="Times New Roman" w:hAnsi="Times New Roman" w:cs="Times New Roman"/>
                <w:b/>
                <w:bCs/>
                <w:sz w:val="20"/>
                <w:szCs w:val="20"/>
                <w:lang w:val="en-US"/>
              </w:rPr>
              <w:t>20 min</w:t>
            </w:r>
          </w:p>
        </w:tc>
      </w:tr>
      <w:tr w:rsidR="00DE379A" w:rsidRPr="00B42778" w14:paraId="43F09DEC" w14:textId="77777777" w:rsidTr="000F5505">
        <w:trPr>
          <w:gridAfter w:val="1"/>
          <w:wAfter w:w="13" w:type="dxa"/>
          <w:trHeight w:val="212"/>
        </w:trPr>
        <w:tc>
          <w:tcPr>
            <w:tcW w:w="2296" w:type="dxa"/>
            <w:vAlign w:val="center"/>
          </w:tcPr>
          <w:p w14:paraId="5379D776" w14:textId="5FCDB541" w:rsidR="00DE379A" w:rsidRPr="004D3EF9" w:rsidRDefault="00DE379A" w:rsidP="00242F1B">
            <w:pPr>
              <w:pStyle w:val="ListParagraph"/>
              <w:numPr>
                <w:ilvl w:val="0"/>
                <w:numId w:val="12"/>
              </w:numPr>
              <w:rPr>
                <w:rFonts w:ascii="Times New Roman" w:hAnsi="Times New Roman" w:cs="Times New Roman"/>
                <w:sz w:val="20"/>
                <w:szCs w:val="20"/>
                <w:lang w:val="en-US"/>
              </w:rPr>
            </w:pPr>
            <w:r w:rsidRPr="004D3EF9">
              <w:rPr>
                <w:rFonts w:ascii="Times New Roman" w:hAnsi="Times New Roman" w:cs="Times New Roman"/>
                <w:sz w:val="20"/>
                <w:szCs w:val="20"/>
                <w:lang w:val="en-US"/>
              </w:rPr>
              <w:t>Oxygen</w:t>
            </w:r>
          </w:p>
        </w:tc>
        <w:tc>
          <w:tcPr>
            <w:tcW w:w="1472" w:type="dxa"/>
            <w:gridSpan w:val="3"/>
            <w:vAlign w:val="center"/>
          </w:tcPr>
          <w:p w14:paraId="044BA7E8" w14:textId="1A9C0E67"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4" w:type="dxa"/>
            <w:gridSpan w:val="3"/>
            <w:vAlign w:val="center"/>
          </w:tcPr>
          <w:p w14:paraId="6575212E" w14:textId="24D0462A"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8" w:type="dxa"/>
            <w:gridSpan w:val="6"/>
            <w:vAlign w:val="center"/>
          </w:tcPr>
          <w:p w14:paraId="5986E0DD" w14:textId="0B8487F9"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4" w:type="dxa"/>
            <w:gridSpan w:val="2"/>
            <w:vAlign w:val="center"/>
          </w:tcPr>
          <w:p w14:paraId="266D617E" w14:textId="52152B4D"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3" w:type="dxa"/>
            <w:gridSpan w:val="2"/>
            <w:vAlign w:val="center"/>
          </w:tcPr>
          <w:p w14:paraId="4D41E521" w14:textId="6D96CB28"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r>
      <w:tr w:rsidR="00DE379A" w:rsidRPr="00B42778" w14:paraId="4054F3B7" w14:textId="77777777" w:rsidTr="000F5505">
        <w:trPr>
          <w:gridAfter w:val="1"/>
          <w:wAfter w:w="13" w:type="dxa"/>
          <w:trHeight w:val="229"/>
        </w:trPr>
        <w:tc>
          <w:tcPr>
            <w:tcW w:w="2296" w:type="dxa"/>
            <w:vAlign w:val="center"/>
          </w:tcPr>
          <w:p w14:paraId="41CC1D92" w14:textId="3DF56BD8" w:rsidR="00DE379A" w:rsidRPr="004D3EF9" w:rsidRDefault="00DE379A" w:rsidP="00242F1B">
            <w:pPr>
              <w:pStyle w:val="ListParagraph"/>
              <w:numPr>
                <w:ilvl w:val="0"/>
                <w:numId w:val="12"/>
              </w:numPr>
              <w:rPr>
                <w:rFonts w:ascii="Times New Roman" w:hAnsi="Times New Roman" w:cs="Times New Roman"/>
                <w:sz w:val="20"/>
                <w:szCs w:val="20"/>
                <w:lang w:val="en-US"/>
              </w:rPr>
            </w:pPr>
            <w:r w:rsidRPr="004D3EF9">
              <w:rPr>
                <w:rFonts w:ascii="Times New Roman" w:hAnsi="Times New Roman" w:cs="Times New Roman"/>
                <w:sz w:val="20"/>
                <w:szCs w:val="20"/>
                <w:lang w:val="en-US"/>
              </w:rPr>
              <w:t>Ventilation</w:t>
            </w:r>
          </w:p>
        </w:tc>
        <w:tc>
          <w:tcPr>
            <w:tcW w:w="1472" w:type="dxa"/>
            <w:gridSpan w:val="3"/>
            <w:vAlign w:val="center"/>
          </w:tcPr>
          <w:p w14:paraId="4E974A06" w14:textId="6FE14C73"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4" w:type="dxa"/>
            <w:gridSpan w:val="3"/>
            <w:vAlign w:val="center"/>
          </w:tcPr>
          <w:p w14:paraId="1CFF95CF" w14:textId="65207CEB"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8" w:type="dxa"/>
            <w:gridSpan w:val="6"/>
            <w:vAlign w:val="center"/>
          </w:tcPr>
          <w:p w14:paraId="1422E092" w14:textId="76610437"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4" w:type="dxa"/>
            <w:gridSpan w:val="2"/>
            <w:vAlign w:val="center"/>
          </w:tcPr>
          <w:p w14:paraId="190E07A0" w14:textId="112B012B"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3" w:type="dxa"/>
            <w:gridSpan w:val="2"/>
            <w:vAlign w:val="center"/>
          </w:tcPr>
          <w:p w14:paraId="4A473CA6" w14:textId="4CFCBC29"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r>
      <w:tr w:rsidR="00DE379A" w:rsidRPr="00B42778" w14:paraId="7AE4D829" w14:textId="77777777" w:rsidTr="000F5505">
        <w:trPr>
          <w:gridAfter w:val="1"/>
          <w:wAfter w:w="13" w:type="dxa"/>
          <w:trHeight w:val="212"/>
        </w:trPr>
        <w:tc>
          <w:tcPr>
            <w:tcW w:w="2296" w:type="dxa"/>
            <w:vAlign w:val="center"/>
          </w:tcPr>
          <w:p w14:paraId="3C4A05E2" w14:textId="48B357C0" w:rsidR="00DE379A" w:rsidRPr="004D3EF9" w:rsidRDefault="00DE379A" w:rsidP="00242F1B">
            <w:pPr>
              <w:pStyle w:val="ListParagraph"/>
              <w:numPr>
                <w:ilvl w:val="0"/>
                <w:numId w:val="12"/>
              </w:numPr>
              <w:rPr>
                <w:rFonts w:ascii="Times New Roman" w:hAnsi="Times New Roman" w:cs="Times New Roman"/>
                <w:sz w:val="20"/>
                <w:szCs w:val="20"/>
                <w:lang w:val="en-US"/>
              </w:rPr>
            </w:pPr>
            <w:r w:rsidRPr="004D3EF9">
              <w:rPr>
                <w:rFonts w:ascii="Times New Roman" w:hAnsi="Times New Roman" w:cs="Times New Roman"/>
                <w:sz w:val="20"/>
                <w:szCs w:val="20"/>
                <w:lang w:val="en-US"/>
              </w:rPr>
              <w:t>Chest compression</w:t>
            </w:r>
          </w:p>
        </w:tc>
        <w:tc>
          <w:tcPr>
            <w:tcW w:w="1472" w:type="dxa"/>
            <w:gridSpan w:val="3"/>
            <w:vAlign w:val="center"/>
          </w:tcPr>
          <w:p w14:paraId="7ED0918E" w14:textId="313EB91C"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4" w:type="dxa"/>
            <w:gridSpan w:val="3"/>
            <w:vAlign w:val="center"/>
          </w:tcPr>
          <w:p w14:paraId="226CE85A" w14:textId="2A651E09"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8" w:type="dxa"/>
            <w:gridSpan w:val="6"/>
            <w:vAlign w:val="center"/>
          </w:tcPr>
          <w:p w14:paraId="471A9099" w14:textId="02EBAAFE"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4" w:type="dxa"/>
            <w:gridSpan w:val="2"/>
            <w:vAlign w:val="center"/>
          </w:tcPr>
          <w:p w14:paraId="612A177F" w14:textId="39D87A15"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3" w:type="dxa"/>
            <w:gridSpan w:val="2"/>
            <w:vAlign w:val="center"/>
          </w:tcPr>
          <w:p w14:paraId="26D43BC7" w14:textId="14960FCC"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r>
      <w:tr w:rsidR="00DE379A" w:rsidRPr="00B42778" w14:paraId="639423CA" w14:textId="77777777" w:rsidTr="000F5505">
        <w:trPr>
          <w:gridAfter w:val="1"/>
          <w:wAfter w:w="13" w:type="dxa"/>
          <w:trHeight w:val="212"/>
        </w:trPr>
        <w:tc>
          <w:tcPr>
            <w:tcW w:w="2296" w:type="dxa"/>
            <w:vAlign w:val="center"/>
          </w:tcPr>
          <w:p w14:paraId="7F9C60E9" w14:textId="5375C29A" w:rsidR="00DE379A" w:rsidRPr="004D3EF9" w:rsidRDefault="00DE379A" w:rsidP="00242F1B">
            <w:pPr>
              <w:pStyle w:val="ListParagraph"/>
              <w:numPr>
                <w:ilvl w:val="0"/>
                <w:numId w:val="12"/>
              </w:numPr>
              <w:rPr>
                <w:rFonts w:ascii="Times New Roman" w:hAnsi="Times New Roman" w:cs="Times New Roman"/>
                <w:sz w:val="20"/>
                <w:szCs w:val="20"/>
                <w:lang w:val="en-US"/>
              </w:rPr>
            </w:pPr>
            <w:r w:rsidRPr="004D3EF9">
              <w:rPr>
                <w:rFonts w:ascii="Times New Roman" w:hAnsi="Times New Roman" w:cs="Times New Roman"/>
                <w:sz w:val="20"/>
                <w:szCs w:val="20"/>
                <w:lang w:val="en-US"/>
              </w:rPr>
              <w:t>Intubation</w:t>
            </w:r>
          </w:p>
        </w:tc>
        <w:tc>
          <w:tcPr>
            <w:tcW w:w="1472" w:type="dxa"/>
            <w:gridSpan w:val="3"/>
            <w:vAlign w:val="center"/>
          </w:tcPr>
          <w:p w14:paraId="2D3EB93D" w14:textId="4E503F36"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4" w:type="dxa"/>
            <w:gridSpan w:val="3"/>
            <w:vAlign w:val="center"/>
          </w:tcPr>
          <w:p w14:paraId="5A5536E5" w14:textId="043E10DF"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8" w:type="dxa"/>
            <w:gridSpan w:val="6"/>
            <w:vAlign w:val="center"/>
          </w:tcPr>
          <w:p w14:paraId="1227D1F3" w14:textId="260B933D"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4" w:type="dxa"/>
            <w:gridSpan w:val="2"/>
            <w:vAlign w:val="center"/>
          </w:tcPr>
          <w:p w14:paraId="1CAE1A31" w14:textId="40D03898"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3" w:type="dxa"/>
            <w:gridSpan w:val="2"/>
            <w:vAlign w:val="center"/>
          </w:tcPr>
          <w:p w14:paraId="5E2F8524" w14:textId="5BE8CED6"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r>
      <w:tr w:rsidR="00DE379A" w:rsidRPr="00B42778" w14:paraId="0A663B8C" w14:textId="77777777" w:rsidTr="000F5505">
        <w:trPr>
          <w:gridAfter w:val="1"/>
          <w:wAfter w:w="13" w:type="dxa"/>
          <w:trHeight w:val="229"/>
        </w:trPr>
        <w:tc>
          <w:tcPr>
            <w:tcW w:w="2296" w:type="dxa"/>
            <w:vAlign w:val="center"/>
          </w:tcPr>
          <w:p w14:paraId="6E75C323" w14:textId="5B115762" w:rsidR="00DE379A" w:rsidRPr="004D3EF9" w:rsidRDefault="00DE379A" w:rsidP="00242F1B">
            <w:pPr>
              <w:pStyle w:val="ListParagraph"/>
              <w:numPr>
                <w:ilvl w:val="0"/>
                <w:numId w:val="12"/>
              </w:numPr>
              <w:rPr>
                <w:rFonts w:ascii="Times New Roman" w:hAnsi="Times New Roman" w:cs="Times New Roman"/>
                <w:sz w:val="20"/>
                <w:szCs w:val="20"/>
                <w:lang w:val="en-US"/>
              </w:rPr>
            </w:pPr>
            <w:r w:rsidRPr="004D3EF9">
              <w:rPr>
                <w:rFonts w:ascii="Times New Roman" w:hAnsi="Times New Roman" w:cs="Times New Roman"/>
                <w:sz w:val="20"/>
                <w:szCs w:val="20"/>
                <w:lang w:val="en-US"/>
              </w:rPr>
              <w:t>Medication</w:t>
            </w:r>
          </w:p>
        </w:tc>
        <w:tc>
          <w:tcPr>
            <w:tcW w:w="1472" w:type="dxa"/>
            <w:gridSpan w:val="3"/>
            <w:vAlign w:val="center"/>
          </w:tcPr>
          <w:p w14:paraId="36CC0B47" w14:textId="7795E4DD"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4" w:type="dxa"/>
            <w:gridSpan w:val="3"/>
            <w:vAlign w:val="center"/>
          </w:tcPr>
          <w:p w14:paraId="4CD97C7B" w14:textId="5C19E711"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8" w:type="dxa"/>
            <w:gridSpan w:val="6"/>
            <w:vAlign w:val="center"/>
          </w:tcPr>
          <w:p w14:paraId="4E8964C8" w14:textId="251C5126"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4" w:type="dxa"/>
            <w:gridSpan w:val="2"/>
            <w:vAlign w:val="center"/>
          </w:tcPr>
          <w:p w14:paraId="07EC2E4B" w14:textId="0F17E535"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3" w:type="dxa"/>
            <w:gridSpan w:val="2"/>
            <w:vAlign w:val="center"/>
          </w:tcPr>
          <w:p w14:paraId="0AB89A5D" w14:textId="0D53DDC2"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r>
      <w:tr w:rsidR="00DE379A" w:rsidRPr="00B42778" w14:paraId="1EBB20E4" w14:textId="77777777" w:rsidTr="000F5505">
        <w:trPr>
          <w:gridAfter w:val="1"/>
          <w:wAfter w:w="13" w:type="dxa"/>
          <w:trHeight w:val="212"/>
        </w:trPr>
        <w:tc>
          <w:tcPr>
            <w:tcW w:w="2296" w:type="dxa"/>
            <w:vAlign w:val="center"/>
          </w:tcPr>
          <w:p w14:paraId="018AC92C" w14:textId="64B0094F" w:rsidR="00DE379A" w:rsidRPr="004D3EF9" w:rsidRDefault="00DE379A" w:rsidP="00242F1B">
            <w:pPr>
              <w:pStyle w:val="ListParagraph"/>
              <w:numPr>
                <w:ilvl w:val="0"/>
                <w:numId w:val="12"/>
              </w:numPr>
              <w:rPr>
                <w:rFonts w:ascii="Times New Roman" w:hAnsi="Times New Roman" w:cs="Times New Roman"/>
                <w:sz w:val="20"/>
                <w:szCs w:val="20"/>
                <w:lang w:val="en-US"/>
              </w:rPr>
            </w:pPr>
            <w:r w:rsidRPr="004D3EF9">
              <w:rPr>
                <w:rFonts w:ascii="Times New Roman" w:hAnsi="Times New Roman" w:cs="Times New Roman"/>
                <w:sz w:val="20"/>
                <w:szCs w:val="20"/>
                <w:lang w:val="en-US"/>
              </w:rPr>
              <w:t>Fluid bolus</w:t>
            </w:r>
          </w:p>
        </w:tc>
        <w:tc>
          <w:tcPr>
            <w:tcW w:w="1472" w:type="dxa"/>
            <w:gridSpan w:val="3"/>
            <w:vAlign w:val="center"/>
          </w:tcPr>
          <w:p w14:paraId="445453C2" w14:textId="4C79E1DA"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4" w:type="dxa"/>
            <w:gridSpan w:val="3"/>
            <w:vAlign w:val="center"/>
          </w:tcPr>
          <w:p w14:paraId="721E0AD9" w14:textId="68C26FE2"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8" w:type="dxa"/>
            <w:gridSpan w:val="6"/>
            <w:vAlign w:val="center"/>
          </w:tcPr>
          <w:p w14:paraId="0593162E" w14:textId="4A61DBF2"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4" w:type="dxa"/>
            <w:gridSpan w:val="2"/>
            <w:vAlign w:val="center"/>
          </w:tcPr>
          <w:p w14:paraId="76C69330" w14:textId="22C0C865"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3" w:type="dxa"/>
            <w:gridSpan w:val="2"/>
            <w:vAlign w:val="center"/>
          </w:tcPr>
          <w:p w14:paraId="3B098648" w14:textId="656F122C"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r>
      <w:tr w:rsidR="00DE379A" w:rsidRPr="00B42778" w14:paraId="1A42C99E" w14:textId="77777777" w:rsidTr="000F5505">
        <w:trPr>
          <w:gridAfter w:val="1"/>
          <w:wAfter w:w="13" w:type="dxa"/>
          <w:trHeight w:val="229"/>
        </w:trPr>
        <w:tc>
          <w:tcPr>
            <w:tcW w:w="2296" w:type="dxa"/>
            <w:vAlign w:val="center"/>
          </w:tcPr>
          <w:p w14:paraId="530CE22B" w14:textId="769DF215" w:rsidR="00DE379A" w:rsidRPr="004D3EF9" w:rsidRDefault="00DE379A" w:rsidP="00242F1B">
            <w:pPr>
              <w:pStyle w:val="ListParagraph"/>
              <w:numPr>
                <w:ilvl w:val="0"/>
                <w:numId w:val="12"/>
              </w:numPr>
              <w:rPr>
                <w:rFonts w:ascii="Times New Roman" w:hAnsi="Times New Roman" w:cs="Times New Roman"/>
                <w:sz w:val="20"/>
                <w:szCs w:val="20"/>
                <w:lang w:val="en-US"/>
              </w:rPr>
            </w:pPr>
            <w:r w:rsidRPr="004D3EF9">
              <w:rPr>
                <w:rFonts w:ascii="Times New Roman" w:hAnsi="Times New Roman" w:cs="Times New Roman"/>
                <w:sz w:val="20"/>
                <w:szCs w:val="20"/>
                <w:lang w:val="en-US"/>
              </w:rPr>
              <w:t>CPAP</w:t>
            </w:r>
          </w:p>
        </w:tc>
        <w:tc>
          <w:tcPr>
            <w:tcW w:w="1472" w:type="dxa"/>
            <w:gridSpan w:val="3"/>
            <w:vAlign w:val="center"/>
          </w:tcPr>
          <w:p w14:paraId="304D690F" w14:textId="7ADA53DD"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4" w:type="dxa"/>
            <w:gridSpan w:val="3"/>
            <w:vAlign w:val="center"/>
          </w:tcPr>
          <w:p w14:paraId="24C42B55" w14:textId="064B22D9"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838" w:type="dxa"/>
            <w:gridSpan w:val="6"/>
            <w:vAlign w:val="center"/>
          </w:tcPr>
          <w:p w14:paraId="14BF2F47" w14:textId="273FB526"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4" w:type="dxa"/>
            <w:gridSpan w:val="2"/>
            <w:vAlign w:val="center"/>
          </w:tcPr>
          <w:p w14:paraId="058570A4" w14:textId="58D48FA0"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c>
          <w:tcPr>
            <w:tcW w:w="1673" w:type="dxa"/>
            <w:gridSpan w:val="2"/>
            <w:vAlign w:val="center"/>
          </w:tcPr>
          <w:p w14:paraId="6B3EFFBE" w14:textId="711912C0" w:rsidR="00DE379A" w:rsidRPr="00A6594A" w:rsidRDefault="00DE379A" w:rsidP="00DE379A">
            <w:pPr>
              <w:jc w:val="center"/>
              <w:rPr>
                <w:rFonts w:ascii="Times New Roman" w:hAnsi="Times New Roman" w:cs="Times New Roman"/>
                <w:sz w:val="20"/>
                <w:szCs w:val="20"/>
                <w:lang w:val="en-US"/>
              </w:rPr>
            </w:pPr>
            <w:r w:rsidRPr="00A6594A">
              <w:rPr>
                <w:rFonts w:ascii="Segoe UI Symbol" w:hAnsi="Segoe UI Symbol" w:cs="Segoe UI Symbol"/>
                <w:sz w:val="20"/>
                <w:szCs w:val="20"/>
                <w:lang w:val="en-US"/>
              </w:rPr>
              <w:t>☐</w:t>
            </w:r>
            <w:r w:rsidRPr="00A6594A">
              <w:rPr>
                <w:rFonts w:ascii="Times New Roman" w:hAnsi="Times New Roman" w:cs="Times New Roman"/>
                <w:sz w:val="20"/>
                <w:szCs w:val="20"/>
                <w:lang w:val="en-US"/>
              </w:rPr>
              <w:t xml:space="preserve">Y  </w:t>
            </w:r>
            <w:r w:rsidRPr="00A6594A">
              <w:rPr>
                <w:rFonts w:ascii="Segoe UI Symbol" w:hAnsi="Segoe UI Symbol" w:cs="Segoe UI Symbol"/>
                <w:sz w:val="20"/>
                <w:szCs w:val="20"/>
                <w:lang w:val="en-US"/>
              </w:rPr>
              <w:t>☐</w:t>
            </w:r>
            <w:r w:rsidR="00A6594A"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 xml:space="preserve">N </w:t>
            </w:r>
            <w:r w:rsidRPr="00A6594A">
              <w:rPr>
                <w:rFonts w:ascii="Segoe UI Symbol" w:hAnsi="Segoe UI Symbol" w:cs="Segoe UI Symbol"/>
                <w:sz w:val="20"/>
                <w:szCs w:val="20"/>
                <w:lang w:val="en-US"/>
              </w:rPr>
              <w:t xml:space="preserve">☐ </w:t>
            </w:r>
            <w:r w:rsidRPr="00A6594A">
              <w:rPr>
                <w:rFonts w:ascii="Times New Roman" w:hAnsi="Times New Roman" w:cs="Times New Roman"/>
                <w:sz w:val="20"/>
                <w:szCs w:val="20"/>
                <w:lang w:val="en-US"/>
              </w:rPr>
              <w:t>NR</w:t>
            </w:r>
          </w:p>
        </w:tc>
      </w:tr>
      <w:tr w:rsidR="00DE379A" w:rsidRPr="00B42778" w14:paraId="45C142C6" w14:textId="77777777" w:rsidTr="000F5505">
        <w:trPr>
          <w:gridAfter w:val="1"/>
          <w:wAfter w:w="13" w:type="dxa"/>
          <w:trHeight w:val="248"/>
        </w:trPr>
        <w:tc>
          <w:tcPr>
            <w:tcW w:w="2296" w:type="dxa"/>
            <w:vAlign w:val="center"/>
          </w:tcPr>
          <w:p w14:paraId="1803D856" w14:textId="3F5478CF" w:rsidR="00DE379A" w:rsidRPr="004D3EF9" w:rsidRDefault="00DE379A" w:rsidP="00242F1B">
            <w:pPr>
              <w:pStyle w:val="ListParagraph"/>
              <w:numPr>
                <w:ilvl w:val="0"/>
                <w:numId w:val="12"/>
              </w:numPr>
              <w:rPr>
                <w:rFonts w:ascii="Times New Roman" w:hAnsi="Times New Roman" w:cs="Times New Roman"/>
                <w:sz w:val="20"/>
                <w:szCs w:val="20"/>
                <w:lang w:val="en-US"/>
              </w:rPr>
            </w:pPr>
            <w:r w:rsidRPr="004D3EF9">
              <w:rPr>
                <w:rFonts w:ascii="Times New Roman" w:hAnsi="Times New Roman" w:cs="Times New Roman"/>
                <w:sz w:val="20"/>
                <w:szCs w:val="20"/>
                <w:lang w:val="en-US"/>
              </w:rPr>
              <w:t>Apgar score</w:t>
            </w:r>
          </w:p>
        </w:tc>
        <w:tc>
          <w:tcPr>
            <w:tcW w:w="1472" w:type="dxa"/>
            <w:gridSpan w:val="3"/>
            <w:vAlign w:val="center"/>
          </w:tcPr>
          <w:p w14:paraId="668F1635" w14:textId="77777777" w:rsidR="00DE379A" w:rsidRPr="00A6594A" w:rsidRDefault="00DE379A" w:rsidP="00DE379A">
            <w:pPr>
              <w:jc w:val="center"/>
              <w:rPr>
                <w:rFonts w:ascii="Times New Roman" w:hAnsi="Times New Roman" w:cs="Times New Roman"/>
                <w:sz w:val="20"/>
                <w:szCs w:val="20"/>
                <w:lang w:val="en-US"/>
              </w:rPr>
            </w:pPr>
          </w:p>
        </w:tc>
        <w:tc>
          <w:tcPr>
            <w:tcW w:w="1834" w:type="dxa"/>
            <w:gridSpan w:val="3"/>
            <w:vAlign w:val="center"/>
          </w:tcPr>
          <w:p w14:paraId="1A53ED96" w14:textId="77777777" w:rsidR="00DE379A" w:rsidRPr="00A6594A" w:rsidRDefault="00DE379A" w:rsidP="00DE379A">
            <w:pPr>
              <w:jc w:val="center"/>
              <w:rPr>
                <w:rFonts w:ascii="Times New Roman" w:hAnsi="Times New Roman" w:cs="Times New Roman"/>
                <w:sz w:val="20"/>
                <w:szCs w:val="20"/>
                <w:lang w:val="en-US"/>
              </w:rPr>
            </w:pPr>
          </w:p>
        </w:tc>
        <w:tc>
          <w:tcPr>
            <w:tcW w:w="1838" w:type="dxa"/>
            <w:gridSpan w:val="6"/>
            <w:vAlign w:val="center"/>
          </w:tcPr>
          <w:p w14:paraId="20CE5069" w14:textId="77777777" w:rsidR="00DE379A" w:rsidRPr="00A6594A" w:rsidRDefault="00DE379A" w:rsidP="00DE379A">
            <w:pPr>
              <w:jc w:val="center"/>
              <w:rPr>
                <w:rFonts w:ascii="Times New Roman" w:hAnsi="Times New Roman" w:cs="Times New Roman"/>
                <w:sz w:val="20"/>
                <w:szCs w:val="20"/>
                <w:lang w:val="en-US"/>
              </w:rPr>
            </w:pPr>
          </w:p>
        </w:tc>
        <w:tc>
          <w:tcPr>
            <w:tcW w:w="1674" w:type="dxa"/>
            <w:gridSpan w:val="2"/>
            <w:vAlign w:val="center"/>
          </w:tcPr>
          <w:p w14:paraId="25EF9979" w14:textId="77777777" w:rsidR="00DE379A" w:rsidRPr="00A6594A" w:rsidRDefault="00DE379A" w:rsidP="00DE379A">
            <w:pPr>
              <w:jc w:val="center"/>
              <w:rPr>
                <w:rFonts w:ascii="Times New Roman" w:hAnsi="Times New Roman" w:cs="Times New Roman"/>
                <w:sz w:val="20"/>
                <w:szCs w:val="20"/>
                <w:lang w:val="en-US"/>
              </w:rPr>
            </w:pPr>
          </w:p>
        </w:tc>
        <w:tc>
          <w:tcPr>
            <w:tcW w:w="1673" w:type="dxa"/>
            <w:gridSpan w:val="2"/>
            <w:vAlign w:val="center"/>
          </w:tcPr>
          <w:p w14:paraId="73DF7BD0" w14:textId="77777777" w:rsidR="00DE379A" w:rsidRPr="00A6594A" w:rsidRDefault="00DE379A" w:rsidP="00DE379A">
            <w:pPr>
              <w:jc w:val="center"/>
              <w:rPr>
                <w:rFonts w:ascii="Times New Roman" w:hAnsi="Times New Roman" w:cs="Times New Roman"/>
                <w:sz w:val="20"/>
                <w:szCs w:val="20"/>
                <w:lang w:val="en-US"/>
              </w:rPr>
            </w:pPr>
          </w:p>
        </w:tc>
      </w:tr>
      <w:tr w:rsidR="00DE379A" w14:paraId="7A2A963A" w14:textId="77777777" w:rsidTr="005246DD">
        <w:trPr>
          <w:trHeight w:val="79"/>
        </w:trPr>
        <w:tc>
          <w:tcPr>
            <w:tcW w:w="10800" w:type="dxa"/>
            <w:gridSpan w:val="18"/>
            <w:shd w:val="clear" w:color="auto" w:fill="D9E2F3"/>
            <w:vAlign w:val="center"/>
          </w:tcPr>
          <w:p w14:paraId="0F5C768E" w14:textId="0B1588AB" w:rsidR="00DE379A" w:rsidRPr="00B42778" w:rsidRDefault="009D28EA" w:rsidP="00DE379A">
            <w:pPr>
              <w:spacing w:before="40" w:after="40"/>
              <w:jc w:val="center"/>
              <w:rPr>
                <w:rFonts w:ascii="Times New Roman" w:hAnsi="Times New Roman" w:cs="Times New Roman"/>
                <w:sz w:val="22"/>
                <w:szCs w:val="22"/>
                <w:lang w:val="en-US"/>
              </w:rPr>
            </w:pPr>
            <w:r>
              <w:rPr>
                <w:rFonts w:ascii="Times New Roman" w:hAnsi="Times New Roman" w:cs="Times New Roman"/>
                <w:b/>
                <w:bCs/>
                <w:sz w:val="20"/>
                <w:szCs w:val="20"/>
                <w:lang w:val="en-US"/>
              </w:rPr>
              <w:t xml:space="preserve">B7. </w:t>
            </w:r>
            <w:r w:rsidR="00DE379A" w:rsidRPr="00864B16">
              <w:rPr>
                <w:rFonts w:ascii="Times New Roman" w:hAnsi="Times New Roman" w:cs="Times New Roman"/>
                <w:b/>
                <w:bCs/>
                <w:sz w:val="20"/>
                <w:szCs w:val="20"/>
                <w:lang w:val="en-US"/>
              </w:rPr>
              <w:t>CORD BLOOD &amp; RESUSCITATION EXIT</w:t>
            </w:r>
          </w:p>
        </w:tc>
      </w:tr>
      <w:tr w:rsidR="000F5505" w14:paraId="6E7558BB" w14:textId="77777777" w:rsidTr="000F5505">
        <w:trPr>
          <w:trHeight w:val="288"/>
        </w:trPr>
        <w:tc>
          <w:tcPr>
            <w:tcW w:w="3146" w:type="dxa"/>
            <w:gridSpan w:val="2"/>
            <w:vAlign w:val="center"/>
          </w:tcPr>
          <w:p w14:paraId="74D0D02F" w14:textId="5694D935" w:rsidR="000F5505" w:rsidRPr="000F5505" w:rsidRDefault="000F5505" w:rsidP="00242F1B">
            <w:pPr>
              <w:pStyle w:val="ListParagraph"/>
              <w:numPr>
                <w:ilvl w:val="0"/>
                <w:numId w:val="12"/>
              </w:numPr>
              <w:spacing w:before="15" w:after="15"/>
              <w:rPr>
                <w:rFonts w:ascii="Times New Roman" w:hAnsi="Times New Roman" w:cs="Times New Roman"/>
                <w:sz w:val="20"/>
                <w:szCs w:val="20"/>
                <w:lang w:val="en-US"/>
              </w:rPr>
            </w:pPr>
            <w:r w:rsidRPr="000F5505">
              <w:rPr>
                <w:rFonts w:ascii="Times New Roman" w:hAnsi="Times New Roman" w:cs="Times New Roman"/>
                <w:sz w:val="20"/>
                <w:szCs w:val="20"/>
                <w:lang w:val="en-US"/>
              </w:rPr>
              <w:t xml:space="preserve">Cord blood analysis: </w:t>
            </w:r>
            <w:r w:rsidRPr="000F5505">
              <w:rPr>
                <w:rFonts w:ascii="Segoe UI Symbol" w:hAnsi="Segoe UI Symbol" w:cs="Segoe UI Symbol"/>
                <w:sz w:val="20"/>
                <w:szCs w:val="20"/>
                <w:lang w:val="en-US"/>
              </w:rPr>
              <w:t>☐</w:t>
            </w:r>
            <w:r w:rsidRPr="000F5505">
              <w:rPr>
                <w:rFonts w:ascii="Times New Roman" w:hAnsi="Times New Roman" w:cs="Times New Roman"/>
                <w:sz w:val="20"/>
                <w:szCs w:val="20"/>
                <w:lang w:val="en-US"/>
              </w:rPr>
              <w:t xml:space="preserve"> Yes </w:t>
            </w:r>
            <w:r w:rsidRPr="000F5505">
              <w:rPr>
                <w:rFonts w:ascii="Segoe UI Symbol" w:hAnsi="Segoe UI Symbol" w:cs="Segoe UI Symbol"/>
                <w:sz w:val="20"/>
                <w:szCs w:val="20"/>
                <w:lang w:val="en-US"/>
              </w:rPr>
              <w:t>☐</w:t>
            </w:r>
            <w:r w:rsidRPr="000F5505">
              <w:rPr>
                <w:rFonts w:ascii="Times New Roman" w:hAnsi="Times New Roman" w:cs="Times New Roman"/>
                <w:sz w:val="20"/>
                <w:szCs w:val="20"/>
                <w:lang w:val="en-US"/>
              </w:rPr>
              <w:t xml:space="preserve"> No</w:t>
            </w:r>
          </w:p>
        </w:tc>
        <w:tc>
          <w:tcPr>
            <w:tcW w:w="4230" w:type="dxa"/>
            <w:gridSpan w:val="10"/>
            <w:vAlign w:val="center"/>
          </w:tcPr>
          <w:p w14:paraId="6E0BA56A" w14:textId="0536B1BA" w:rsidR="000F5505" w:rsidRPr="004D3EF9" w:rsidRDefault="00D60475" w:rsidP="00242F1B">
            <w:pPr>
              <w:pStyle w:val="ListParagraph"/>
              <w:numPr>
                <w:ilvl w:val="0"/>
                <w:numId w:val="12"/>
              </w:numPr>
              <w:spacing w:before="15" w:after="15"/>
              <w:rPr>
                <w:rFonts w:ascii="Times New Roman" w:hAnsi="Times New Roman" w:cs="Times New Roman"/>
                <w:sz w:val="20"/>
                <w:szCs w:val="20"/>
                <w:lang w:val="en-US"/>
              </w:rPr>
            </w:pPr>
            <w:ins w:id="25" w:author="Mannat Guliani" w:date="2026-06-11T13:59:00Z">
              <w:r>
                <w:rPr>
                  <w:rFonts w:ascii="Times New Roman" w:hAnsi="Times New Roman" w:cs="Times New Roman"/>
                  <w:sz w:val="20"/>
                  <w:szCs w:val="20"/>
                  <w:lang w:val="en-US"/>
                </w:rPr>
                <w:t xml:space="preserve">If no, within 1 </w:t>
              </w:r>
              <w:proofErr w:type="spellStart"/>
              <w:r>
                <w:rPr>
                  <w:rFonts w:ascii="Times New Roman" w:hAnsi="Times New Roman" w:cs="Times New Roman"/>
                  <w:sz w:val="20"/>
                  <w:szCs w:val="20"/>
                  <w:lang w:val="en-US"/>
                </w:rPr>
                <w:t>hr</w:t>
              </w:r>
              <w:proofErr w:type="spellEnd"/>
              <w:r>
                <w:rPr>
                  <w:rFonts w:ascii="Times New Roman" w:hAnsi="Times New Roman" w:cs="Times New Roman"/>
                  <w:sz w:val="20"/>
                  <w:szCs w:val="20"/>
                  <w:lang w:val="en-US"/>
                </w:rPr>
                <w:t xml:space="preserve"> of birth sample: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Yes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w:t>
              </w:r>
            </w:ins>
          </w:p>
        </w:tc>
        <w:tc>
          <w:tcPr>
            <w:tcW w:w="3424" w:type="dxa"/>
            <w:gridSpan w:val="6"/>
            <w:vAlign w:val="center"/>
          </w:tcPr>
          <w:p w14:paraId="5AD96FA8" w14:textId="73C65D83" w:rsidR="000F5505" w:rsidRPr="004D3EF9" w:rsidRDefault="00D60475" w:rsidP="00242F1B">
            <w:pPr>
              <w:pStyle w:val="ListParagraph"/>
              <w:numPr>
                <w:ilvl w:val="0"/>
                <w:numId w:val="12"/>
              </w:numPr>
              <w:spacing w:before="15" w:after="15"/>
              <w:rPr>
                <w:rFonts w:ascii="Times New Roman" w:hAnsi="Times New Roman" w:cs="Times New Roman"/>
                <w:sz w:val="20"/>
                <w:szCs w:val="20"/>
                <w:lang w:val="en-US"/>
              </w:rPr>
            </w:pPr>
            <w:ins w:id="26" w:author="Mannat Guliani" w:date="2026-06-11T13:59:00Z">
              <w:r>
                <w:rPr>
                  <w:rFonts w:ascii="Times New Roman" w:hAnsi="Times New Roman" w:cs="Times New Roman"/>
                  <w:sz w:val="20"/>
                  <w:szCs w:val="20"/>
                  <w:lang w:val="en-US"/>
                </w:rPr>
                <w:t>If yes, source:</w:t>
              </w:r>
              <w:r w:rsidRPr="004D3EF9">
                <w:rPr>
                  <w:rFonts w:ascii="Segoe UI Symbol" w:hAnsi="Segoe UI Symbol" w:cs="Segoe UI Symbol"/>
                  <w:sz w:val="20"/>
                  <w:szCs w:val="20"/>
                  <w:lang w:val="en-US"/>
                </w:rPr>
                <w:t>☐</w:t>
              </w:r>
              <w:r>
                <w:rPr>
                  <w:rFonts w:ascii="Segoe UI Symbol" w:hAnsi="Segoe UI Symbol" w:cs="Segoe UI Symbol"/>
                  <w:sz w:val="20"/>
                  <w:szCs w:val="20"/>
                  <w:lang w:val="en-US"/>
                </w:rPr>
                <w:t xml:space="preserve"> </w:t>
              </w:r>
              <w:r w:rsidRPr="000F5505">
                <w:rPr>
                  <w:rFonts w:ascii="Times New Roman" w:hAnsi="Times New Roman" w:cs="Times New Roman"/>
                  <w:sz w:val="20"/>
                  <w:szCs w:val="20"/>
                  <w:lang w:val="en-US"/>
                </w:rPr>
                <w:t xml:space="preserve">Capillary </w:t>
              </w:r>
              <w:r w:rsidRPr="004D3EF9">
                <w:rPr>
                  <w:rFonts w:ascii="Segoe UI Symbol" w:hAnsi="Segoe UI Symbol" w:cs="Segoe UI Symbol"/>
                  <w:sz w:val="20"/>
                  <w:szCs w:val="20"/>
                  <w:lang w:val="en-US"/>
                </w:rPr>
                <w:t>☐</w:t>
              </w:r>
              <w:r>
                <w:rPr>
                  <w:rFonts w:ascii="Segoe UI Symbol" w:hAnsi="Segoe UI Symbol" w:cs="Segoe UI Symbol"/>
                  <w:sz w:val="20"/>
                  <w:szCs w:val="20"/>
                  <w:lang w:val="en-US"/>
                </w:rPr>
                <w:t xml:space="preserve"> </w:t>
              </w:r>
              <w:r w:rsidRPr="000F5505">
                <w:rPr>
                  <w:rFonts w:ascii="Times New Roman" w:hAnsi="Times New Roman" w:cs="Times New Roman"/>
                  <w:sz w:val="20"/>
                  <w:szCs w:val="20"/>
                  <w:lang w:val="en-US"/>
                </w:rPr>
                <w:t>Venous</w:t>
              </w:r>
            </w:ins>
          </w:p>
        </w:tc>
      </w:tr>
      <w:tr w:rsidR="000F5505" w14:paraId="4B15FAD1" w14:textId="77777777" w:rsidTr="000F5505">
        <w:trPr>
          <w:trHeight w:val="341"/>
        </w:trPr>
        <w:tc>
          <w:tcPr>
            <w:tcW w:w="5832" w:type="dxa"/>
            <w:gridSpan w:val="8"/>
            <w:vAlign w:val="center"/>
          </w:tcPr>
          <w:p w14:paraId="697A0124" w14:textId="5B605DE5" w:rsidR="000F5505" w:rsidRPr="004D3EF9" w:rsidRDefault="00D60475" w:rsidP="00242F1B">
            <w:pPr>
              <w:pStyle w:val="ListParagraph"/>
              <w:numPr>
                <w:ilvl w:val="0"/>
                <w:numId w:val="12"/>
              </w:numPr>
              <w:spacing w:before="15" w:after="15"/>
              <w:rPr>
                <w:rFonts w:ascii="Times New Roman" w:hAnsi="Times New Roman" w:cs="Times New Roman"/>
                <w:sz w:val="20"/>
                <w:szCs w:val="20"/>
                <w:lang w:val="en-US"/>
              </w:rPr>
            </w:pPr>
            <w:ins w:id="27" w:author="Mannat Guliani" w:date="2026-06-11T13:59:00Z">
              <w:r>
                <w:rPr>
                  <w:rFonts w:ascii="Times New Roman" w:hAnsi="Times New Roman" w:cs="Times New Roman"/>
                  <w:sz w:val="20"/>
                  <w:szCs w:val="20"/>
                  <w:lang w:val="en-US"/>
                </w:rPr>
                <w:t>Any source</w:t>
              </w:r>
            </w:ins>
            <w:r w:rsidR="000F5505">
              <w:rPr>
                <w:rFonts w:ascii="Times New Roman" w:hAnsi="Times New Roman" w:cs="Times New Roman"/>
                <w:sz w:val="20"/>
                <w:szCs w:val="20"/>
                <w:lang w:val="en-US"/>
              </w:rPr>
              <w:t xml:space="preserve">: </w:t>
            </w:r>
            <w:r w:rsidR="000F5505" w:rsidRPr="004D3EF9">
              <w:rPr>
                <w:rFonts w:ascii="Times New Roman" w:hAnsi="Times New Roman" w:cs="Times New Roman"/>
                <w:sz w:val="20"/>
                <w:szCs w:val="20"/>
                <w:lang w:val="en-US"/>
              </w:rPr>
              <w:t>pH: ____; SBE: ____; pCO</w:t>
            </w:r>
            <w:r w:rsidR="000F5505" w:rsidRPr="004D3EF9">
              <w:rPr>
                <w:rFonts w:ascii="Times New Roman" w:hAnsi="Times New Roman" w:cs="Times New Roman"/>
                <w:sz w:val="20"/>
                <w:szCs w:val="20"/>
                <w:vertAlign w:val="subscript"/>
                <w:lang w:val="en-US"/>
              </w:rPr>
              <w:t>2</w:t>
            </w:r>
            <w:r w:rsidR="000F5505" w:rsidRPr="004D3EF9">
              <w:rPr>
                <w:rFonts w:ascii="Times New Roman" w:hAnsi="Times New Roman" w:cs="Times New Roman"/>
                <w:sz w:val="20"/>
                <w:szCs w:val="20"/>
                <w:lang w:val="en-US"/>
              </w:rPr>
              <w:t>: ____</w:t>
            </w:r>
          </w:p>
        </w:tc>
        <w:tc>
          <w:tcPr>
            <w:tcW w:w="4968" w:type="dxa"/>
            <w:gridSpan w:val="10"/>
            <w:vAlign w:val="center"/>
          </w:tcPr>
          <w:p w14:paraId="088AACDB" w14:textId="436AB5D8" w:rsidR="000F5505" w:rsidRPr="004D3EF9" w:rsidRDefault="000F5505" w:rsidP="00242F1B">
            <w:pPr>
              <w:pStyle w:val="ListParagraph"/>
              <w:numPr>
                <w:ilvl w:val="0"/>
                <w:numId w:val="12"/>
              </w:numPr>
              <w:spacing w:before="15" w:after="15"/>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Pr="004D3EF9">
              <w:rPr>
                <w:rFonts w:ascii="Times New Roman" w:hAnsi="Times New Roman" w:cs="Times New Roman"/>
                <w:sz w:val="20"/>
                <w:szCs w:val="20"/>
                <w:lang w:val="en-US"/>
              </w:rPr>
              <w:t xml:space="preserve">Resuscitation failure: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Yes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No</w:t>
            </w:r>
          </w:p>
        </w:tc>
      </w:tr>
      <w:tr w:rsidR="00DE379A" w14:paraId="12BE04A3" w14:textId="77777777" w:rsidTr="000F5505">
        <w:trPr>
          <w:trHeight w:val="341"/>
        </w:trPr>
        <w:tc>
          <w:tcPr>
            <w:tcW w:w="5832" w:type="dxa"/>
            <w:gridSpan w:val="8"/>
            <w:vAlign w:val="center"/>
          </w:tcPr>
          <w:p w14:paraId="59CB7CC2" w14:textId="3D4B7E5F"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SpO</w:t>
            </w:r>
            <w:r w:rsidRPr="004D3EF9">
              <w:rPr>
                <w:rFonts w:ascii="Times New Roman" w:hAnsi="Times New Roman" w:cs="Times New Roman"/>
                <w:sz w:val="20"/>
                <w:szCs w:val="20"/>
                <w:vertAlign w:val="subscript"/>
                <w:lang w:val="en-US"/>
              </w:rPr>
              <w:t>2</w:t>
            </w:r>
            <w:r w:rsidRPr="004D3EF9">
              <w:rPr>
                <w:rFonts w:ascii="Times New Roman" w:hAnsi="Times New Roman" w:cs="Times New Roman"/>
                <w:sz w:val="20"/>
                <w:szCs w:val="20"/>
                <w:lang w:val="en-US"/>
              </w:rPr>
              <w:t xml:space="preserve"> at exit from trial gas: ____% </w:t>
            </w:r>
            <w:r w:rsidRPr="009D7312">
              <w:rPr>
                <w:rFonts w:ascii="Arial Narrow" w:hAnsi="Arial Narrow" w:cs="Times New Roman"/>
                <w:i/>
                <w:iCs/>
                <w:lang w:val="en-US"/>
              </w:rPr>
              <w:t>(to be cross-verified with pulse oximeter)</w:t>
            </w:r>
          </w:p>
        </w:tc>
        <w:tc>
          <w:tcPr>
            <w:tcW w:w="4968" w:type="dxa"/>
            <w:gridSpan w:val="10"/>
            <w:vAlign w:val="center"/>
          </w:tcPr>
          <w:p w14:paraId="189210C8" w14:textId="7AF46840"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Total time: ____ min </w:t>
            </w:r>
            <w:r w:rsidRPr="009D7312">
              <w:rPr>
                <w:rFonts w:ascii="Arial Narrow" w:hAnsi="Arial Narrow" w:cs="Times New Roman"/>
                <w:i/>
                <w:iCs/>
                <w:lang w:val="en-US"/>
              </w:rPr>
              <w:t>(to be cross-verified with PORTAL timer)</w:t>
            </w:r>
          </w:p>
        </w:tc>
      </w:tr>
      <w:tr w:rsidR="00DE379A" w14:paraId="444F2158" w14:textId="77777777" w:rsidTr="005246DD">
        <w:trPr>
          <w:trHeight w:val="66"/>
        </w:trPr>
        <w:tc>
          <w:tcPr>
            <w:tcW w:w="10800" w:type="dxa"/>
            <w:gridSpan w:val="18"/>
            <w:vAlign w:val="center"/>
          </w:tcPr>
          <w:p w14:paraId="297B69C2" w14:textId="41BE4ED7" w:rsidR="00DE379A" w:rsidRPr="004D3EF9" w:rsidRDefault="00DE379A" w:rsidP="00242F1B">
            <w:pPr>
              <w:pStyle w:val="ListParagraph"/>
              <w:numPr>
                <w:ilvl w:val="0"/>
                <w:numId w:val="12"/>
              </w:numPr>
              <w:spacing w:before="15" w:after="15"/>
              <w:rPr>
                <w:rFonts w:ascii="Times New Roman" w:hAnsi="Times New Roman" w:cs="Times New Roman"/>
                <w:sz w:val="20"/>
                <w:szCs w:val="20"/>
                <w:lang w:val="en-US"/>
              </w:rPr>
            </w:pPr>
            <w:r w:rsidRPr="004D3EF9">
              <w:rPr>
                <w:rFonts w:ascii="Times New Roman" w:hAnsi="Times New Roman" w:cs="Times New Roman"/>
                <w:sz w:val="20"/>
                <w:szCs w:val="20"/>
                <w:lang w:val="en-US"/>
              </w:rPr>
              <w:t xml:space="preserve">Reason for </w:t>
            </w:r>
            <w:ins w:id="28" w:author="Mannat Guliani" w:date="2026-06-11T13:46:00Z">
              <w:r w:rsidR="00A1108D">
                <w:rPr>
                  <w:rFonts w:ascii="Times New Roman" w:hAnsi="Times New Roman" w:cs="Times New Roman"/>
                  <w:sz w:val="20"/>
                  <w:szCs w:val="20"/>
                  <w:lang w:val="en-US"/>
                </w:rPr>
                <w:t xml:space="preserve">resuscitation </w:t>
              </w:r>
            </w:ins>
            <w:r w:rsidRPr="004D3EF9">
              <w:rPr>
                <w:rFonts w:ascii="Times New Roman" w:hAnsi="Times New Roman" w:cs="Times New Roman"/>
                <w:sz w:val="20"/>
                <w:szCs w:val="20"/>
                <w:lang w:val="en-US"/>
              </w:rPr>
              <w:t xml:space="preserve">exit: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Responded to resuscitation </w:t>
            </w:r>
            <w:r w:rsidRPr="004D3EF9">
              <w:rPr>
                <w:rFonts w:ascii="Segoe UI Symbol" w:hAnsi="Segoe UI Symbol" w:cs="Segoe UI Symbol"/>
                <w:sz w:val="20"/>
                <w:szCs w:val="20"/>
                <w:lang w:val="en-US"/>
              </w:rPr>
              <w:t>☐</w:t>
            </w:r>
            <w:r w:rsidRPr="004D3EF9">
              <w:rPr>
                <w:rFonts w:ascii="Times New Roman" w:hAnsi="Times New Roman" w:cs="Times New Roman"/>
                <w:sz w:val="20"/>
                <w:szCs w:val="20"/>
                <w:lang w:val="en-US"/>
              </w:rPr>
              <w:t xml:space="preserve"> Required override to 100% O</w:t>
            </w:r>
            <w:r w:rsidRPr="004D3EF9">
              <w:rPr>
                <w:rFonts w:ascii="Times New Roman" w:hAnsi="Times New Roman" w:cs="Times New Roman"/>
                <w:sz w:val="20"/>
                <w:szCs w:val="20"/>
                <w:vertAlign w:val="subscript"/>
                <w:lang w:val="en-US"/>
              </w:rPr>
              <w:t>2</w:t>
            </w:r>
            <w:r w:rsidRPr="004D3EF9">
              <w:rPr>
                <w:rFonts w:ascii="Times New Roman" w:hAnsi="Times New Roman" w:cs="Times New Roman"/>
                <w:sz w:val="20"/>
                <w:szCs w:val="20"/>
                <w:lang w:val="en-US"/>
              </w:rPr>
              <w:t xml:space="preserve"> or CC</w:t>
            </w:r>
            <w:r w:rsidRPr="004D3EF9">
              <w:rPr>
                <w:rFonts w:ascii="Segoe UI Symbol" w:hAnsi="Segoe UI Symbol" w:cs="Segoe UI Symbol"/>
                <w:sz w:val="20"/>
                <w:szCs w:val="20"/>
                <w:lang w:val="en-US"/>
              </w:rPr>
              <w:t xml:space="preserve"> ☐</w:t>
            </w:r>
            <w:r w:rsidRPr="004D3EF9">
              <w:rPr>
                <w:rFonts w:ascii="Times New Roman" w:hAnsi="Times New Roman" w:cs="Times New Roman"/>
                <w:sz w:val="20"/>
                <w:szCs w:val="20"/>
                <w:lang w:val="en-US"/>
              </w:rPr>
              <w:t xml:space="preserve"> Other: _______</w:t>
            </w:r>
          </w:p>
        </w:tc>
      </w:tr>
    </w:tbl>
    <w:p w14:paraId="4140F5E4" w14:textId="2ADF85D7" w:rsidR="009D7312" w:rsidRDefault="009D7312" w:rsidP="007C234F">
      <w:pPr>
        <w:rPr>
          <w:lang w:val="en-US"/>
        </w:rPr>
      </w:pPr>
    </w:p>
    <w:p w14:paraId="5C1E559B" w14:textId="77777777" w:rsidR="009D7312" w:rsidRDefault="009D7312">
      <w:pPr>
        <w:rPr>
          <w:lang w:val="en-US"/>
        </w:rPr>
      </w:pPr>
      <w:r>
        <w:rPr>
          <w:lang w:val="en-US"/>
        </w:rPr>
        <w:br w:type="page"/>
      </w:r>
    </w:p>
    <w:p w14:paraId="669D3987" w14:textId="24C55CA3" w:rsidR="00871ECE" w:rsidRPr="00A5539C" w:rsidRDefault="00FF6DFB" w:rsidP="005A7DDD">
      <w:pPr>
        <w:pStyle w:val="Heading1"/>
        <w:spacing w:line="276" w:lineRule="auto"/>
        <w:rPr>
          <w:lang w:val="en-US"/>
        </w:rPr>
      </w:pPr>
      <w:bookmarkStart w:id="29" w:name="_Toc231310388"/>
      <w:r w:rsidRPr="00A5539C">
        <w:rPr>
          <w:lang w:val="en-US"/>
        </w:rPr>
        <w:lastRenderedPageBreak/>
        <w:t>Form C: Maternal Details</w:t>
      </w:r>
      <w:bookmarkEnd w:id="29"/>
    </w:p>
    <w:p w14:paraId="38B4E83B" w14:textId="316B123E" w:rsidR="00871ECE" w:rsidRPr="00142C02" w:rsidRDefault="00FF6DFB">
      <w:pPr>
        <w:spacing w:after="80"/>
        <w:jc w:val="center"/>
        <w:rPr>
          <w:rFonts w:ascii="Times New Roman" w:hAnsi="Times New Roman" w:cs="Times New Roman"/>
          <w:sz w:val="24"/>
          <w:szCs w:val="24"/>
          <w:lang w:val="en-US"/>
        </w:rPr>
      </w:pPr>
      <w:r w:rsidRPr="00142C02">
        <w:rPr>
          <w:rFonts w:ascii="Times New Roman" w:hAnsi="Times New Roman" w:cs="Times New Roman"/>
          <w:i/>
          <w:iCs/>
          <w:sz w:val="24"/>
          <w:szCs w:val="24"/>
          <w:lang w:val="en-US"/>
        </w:rPr>
        <w:t>(</w:t>
      </w:r>
      <w:r w:rsidR="00E301CC">
        <w:rPr>
          <w:rFonts w:ascii="Times New Roman" w:hAnsi="Times New Roman" w:cs="Times New Roman"/>
          <w:i/>
          <w:iCs/>
          <w:sz w:val="24"/>
          <w:szCs w:val="24"/>
          <w:lang w:val="en-US"/>
        </w:rPr>
        <w:t>Fill</w:t>
      </w:r>
      <w:r w:rsidR="00E301CC" w:rsidRPr="00142C02">
        <w:rPr>
          <w:rFonts w:ascii="Times New Roman" w:hAnsi="Times New Roman" w:cs="Times New Roman"/>
          <w:i/>
          <w:iCs/>
          <w:sz w:val="24"/>
          <w:szCs w:val="24"/>
          <w:lang w:val="en-US"/>
        </w:rPr>
        <w:t xml:space="preserve"> </w:t>
      </w:r>
      <w:r w:rsidRPr="00142C02">
        <w:rPr>
          <w:rFonts w:ascii="Times New Roman" w:hAnsi="Times New Roman" w:cs="Times New Roman"/>
          <w:i/>
          <w:iCs/>
          <w:sz w:val="24"/>
          <w:szCs w:val="24"/>
          <w:lang w:val="en-US"/>
        </w:rPr>
        <w:t>for randomized subjects only)</w:t>
      </w:r>
    </w:p>
    <w:tbl>
      <w:tblPr>
        <w:tblW w:w="1089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22" w:type="dxa"/>
        </w:tblCellMar>
        <w:tblLook w:val="04A0" w:firstRow="1" w:lastRow="0" w:firstColumn="1" w:lastColumn="0" w:noHBand="0" w:noVBand="1"/>
      </w:tblPr>
      <w:tblGrid>
        <w:gridCol w:w="1620"/>
        <w:gridCol w:w="1755"/>
        <w:gridCol w:w="225"/>
        <w:gridCol w:w="990"/>
        <w:gridCol w:w="630"/>
        <w:gridCol w:w="178"/>
        <w:gridCol w:w="47"/>
        <w:gridCol w:w="225"/>
        <w:gridCol w:w="270"/>
        <w:gridCol w:w="90"/>
        <w:gridCol w:w="1080"/>
        <w:gridCol w:w="270"/>
        <w:gridCol w:w="3510"/>
      </w:tblGrid>
      <w:tr w:rsidR="00863BE3" w14:paraId="7C3BB2F7" w14:textId="77777777" w:rsidTr="00C30168">
        <w:trPr>
          <w:trHeight w:val="354"/>
        </w:trPr>
        <w:tc>
          <w:tcPr>
            <w:tcW w:w="10890" w:type="dxa"/>
            <w:gridSpan w:val="13"/>
            <w:shd w:val="clear" w:color="auto" w:fill="D9E2F3"/>
            <w:vAlign w:val="center"/>
          </w:tcPr>
          <w:p w14:paraId="0F3DE066" w14:textId="4FF59039" w:rsidR="00871ECE" w:rsidRPr="003871CF" w:rsidRDefault="006E6F45" w:rsidP="00DD271E">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C1. </w:t>
            </w:r>
            <w:r w:rsidR="00FF6DFB" w:rsidRPr="00142C02">
              <w:rPr>
                <w:rFonts w:ascii="Times New Roman" w:hAnsi="Times New Roman" w:cs="Times New Roman"/>
                <w:b/>
                <w:bCs/>
                <w:sz w:val="24"/>
                <w:szCs w:val="24"/>
                <w:lang w:val="en-US"/>
              </w:rPr>
              <w:t>IDENTIFICATION</w:t>
            </w:r>
          </w:p>
        </w:tc>
      </w:tr>
      <w:tr w:rsidR="00863BE3" w14:paraId="5258EF8A" w14:textId="77777777" w:rsidTr="00C30168">
        <w:trPr>
          <w:trHeight w:val="301"/>
        </w:trPr>
        <w:tc>
          <w:tcPr>
            <w:tcW w:w="5398" w:type="dxa"/>
            <w:gridSpan w:val="6"/>
            <w:vAlign w:val="center"/>
          </w:tcPr>
          <w:p w14:paraId="646E9F22" w14:textId="1EC556E3" w:rsidR="0099787A" w:rsidRPr="006E6F45" w:rsidRDefault="0099787A" w:rsidP="00242F1B">
            <w:pPr>
              <w:pStyle w:val="ListParagraph"/>
              <w:numPr>
                <w:ilvl w:val="0"/>
                <w:numId w:val="13"/>
              </w:numPr>
              <w:spacing w:before="15" w:after="15"/>
              <w:rPr>
                <w:rFonts w:ascii="Times New Roman" w:hAnsi="Times New Roman" w:cs="Times New Roman"/>
                <w:sz w:val="22"/>
                <w:szCs w:val="22"/>
                <w:lang w:val="en-US"/>
              </w:rPr>
            </w:pPr>
            <w:r w:rsidRPr="006E6F45">
              <w:rPr>
                <w:rFonts w:ascii="Times New Roman" w:hAnsi="Times New Roman" w:cs="Times New Roman"/>
                <w:sz w:val="22"/>
                <w:szCs w:val="22"/>
                <w:lang w:val="en-US"/>
              </w:rPr>
              <w:t>Enrollment ID: ________________</w:t>
            </w:r>
            <w:r w:rsidR="00341C81" w:rsidRPr="006E6F45">
              <w:rPr>
                <w:rFonts w:ascii="Times New Roman" w:hAnsi="Times New Roman" w:cs="Times New Roman"/>
                <w:sz w:val="22"/>
                <w:szCs w:val="22"/>
                <w:lang w:val="en-US"/>
              </w:rPr>
              <w:t xml:space="preserve"> </w:t>
            </w:r>
            <w:r w:rsidR="00341C81" w:rsidRPr="006E6F45">
              <w:rPr>
                <w:rFonts w:ascii="Arial Narrow" w:hAnsi="Arial Narrow" w:cs="Times New Roman"/>
                <w:i/>
                <w:iCs/>
                <w:lang w:val="en-US"/>
              </w:rPr>
              <w:t>(auto filled in web form)</w:t>
            </w:r>
          </w:p>
        </w:tc>
        <w:tc>
          <w:tcPr>
            <w:tcW w:w="5492" w:type="dxa"/>
            <w:gridSpan w:val="7"/>
            <w:vAlign w:val="center"/>
          </w:tcPr>
          <w:p w14:paraId="02DBC6A7" w14:textId="0866663D" w:rsidR="0099787A" w:rsidRPr="006E6F45" w:rsidRDefault="0099787A" w:rsidP="00242F1B">
            <w:pPr>
              <w:pStyle w:val="ListParagraph"/>
              <w:numPr>
                <w:ilvl w:val="0"/>
                <w:numId w:val="13"/>
              </w:numPr>
              <w:spacing w:before="15" w:after="15"/>
              <w:rPr>
                <w:rFonts w:ascii="Times New Roman" w:hAnsi="Times New Roman" w:cs="Times New Roman"/>
                <w:sz w:val="22"/>
                <w:szCs w:val="22"/>
                <w:lang w:val="en-US"/>
              </w:rPr>
            </w:pPr>
            <w:r w:rsidRPr="006E6F45">
              <w:rPr>
                <w:rFonts w:ascii="Times New Roman" w:hAnsi="Times New Roman" w:cs="Times New Roman"/>
                <w:sz w:val="22"/>
                <w:szCs w:val="22"/>
                <w:lang w:val="en-US"/>
              </w:rPr>
              <w:t>Mother’s Age: ______ years</w:t>
            </w:r>
          </w:p>
        </w:tc>
      </w:tr>
      <w:tr w:rsidR="00863BE3" w14:paraId="6788FCC4" w14:textId="77777777" w:rsidTr="00C30168">
        <w:trPr>
          <w:trHeight w:val="301"/>
        </w:trPr>
        <w:tc>
          <w:tcPr>
            <w:tcW w:w="10890" w:type="dxa"/>
            <w:gridSpan w:val="13"/>
            <w:vAlign w:val="center"/>
          </w:tcPr>
          <w:p w14:paraId="1F5B9C45" w14:textId="1685EBE5" w:rsidR="00E06166" w:rsidRPr="00E06166" w:rsidRDefault="00FF6DFB" w:rsidP="00242F1B">
            <w:pPr>
              <w:pStyle w:val="ListParagraph"/>
              <w:numPr>
                <w:ilvl w:val="0"/>
                <w:numId w:val="13"/>
              </w:numPr>
              <w:spacing w:before="15" w:after="40"/>
              <w:rPr>
                <w:rFonts w:ascii="Times New Roman" w:hAnsi="Times New Roman" w:cs="Times New Roman"/>
                <w:sz w:val="21"/>
                <w:szCs w:val="21"/>
                <w:lang w:val="en-US"/>
              </w:rPr>
            </w:pPr>
            <w:commentRangeStart w:id="30"/>
            <w:r w:rsidRPr="00E06166">
              <w:rPr>
                <w:rFonts w:ascii="Times New Roman" w:hAnsi="Times New Roman" w:cs="Times New Roman"/>
                <w:sz w:val="21"/>
                <w:szCs w:val="21"/>
                <w:lang w:val="en-US"/>
              </w:rPr>
              <w:t>Address</w:t>
            </w:r>
            <w:r w:rsidR="00B80FBA" w:rsidRPr="00E06166">
              <w:rPr>
                <w:rFonts w:ascii="Times New Roman" w:hAnsi="Times New Roman" w:cs="Times New Roman"/>
                <w:sz w:val="21"/>
                <w:szCs w:val="21"/>
                <w:lang w:val="en-US"/>
              </w:rPr>
              <w:t>: House No/Street:</w:t>
            </w:r>
            <w:r w:rsidRPr="00E06166">
              <w:rPr>
                <w:rFonts w:ascii="Times New Roman" w:hAnsi="Times New Roman" w:cs="Times New Roman"/>
                <w:sz w:val="21"/>
                <w:szCs w:val="21"/>
                <w:lang w:val="en-US"/>
              </w:rPr>
              <w:t xml:space="preserve"> ____________________</w:t>
            </w:r>
            <w:r w:rsidR="006E6F45" w:rsidRPr="00E06166">
              <w:rPr>
                <w:rFonts w:ascii="Times New Roman" w:hAnsi="Times New Roman" w:cs="Times New Roman"/>
                <w:sz w:val="21"/>
                <w:szCs w:val="21"/>
                <w:lang w:val="en-US"/>
              </w:rPr>
              <w:t>_________</w:t>
            </w:r>
            <w:r w:rsidR="00746059" w:rsidRPr="00E06166">
              <w:rPr>
                <w:rFonts w:ascii="Times New Roman" w:hAnsi="Times New Roman" w:cs="Times New Roman"/>
                <w:sz w:val="21"/>
                <w:szCs w:val="21"/>
                <w:lang w:val="en-US"/>
              </w:rPr>
              <w:t>Village</w:t>
            </w:r>
            <w:ins w:id="31" w:author="Mannat Guliani" w:date="2026-06-11T13:32:00Z">
              <w:r w:rsidR="00746059" w:rsidRPr="00E06166">
                <w:rPr>
                  <w:rFonts w:ascii="Times New Roman" w:hAnsi="Times New Roman" w:cs="Times New Roman"/>
                  <w:sz w:val="21"/>
                  <w:szCs w:val="21"/>
                  <w:lang w:val="en-US"/>
                </w:rPr>
                <w:t>/VPO</w:t>
              </w:r>
            </w:ins>
            <w:r w:rsidR="0086573C" w:rsidRPr="00E06166">
              <w:rPr>
                <w:rFonts w:ascii="Times New Roman" w:hAnsi="Times New Roman" w:cs="Times New Roman"/>
                <w:sz w:val="21"/>
                <w:szCs w:val="21"/>
                <w:lang w:val="en-US"/>
              </w:rPr>
              <w:t>:________</w:t>
            </w:r>
            <w:r w:rsidR="00E06166" w:rsidRPr="00E06166">
              <w:rPr>
                <w:rFonts w:ascii="Times New Roman" w:hAnsi="Times New Roman" w:cs="Times New Roman"/>
                <w:sz w:val="21"/>
                <w:szCs w:val="21"/>
                <w:lang w:val="en-US"/>
              </w:rPr>
              <w:t>__</w:t>
            </w:r>
            <w:r w:rsidR="0086573C" w:rsidRPr="00E06166">
              <w:rPr>
                <w:rFonts w:ascii="Times New Roman" w:hAnsi="Times New Roman" w:cs="Times New Roman"/>
                <w:sz w:val="21"/>
                <w:szCs w:val="21"/>
                <w:lang w:val="en-US"/>
              </w:rPr>
              <w:t>_</w:t>
            </w:r>
            <w:r w:rsidR="00B80FBA" w:rsidRPr="00E06166">
              <w:rPr>
                <w:rFonts w:ascii="Times New Roman" w:hAnsi="Times New Roman" w:cs="Times New Roman"/>
                <w:sz w:val="21"/>
                <w:szCs w:val="21"/>
                <w:lang w:val="en-US"/>
              </w:rPr>
              <w:t>City/Tehsil</w:t>
            </w:r>
            <w:r w:rsidR="0005735C" w:rsidRPr="00E06166">
              <w:rPr>
                <w:rFonts w:ascii="Times New Roman" w:hAnsi="Times New Roman" w:cs="Times New Roman"/>
                <w:sz w:val="21"/>
                <w:szCs w:val="21"/>
                <w:lang w:val="en-US"/>
              </w:rPr>
              <w:t>:</w:t>
            </w:r>
            <w:r w:rsidRPr="00E06166">
              <w:rPr>
                <w:rFonts w:ascii="Times New Roman" w:hAnsi="Times New Roman" w:cs="Times New Roman"/>
                <w:sz w:val="21"/>
                <w:szCs w:val="21"/>
                <w:lang w:val="en-US"/>
              </w:rPr>
              <w:t>__________________</w:t>
            </w:r>
            <w:r w:rsidR="0086573C" w:rsidRPr="00E06166">
              <w:rPr>
                <w:rFonts w:ascii="Times New Roman" w:hAnsi="Times New Roman" w:cs="Times New Roman"/>
                <w:sz w:val="21"/>
                <w:szCs w:val="21"/>
                <w:lang w:val="en-US"/>
              </w:rPr>
              <w:t xml:space="preserve"> </w:t>
            </w:r>
            <w:ins w:id="32" w:author="Mannat Guliani" w:date="2026-06-11T13:32:00Z">
              <w:r w:rsidR="00746059" w:rsidRPr="00E06166">
                <w:rPr>
                  <w:rFonts w:ascii="Times New Roman" w:hAnsi="Times New Roman" w:cs="Times New Roman"/>
                  <w:sz w:val="21"/>
                  <w:szCs w:val="21"/>
                  <w:lang w:val="en-US"/>
                </w:rPr>
                <w:t>Police station/District</w:t>
              </w:r>
            </w:ins>
            <w:r w:rsidR="0086573C" w:rsidRPr="00E06166">
              <w:rPr>
                <w:rFonts w:ascii="Times New Roman" w:hAnsi="Times New Roman" w:cs="Times New Roman"/>
                <w:sz w:val="21"/>
                <w:szCs w:val="21"/>
                <w:lang w:val="en-US"/>
              </w:rPr>
              <w:t>: ____</w:t>
            </w:r>
            <w:r w:rsidR="00E06166">
              <w:rPr>
                <w:rFonts w:ascii="Times New Roman" w:hAnsi="Times New Roman" w:cs="Times New Roman"/>
                <w:sz w:val="21"/>
                <w:szCs w:val="21"/>
                <w:lang w:val="en-US"/>
              </w:rPr>
              <w:t>______</w:t>
            </w:r>
            <w:r w:rsidR="0086573C" w:rsidRPr="00E06166">
              <w:rPr>
                <w:rFonts w:ascii="Times New Roman" w:hAnsi="Times New Roman" w:cs="Times New Roman"/>
                <w:sz w:val="21"/>
                <w:szCs w:val="21"/>
                <w:lang w:val="en-US"/>
              </w:rPr>
              <w:t>____</w:t>
            </w:r>
            <w:r w:rsidR="00E06166">
              <w:rPr>
                <w:rFonts w:ascii="Times New Roman" w:hAnsi="Times New Roman" w:cs="Times New Roman"/>
                <w:sz w:val="21"/>
                <w:szCs w:val="21"/>
                <w:lang w:val="en-US"/>
              </w:rPr>
              <w:t xml:space="preserve"> </w:t>
            </w:r>
            <w:r w:rsidR="00B80FBA" w:rsidRPr="00E06166">
              <w:rPr>
                <w:rFonts w:ascii="Times New Roman" w:hAnsi="Times New Roman" w:cs="Times New Roman"/>
                <w:sz w:val="21"/>
                <w:szCs w:val="21"/>
                <w:lang w:val="en-US"/>
              </w:rPr>
              <w:t>State:___________</w:t>
            </w:r>
            <w:r w:rsidR="004E6A0A" w:rsidRPr="00E06166">
              <w:rPr>
                <w:rFonts w:ascii="Times New Roman" w:hAnsi="Times New Roman" w:cs="Times New Roman"/>
                <w:sz w:val="21"/>
                <w:szCs w:val="21"/>
                <w:lang w:val="en-US"/>
              </w:rPr>
              <w:t>________</w:t>
            </w:r>
            <w:r w:rsidR="00B80FBA" w:rsidRPr="00E06166">
              <w:rPr>
                <w:rFonts w:ascii="Times New Roman" w:hAnsi="Times New Roman" w:cs="Times New Roman"/>
                <w:sz w:val="21"/>
                <w:szCs w:val="21"/>
                <w:lang w:val="en-US"/>
              </w:rPr>
              <w:t>_ Near</w:t>
            </w:r>
            <w:r w:rsidR="00E06166">
              <w:rPr>
                <w:rFonts w:ascii="Times New Roman" w:hAnsi="Times New Roman" w:cs="Times New Roman"/>
                <w:sz w:val="21"/>
                <w:szCs w:val="21"/>
                <w:lang w:val="en-US"/>
              </w:rPr>
              <w:t xml:space="preserve">est Landmark: </w:t>
            </w:r>
            <w:r w:rsidR="00E06166" w:rsidRPr="00E06166">
              <w:rPr>
                <w:rFonts w:ascii="Times New Roman" w:hAnsi="Times New Roman" w:cs="Times New Roman"/>
                <w:sz w:val="21"/>
                <w:szCs w:val="21"/>
                <w:lang w:val="en-US"/>
              </w:rPr>
              <w:t>______________</w:t>
            </w:r>
            <w:r w:rsidR="00B80FBA" w:rsidRPr="00E06166">
              <w:rPr>
                <w:rFonts w:ascii="Times New Roman" w:hAnsi="Times New Roman" w:cs="Times New Roman"/>
                <w:sz w:val="21"/>
                <w:szCs w:val="21"/>
                <w:lang w:val="en-US"/>
              </w:rPr>
              <w:t>_____________</w:t>
            </w:r>
            <w:commentRangeEnd w:id="30"/>
            <w:r w:rsidR="00924B2D" w:rsidRPr="00E06166">
              <w:rPr>
                <w:rStyle w:val="CommentReference"/>
                <w:rFonts w:cs="Mangal"/>
                <w:sz w:val="21"/>
                <w:szCs w:val="21"/>
              </w:rPr>
              <w:commentReference w:id="30"/>
            </w:r>
          </w:p>
        </w:tc>
      </w:tr>
      <w:tr w:rsidR="00E06166" w14:paraId="575B78DD" w14:textId="77777777" w:rsidTr="00C30168">
        <w:trPr>
          <w:trHeight w:val="354"/>
        </w:trPr>
        <w:tc>
          <w:tcPr>
            <w:tcW w:w="5445" w:type="dxa"/>
            <w:gridSpan w:val="7"/>
            <w:shd w:val="clear" w:color="auto" w:fill="auto"/>
            <w:vAlign w:val="center"/>
          </w:tcPr>
          <w:p w14:paraId="3BB9DBB6" w14:textId="75511549" w:rsidR="00E06166" w:rsidRPr="00E06166" w:rsidRDefault="00E06166" w:rsidP="00242F1B">
            <w:pPr>
              <w:pStyle w:val="ListParagraph"/>
              <w:numPr>
                <w:ilvl w:val="0"/>
                <w:numId w:val="13"/>
              </w:numPr>
              <w:spacing w:before="15"/>
              <w:rPr>
                <w:rFonts w:ascii="Times New Roman" w:hAnsi="Times New Roman" w:cs="Times New Roman"/>
                <w:sz w:val="22"/>
                <w:szCs w:val="22"/>
                <w:lang w:val="en-US"/>
              </w:rPr>
            </w:pPr>
            <w:r w:rsidRPr="006E6F45">
              <w:rPr>
                <w:rFonts w:ascii="Times New Roman" w:hAnsi="Times New Roman" w:cs="Times New Roman"/>
                <w:sz w:val="21"/>
                <w:szCs w:val="21"/>
                <w:lang w:val="en-US"/>
              </w:rPr>
              <w:t>Email address: _______________________</w:t>
            </w:r>
            <w:r>
              <w:rPr>
                <w:rFonts w:ascii="Times New Roman" w:hAnsi="Times New Roman" w:cs="Times New Roman"/>
                <w:sz w:val="21"/>
                <w:szCs w:val="21"/>
                <w:lang w:val="en-US"/>
              </w:rPr>
              <w:t>_____</w:t>
            </w:r>
            <w:r w:rsidRPr="006E6F45">
              <w:rPr>
                <w:rFonts w:ascii="Times New Roman" w:hAnsi="Times New Roman" w:cs="Times New Roman"/>
                <w:sz w:val="21"/>
                <w:szCs w:val="21"/>
                <w:lang w:val="en-US"/>
              </w:rPr>
              <w:t>___</w:t>
            </w:r>
            <w:r>
              <w:rPr>
                <w:rFonts w:ascii="Times New Roman" w:hAnsi="Times New Roman" w:cs="Times New Roman"/>
                <w:sz w:val="21"/>
                <w:szCs w:val="21"/>
                <w:lang w:val="en-US"/>
              </w:rPr>
              <w:t xml:space="preserve"> </w:t>
            </w:r>
          </w:p>
        </w:tc>
        <w:tc>
          <w:tcPr>
            <w:tcW w:w="5445" w:type="dxa"/>
            <w:gridSpan w:val="6"/>
            <w:shd w:val="clear" w:color="auto" w:fill="auto"/>
            <w:vAlign w:val="center"/>
          </w:tcPr>
          <w:p w14:paraId="1719E463" w14:textId="039F9934" w:rsidR="00E06166" w:rsidRPr="00E06166" w:rsidRDefault="00E06166" w:rsidP="00242F1B">
            <w:pPr>
              <w:pStyle w:val="ListParagraph"/>
              <w:numPr>
                <w:ilvl w:val="0"/>
                <w:numId w:val="13"/>
              </w:numPr>
              <w:spacing w:before="40" w:after="40"/>
              <w:rPr>
                <w:rFonts w:ascii="Times New Roman" w:hAnsi="Times New Roman" w:cs="Times New Roman"/>
                <w:b/>
                <w:bCs/>
                <w:sz w:val="24"/>
                <w:szCs w:val="24"/>
                <w:lang w:val="en-US"/>
              </w:rPr>
            </w:pPr>
            <w:r w:rsidRPr="00E06166">
              <w:rPr>
                <w:rFonts w:ascii="Times New Roman" w:hAnsi="Times New Roman" w:cs="Times New Roman"/>
                <w:sz w:val="21"/>
                <w:szCs w:val="21"/>
                <w:lang w:val="en-US"/>
              </w:rPr>
              <w:t>Mobile no.:</w:t>
            </w:r>
            <w:r w:rsidRPr="00E06166">
              <w:rPr>
                <w:rFonts w:ascii="Times New Roman" w:hAnsi="Times New Roman" w:cs="Times New Roman"/>
                <w:sz w:val="22"/>
                <w:szCs w:val="22"/>
                <w:lang w:val="en-US"/>
              </w:rPr>
              <w:t xml:space="preserve"> </w:t>
            </w:r>
            <w:r w:rsidRPr="00E06166">
              <w:rPr>
                <w:rFonts w:ascii="Times New Roman" w:hAnsi="Times New Roman" w:cs="Times New Roman"/>
                <w:sz w:val="20"/>
                <w:szCs w:val="20"/>
                <w:lang w:val="en-US"/>
              </w:rPr>
              <w:t>______________(</w:t>
            </w:r>
            <w:r w:rsidRPr="00E06166">
              <w:rPr>
                <w:rFonts w:ascii="Times New Roman" w:hAnsi="Times New Roman" w:cs="Times New Roman"/>
                <w:sz w:val="18"/>
                <w:szCs w:val="18"/>
                <w:lang w:val="en-US"/>
              </w:rPr>
              <w:t>M)</w:t>
            </w:r>
            <w:r w:rsidRPr="00E06166">
              <w:rPr>
                <w:rFonts w:ascii="Times New Roman" w:hAnsi="Times New Roman" w:cs="Times New Roman"/>
                <w:sz w:val="21"/>
                <w:szCs w:val="21"/>
                <w:lang w:val="en-US"/>
              </w:rPr>
              <w:t>; _____________</w:t>
            </w:r>
            <w:r w:rsidRPr="00E06166">
              <w:rPr>
                <w:rFonts w:ascii="Times New Roman" w:hAnsi="Times New Roman" w:cs="Times New Roman"/>
                <w:sz w:val="18"/>
                <w:szCs w:val="18"/>
                <w:lang w:val="en-US"/>
              </w:rPr>
              <w:t xml:space="preserve">(H) </w:t>
            </w:r>
          </w:p>
        </w:tc>
      </w:tr>
      <w:tr w:rsidR="00863BE3" w14:paraId="31FE7FEE" w14:textId="77777777" w:rsidTr="00C30168">
        <w:trPr>
          <w:trHeight w:val="354"/>
        </w:trPr>
        <w:tc>
          <w:tcPr>
            <w:tcW w:w="10890" w:type="dxa"/>
            <w:gridSpan w:val="13"/>
            <w:shd w:val="clear" w:color="auto" w:fill="D9E2F3"/>
            <w:vAlign w:val="center"/>
          </w:tcPr>
          <w:p w14:paraId="0751736A" w14:textId="7658C865" w:rsidR="00871ECE" w:rsidRPr="003871CF" w:rsidRDefault="006E6F45" w:rsidP="00DD271E">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C2. </w:t>
            </w:r>
            <w:r w:rsidR="00FF6DFB" w:rsidRPr="00142C02">
              <w:rPr>
                <w:rFonts w:ascii="Times New Roman" w:hAnsi="Times New Roman" w:cs="Times New Roman"/>
                <w:b/>
                <w:bCs/>
                <w:sz w:val="24"/>
                <w:szCs w:val="24"/>
                <w:lang w:val="en-US"/>
              </w:rPr>
              <w:t>OBSTETRIC HISTORY</w:t>
            </w:r>
          </w:p>
        </w:tc>
      </w:tr>
      <w:tr w:rsidR="009D7312" w14:paraId="15C25CB0" w14:textId="77777777" w:rsidTr="00C30168">
        <w:trPr>
          <w:trHeight w:val="494"/>
        </w:trPr>
        <w:tc>
          <w:tcPr>
            <w:tcW w:w="1620" w:type="dxa"/>
            <w:vMerge w:val="restart"/>
            <w:vAlign w:val="center"/>
          </w:tcPr>
          <w:p w14:paraId="057D2FF6" w14:textId="77777777" w:rsidR="009D7312" w:rsidRDefault="009D7312" w:rsidP="00242F1B">
            <w:pPr>
              <w:pStyle w:val="ListParagraph"/>
              <w:numPr>
                <w:ilvl w:val="0"/>
                <w:numId w:val="13"/>
              </w:numPr>
              <w:spacing w:before="15" w:after="15"/>
              <w:rPr>
                <w:rFonts w:ascii="Times New Roman" w:hAnsi="Times New Roman" w:cs="Times New Roman"/>
                <w:sz w:val="22"/>
                <w:szCs w:val="22"/>
                <w:lang w:val="en-US"/>
              </w:rPr>
            </w:pPr>
            <w:r w:rsidRPr="006E6F45">
              <w:rPr>
                <w:rFonts w:ascii="Times New Roman" w:hAnsi="Times New Roman" w:cs="Times New Roman"/>
                <w:sz w:val="22"/>
                <w:szCs w:val="22"/>
                <w:lang w:val="en-US"/>
              </w:rPr>
              <w:t>Gravida: ____</w:t>
            </w:r>
            <w:r>
              <w:rPr>
                <w:rFonts w:ascii="Times New Roman" w:hAnsi="Times New Roman" w:cs="Times New Roman"/>
                <w:sz w:val="22"/>
                <w:szCs w:val="22"/>
                <w:lang w:val="en-US"/>
              </w:rPr>
              <w:t xml:space="preserve"> </w:t>
            </w:r>
          </w:p>
          <w:p w14:paraId="1FE929F8" w14:textId="77777777" w:rsidR="009D7312" w:rsidRDefault="009D7312" w:rsidP="00242F1B">
            <w:pPr>
              <w:pStyle w:val="ListParagraph"/>
              <w:numPr>
                <w:ilvl w:val="0"/>
                <w:numId w:val="13"/>
              </w:numPr>
              <w:spacing w:before="15" w:after="15"/>
              <w:rPr>
                <w:rFonts w:ascii="Times New Roman" w:hAnsi="Times New Roman" w:cs="Times New Roman"/>
                <w:sz w:val="22"/>
                <w:szCs w:val="22"/>
                <w:lang w:val="en-US"/>
              </w:rPr>
            </w:pPr>
            <w:r w:rsidRPr="006E6F45">
              <w:rPr>
                <w:rFonts w:ascii="Times New Roman" w:hAnsi="Times New Roman" w:cs="Times New Roman"/>
                <w:sz w:val="22"/>
                <w:szCs w:val="22"/>
                <w:lang w:val="en-US"/>
              </w:rPr>
              <w:t>Parity: ____</w:t>
            </w:r>
          </w:p>
          <w:p w14:paraId="70F01363" w14:textId="74903B1C" w:rsidR="009D7312" w:rsidRPr="009D7312" w:rsidRDefault="009D7312" w:rsidP="009D7312">
            <w:pPr>
              <w:spacing w:before="15" w:after="15"/>
              <w:rPr>
                <w:rFonts w:ascii="Times New Roman" w:hAnsi="Times New Roman" w:cs="Times New Roman"/>
                <w:sz w:val="22"/>
                <w:szCs w:val="22"/>
                <w:lang w:val="en-US"/>
              </w:rPr>
            </w:pPr>
          </w:p>
        </w:tc>
        <w:tc>
          <w:tcPr>
            <w:tcW w:w="1980" w:type="dxa"/>
            <w:gridSpan w:val="2"/>
            <w:vMerge w:val="restart"/>
            <w:vAlign w:val="center"/>
          </w:tcPr>
          <w:p w14:paraId="1E62C4BD" w14:textId="493B6B9D" w:rsidR="009D7312" w:rsidRDefault="009D7312" w:rsidP="00242F1B">
            <w:pPr>
              <w:pStyle w:val="ListParagraph"/>
              <w:numPr>
                <w:ilvl w:val="0"/>
                <w:numId w:val="13"/>
              </w:numPr>
              <w:spacing w:before="15" w:after="15"/>
              <w:rPr>
                <w:rFonts w:ascii="Times New Roman" w:hAnsi="Times New Roman" w:cs="Times New Roman"/>
                <w:sz w:val="22"/>
                <w:szCs w:val="22"/>
                <w:lang w:val="en-US"/>
              </w:rPr>
            </w:pPr>
            <w:r w:rsidRPr="006E6F45">
              <w:rPr>
                <w:rFonts w:ascii="Times New Roman" w:hAnsi="Times New Roman" w:cs="Times New Roman"/>
                <w:sz w:val="22"/>
                <w:szCs w:val="22"/>
                <w:lang w:val="en-US"/>
              </w:rPr>
              <w:t>Abortions: __</w:t>
            </w:r>
            <w:r>
              <w:rPr>
                <w:rFonts w:ascii="Times New Roman" w:hAnsi="Times New Roman" w:cs="Times New Roman"/>
                <w:sz w:val="22"/>
                <w:szCs w:val="22"/>
                <w:lang w:val="en-US"/>
              </w:rPr>
              <w:t>_</w:t>
            </w:r>
            <w:r w:rsidR="00574F6A">
              <w:rPr>
                <w:rFonts w:ascii="Times New Roman" w:hAnsi="Times New Roman" w:cs="Times New Roman"/>
                <w:sz w:val="22"/>
                <w:szCs w:val="22"/>
                <w:lang w:val="en-US"/>
              </w:rPr>
              <w:t>_</w:t>
            </w:r>
          </w:p>
          <w:p w14:paraId="6D6CF9BD" w14:textId="30D4DB5C" w:rsidR="009D7312" w:rsidRDefault="009D7312" w:rsidP="00242F1B">
            <w:pPr>
              <w:pStyle w:val="ListParagraph"/>
              <w:numPr>
                <w:ilvl w:val="0"/>
                <w:numId w:val="13"/>
              </w:num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Live: ____</w:t>
            </w:r>
          </w:p>
          <w:p w14:paraId="134D7F47" w14:textId="7B179C89" w:rsidR="009D7312" w:rsidRPr="006E6F45" w:rsidRDefault="009D7312" w:rsidP="00242F1B">
            <w:pPr>
              <w:pStyle w:val="ListParagraph"/>
              <w:numPr>
                <w:ilvl w:val="0"/>
                <w:numId w:val="13"/>
              </w:numPr>
              <w:spacing w:before="15" w:after="15"/>
              <w:rPr>
                <w:rFonts w:ascii="Times New Roman" w:hAnsi="Times New Roman" w:cs="Times New Roman"/>
                <w:sz w:val="22"/>
                <w:szCs w:val="22"/>
                <w:lang w:val="en-US"/>
              </w:rPr>
            </w:pPr>
            <w:r w:rsidRPr="006E6F45">
              <w:rPr>
                <w:rFonts w:ascii="Times New Roman" w:hAnsi="Times New Roman" w:cs="Times New Roman"/>
                <w:sz w:val="22"/>
                <w:szCs w:val="22"/>
                <w:lang w:val="en-US"/>
              </w:rPr>
              <w:t>Still: ___</w:t>
            </w:r>
            <w:r>
              <w:rPr>
                <w:rFonts w:ascii="Times New Roman" w:hAnsi="Times New Roman" w:cs="Times New Roman"/>
                <w:sz w:val="22"/>
                <w:szCs w:val="22"/>
                <w:lang w:val="en-US"/>
              </w:rPr>
              <w:t>__</w:t>
            </w:r>
          </w:p>
        </w:tc>
        <w:tc>
          <w:tcPr>
            <w:tcW w:w="2070" w:type="dxa"/>
            <w:gridSpan w:val="5"/>
            <w:vAlign w:val="center"/>
          </w:tcPr>
          <w:p w14:paraId="16B28A18" w14:textId="029ABCD8" w:rsidR="009D7312" w:rsidRPr="009D7312" w:rsidRDefault="009D7312" w:rsidP="00242F1B">
            <w:pPr>
              <w:pStyle w:val="ListParagraph"/>
              <w:numPr>
                <w:ilvl w:val="0"/>
                <w:numId w:val="13"/>
              </w:numPr>
              <w:spacing w:before="15" w:after="15"/>
              <w:rPr>
                <w:rFonts w:ascii="Times New Roman" w:hAnsi="Times New Roman" w:cs="Times New Roman"/>
                <w:sz w:val="22"/>
                <w:szCs w:val="22"/>
                <w:lang w:val="en-US"/>
              </w:rPr>
            </w:pPr>
            <w:r w:rsidRPr="009D7312">
              <w:rPr>
                <w:rFonts w:ascii="Times New Roman" w:hAnsi="Times New Roman" w:cs="Times New Roman"/>
                <w:sz w:val="22"/>
                <w:szCs w:val="22"/>
                <w:lang w:val="en-US"/>
              </w:rPr>
              <w:t>ANC visits: _____</w:t>
            </w:r>
          </w:p>
        </w:tc>
        <w:tc>
          <w:tcPr>
            <w:tcW w:w="5220" w:type="dxa"/>
            <w:gridSpan w:val="5"/>
            <w:vAlign w:val="center"/>
          </w:tcPr>
          <w:p w14:paraId="6111C60C" w14:textId="764CC63F" w:rsidR="009D7312" w:rsidRPr="009D7312" w:rsidRDefault="009D7312" w:rsidP="00242F1B">
            <w:pPr>
              <w:pStyle w:val="ListParagraph"/>
              <w:numPr>
                <w:ilvl w:val="0"/>
                <w:numId w:val="13"/>
              </w:numPr>
              <w:spacing w:before="15" w:after="15"/>
              <w:rPr>
                <w:rFonts w:ascii="Times New Roman" w:hAnsi="Times New Roman" w:cs="Times New Roman"/>
                <w:sz w:val="22"/>
                <w:szCs w:val="22"/>
                <w:lang w:val="en-US"/>
              </w:rPr>
            </w:pPr>
            <w:r w:rsidRPr="009D7312">
              <w:rPr>
                <w:rFonts w:ascii="Times New Roman" w:hAnsi="Times New Roman" w:cs="Times New Roman"/>
                <w:sz w:val="22"/>
                <w:szCs w:val="22"/>
                <w:lang w:val="en-US"/>
              </w:rPr>
              <w:t xml:space="preserve">Pregnancy: </w:t>
            </w:r>
            <w:r w:rsidRPr="009D7312">
              <w:rPr>
                <w:rFonts w:ascii="Segoe UI Symbol" w:hAnsi="Segoe UI Symbol" w:cs="Segoe UI Symbol"/>
                <w:sz w:val="22"/>
                <w:szCs w:val="22"/>
                <w:lang w:val="en-US"/>
              </w:rPr>
              <w:t xml:space="preserve">☐ </w:t>
            </w:r>
            <w:r w:rsidRPr="009D7312">
              <w:rPr>
                <w:rFonts w:ascii="Times New Roman" w:hAnsi="Times New Roman" w:cs="Times New Roman"/>
                <w:sz w:val="22"/>
                <w:szCs w:val="22"/>
                <w:lang w:val="en-US"/>
              </w:rPr>
              <w:t xml:space="preserve">Supervised </w:t>
            </w:r>
            <w:r w:rsidRPr="009D7312">
              <w:rPr>
                <w:rFonts w:ascii="Segoe UI Symbol" w:hAnsi="Segoe UI Symbol" w:cs="Segoe UI Symbol"/>
                <w:sz w:val="22"/>
                <w:szCs w:val="22"/>
                <w:lang w:val="en-US"/>
              </w:rPr>
              <w:t xml:space="preserve">☐ </w:t>
            </w:r>
            <w:r w:rsidRPr="009D7312">
              <w:rPr>
                <w:rFonts w:ascii="Times New Roman" w:hAnsi="Times New Roman" w:cs="Times New Roman"/>
                <w:sz w:val="22"/>
                <w:szCs w:val="22"/>
                <w:lang w:val="en-US"/>
              </w:rPr>
              <w:t xml:space="preserve">Unsupervised </w:t>
            </w:r>
            <w:r w:rsidRPr="009D7312">
              <w:rPr>
                <w:rFonts w:ascii="Segoe UI Symbol" w:hAnsi="Segoe UI Symbol" w:cs="Segoe UI Symbol"/>
                <w:sz w:val="22"/>
                <w:szCs w:val="22"/>
                <w:lang w:val="en-US"/>
              </w:rPr>
              <w:t xml:space="preserve">☐ </w:t>
            </w:r>
            <w:r w:rsidRPr="009D7312">
              <w:rPr>
                <w:rFonts w:ascii="Times New Roman" w:hAnsi="Times New Roman" w:cs="Times New Roman"/>
                <w:sz w:val="22"/>
                <w:szCs w:val="22"/>
                <w:lang w:val="en-US"/>
              </w:rPr>
              <w:t xml:space="preserve">Inadequately supervised </w:t>
            </w:r>
            <w:r w:rsidRPr="009D7312">
              <w:rPr>
                <w:rFonts w:ascii="Arial Narrow" w:hAnsi="Arial Narrow" w:cs="Times New Roman"/>
                <w:i/>
                <w:iCs/>
                <w:lang w:val="en-US"/>
              </w:rPr>
              <w:t>(auto filled in web form)</w:t>
            </w:r>
          </w:p>
        </w:tc>
      </w:tr>
      <w:tr w:rsidR="00574F6A" w14:paraId="34797B1A" w14:textId="77777777" w:rsidTr="00C30168">
        <w:trPr>
          <w:trHeight w:val="359"/>
        </w:trPr>
        <w:tc>
          <w:tcPr>
            <w:tcW w:w="1620" w:type="dxa"/>
            <w:vMerge/>
            <w:vAlign w:val="center"/>
          </w:tcPr>
          <w:p w14:paraId="3A674F49" w14:textId="77777777" w:rsidR="00574F6A" w:rsidRPr="006E6F45" w:rsidRDefault="00574F6A" w:rsidP="00242F1B">
            <w:pPr>
              <w:pStyle w:val="ListParagraph"/>
              <w:numPr>
                <w:ilvl w:val="0"/>
                <w:numId w:val="13"/>
              </w:numPr>
              <w:spacing w:before="15" w:after="15"/>
              <w:rPr>
                <w:rFonts w:ascii="Times New Roman" w:hAnsi="Times New Roman" w:cs="Times New Roman"/>
                <w:sz w:val="22"/>
                <w:szCs w:val="22"/>
                <w:lang w:val="en-US"/>
              </w:rPr>
            </w:pPr>
          </w:p>
        </w:tc>
        <w:tc>
          <w:tcPr>
            <w:tcW w:w="1980" w:type="dxa"/>
            <w:gridSpan w:val="2"/>
            <w:vMerge/>
            <w:vAlign w:val="center"/>
          </w:tcPr>
          <w:p w14:paraId="28596EF9" w14:textId="77777777" w:rsidR="00574F6A" w:rsidRPr="006E6F45" w:rsidRDefault="00574F6A" w:rsidP="00242F1B">
            <w:pPr>
              <w:pStyle w:val="ListParagraph"/>
              <w:numPr>
                <w:ilvl w:val="0"/>
                <w:numId w:val="13"/>
              </w:numPr>
              <w:spacing w:before="15" w:after="15"/>
              <w:rPr>
                <w:rFonts w:ascii="Times New Roman" w:hAnsi="Times New Roman" w:cs="Times New Roman"/>
                <w:sz w:val="22"/>
                <w:szCs w:val="22"/>
                <w:lang w:val="en-US"/>
              </w:rPr>
            </w:pPr>
          </w:p>
        </w:tc>
        <w:tc>
          <w:tcPr>
            <w:tcW w:w="2430" w:type="dxa"/>
            <w:gridSpan w:val="7"/>
            <w:vAlign w:val="center"/>
          </w:tcPr>
          <w:p w14:paraId="0E1C5717" w14:textId="77777777" w:rsidR="00574F6A" w:rsidRDefault="00574F6A" w:rsidP="00242F1B">
            <w:pPr>
              <w:pStyle w:val="ListParagraph"/>
              <w:numPr>
                <w:ilvl w:val="0"/>
                <w:numId w:val="13"/>
              </w:numPr>
              <w:spacing w:before="15" w:after="15"/>
              <w:rPr>
                <w:rFonts w:ascii="Times New Roman" w:hAnsi="Times New Roman" w:cs="Times New Roman"/>
                <w:sz w:val="22"/>
                <w:szCs w:val="22"/>
                <w:lang w:val="en-US"/>
              </w:rPr>
            </w:pPr>
            <w:r w:rsidRPr="009D7312">
              <w:rPr>
                <w:rFonts w:ascii="Times New Roman" w:hAnsi="Times New Roman" w:cs="Times New Roman"/>
                <w:sz w:val="22"/>
                <w:szCs w:val="22"/>
                <w:lang w:val="en-US"/>
              </w:rPr>
              <w:t xml:space="preserve">Multiple: </w:t>
            </w:r>
            <w:r w:rsidRPr="009D7312">
              <w:rPr>
                <w:rFonts w:ascii="Segoe UI Symbol" w:hAnsi="Segoe UI Symbol" w:cs="Segoe UI Symbol"/>
                <w:sz w:val="22"/>
                <w:szCs w:val="22"/>
                <w:lang w:val="en-US"/>
              </w:rPr>
              <w:t xml:space="preserve">☐ </w:t>
            </w:r>
            <w:r w:rsidRPr="009D7312">
              <w:rPr>
                <w:rFonts w:ascii="Times New Roman" w:hAnsi="Times New Roman" w:cs="Times New Roman"/>
                <w:sz w:val="22"/>
                <w:szCs w:val="22"/>
                <w:lang w:val="en-US"/>
              </w:rPr>
              <w:t xml:space="preserve">Yes </w:t>
            </w:r>
            <w:r w:rsidRPr="009D7312">
              <w:rPr>
                <w:rFonts w:ascii="Segoe UI Symbol" w:hAnsi="Segoe UI Symbol" w:cs="Segoe UI Symbol"/>
                <w:sz w:val="22"/>
                <w:szCs w:val="22"/>
                <w:lang w:val="en-US"/>
              </w:rPr>
              <w:t>☐</w:t>
            </w:r>
            <w:r w:rsidRPr="009D7312">
              <w:rPr>
                <w:rFonts w:ascii="Times New Roman" w:hAnsi="Times New Roman" w:cs="Times New Roman"/>
                <w:sz w:val="22"/>
                <w:szCs w:val="22"/>
                <w:lang w:val="en-US"/>
              </w:rPr>
              <w:t xml:space="preserve"> No</w:t>
            </w:r>
          </w:p>
        </w:tc>
        <w:tc>
          <w:tcPr>
            <w:tcW w:w="4860" w:type="dxa"/>
            <w:gridSpan w:val="3"/>
            <w:vAlign w:val="center"/>
          </w:tcPr>
          <w:p w14:paraId="0A031CEE" w14:textId="479E898C" w:rsidR="00574F6A" w:rsidRPr="009D7312" w:rsidRDefault="00574F6A" w:rsidP="00242F1B">
            <w:pPr>
              <w:pStyle w:val="ListParagraph"/>
              <w:numPr>
                <w:ilvl w:val="0"/>
                <w:numId w:val="13"/>
              </w:num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I</w:t>
            </w:r>
            <w:r w:rsidRPr="009D7312">
              <w:rPr>
                <w:rFonts w:ascii="Times New Roman" w:hAnsi="Times New Roman" w:cs="Times New Roman"/>
                <w:sz w:val="22"/>
                <w:szCs w:val="22"/>
                <w:lang w:val="en-US"/>
              </w:rPr>
              <w:t xml:space="preserve">f yes,  </w:t>
            </w:r>
            <w:r w:rsidRPr="009D7312">
              <w:rPr>
                <w:rFonts w:ascii="Segoe UI Symbol" w:hAnsi="Segoe UI Symbol" w:cs="Segoe UI Symbol"/>
                <w:sz w:val="22"/>
                <w:szCs w:val="22"/>
                <w:lang w:val="en-US"/>
              </w:rPr>
              <w:t>☐</w:t>
            </w:r>
            <w:r w:rsidRPr="009D7312">
              <w:rPr>
                <w:rFonts w:ascii="Times New Roman" w:hAnsi="Times New Roman" w:cs="Times New Roman"/>
                <w:sz w:val="22"/>
                <w:szCs w:val="22"/>
                <w:lang w:val="en-US"/>
              </w:rPr>
              <w:t xml:space="preserve"> Twin </w:t>
            </w:r>
            <w:r w:rsidRPr="009D7312">
              <w:rPr>
                <w:rFonts w:ascii="Segoe UI Symbol" w:hAnsi="Segoe UI Symbol" w:cs="Segoe UI Symbol"/>
                <w:sz w:val="22"/>
                <w:szCs w:val="22"/>
                <w:lang w:val="en-US"/>
              </w:rPr>
              <w:t>☐</w:t>
            </w:r>
            <w:r w:rsidRPr="009D7312">
              <w:rPr>
                <w:rFonts w:ascii="Times New Roman" w:hAnsi="Times New Roman" w:cs="Times New Roman"/>
                <w:sz w:val="22"/>
                <w:szCs w:val="22"/>
                <w:lang w:val="en-US"/>
              </w:rPr>
              <w:t xml:space="preserve"> Triplet </w:t>
            </w:r>
            <w:r w:rsidRPr="009D7312">
              <w:rPr>
                <w:rFonts w:ascii="Segoe UI Symbol" w:hAnsi="Segoe UI Symbol" w:cs="Segoe UI Symbol"/>
                <w:sz w:val="22"/>
                <w:szCs w:val="22"/>
                <w:lang w:val="en-US"/>
              </w:rPr>
              <w:t>☐</w:t>
            </w:r>
            <w:r w:rsidRPr="009D7312">
              <w:rPr>
                <w:rFonts w:ascii="Times New Roman" w:hAnsi="Times New Roman" w:cs="Times New Roman"/>
                <w:sz w:val="22"/>
                <w:szCs w:val="22"/>
                <w:lang w:val="en-US"/>
              </w:rPr>
              <w:t xml:space="preserve"> Quad </w:t>
            </w:r>
            <w:r w:rsidRPr="009D7312">
              <w:rPr>
                <w:rFonts w:ascii="Segoe UI Symbol" w:hAnsi="Segoe UI Symbol" w:cs="Segoe UI Symbol"/>
                <w:sz w:val="22"/>
                <w:szCs w:val="22"/>
                <w:lang w:val="en-US"/>
              </w:rPr>
              <w:t xml:space="preserve">☐ </w:t>
            </w:r>
            <w:r>
              <w:rPr>
                <w:rFonts w:ascii="Times New Roman" w:hAnsi="Times New Roman" w:cs="Times New Roman"/>
                <w:sz w:val="22"/>
                <w:szCs w:val="22"/>
                <w:lang w:val="en-US"/>
              </w:rPr>
              <w:t>Other ___</w:t>
            </w:r>
          </w:p>
        </w:tc>
      </w:tr>
      <w:tr w:rsidR="00163DE0" w14:paraId="00C5C7B9" w14:textId="77777777" w:rsidTr="00C30168">
        <w:trPr>
          <w:trHeight w:val="670"/>
        </w:trPr>
        <w:tc>
          <w:tcPr>
            <w:tcW w:w="4590" w:type="dxa"/>
            <w:gridSpan w:val="4"/>
            <w:vAlign w:val="center"/>
          </w:tcPr>
          <w:p w14:paraId="622808C9" w14:textId="422E5029" w:rsidR="00163DE0" w:rsidRPr="00163DE0" w:rsidRDefault="00163DE0" w:rsidP="00242F1B">
            <w:pPr>
              <w:pStyle w:val="ListParagraph"/>
              <w:numPr>
                <w:ilvl w:val="0"/>
                <w:numId w:val="13"/>
              </w:numPr>
              <w:spacing w:before="15" w:after="15"/>
              <w:rPr>
                <w:rFonts w:ascii="Times New Roman" w:hAnsi="Times New Roman" w:cs="Times New Roman"/>
                <w:sz w:val="22"/>
                <w:szCs w:val="22"/>
                <w:lang w:val="en-US"/>
              </w:rPr>
            </w:pPr>
            <w:r w:rsidRPr="00163DE0">
              <w:rPr>
                <w:rFonts w:ascii="Times New Roman" w:hAnsi="Times New Roman" w:cs="Times New Roman"/>
                <w:sz w:val="22"/>
                <w:szCs w:val="22"/>
                <w:lang w:val="en-US"/>
              </w:rPr>
              <w:t>LMP: ___/___/____</w:t>
            </w:r>
            <w:r>
              <w:rPr>
                <w:rFonts w:ascii="Times New Roman" w:hAnsi="Times New Roman" w:cs="Times New Roman"/>
                <w:sz w:val="22"/>
                <w:szCs w:val="22"/>
                <w:lang w:val="en-US"/>
              </w:rPr>
              <w:t xml:space="preserve"> </w:t>
            </w:r>
            <w:r w:rsidRPr="00163DE0">
              <w:rPr>
                <w:rFonts w:ascii="Arial Narrow" w:hAnsi="Arial Narrow" w:cs="Times New Roman"/>
                <w:i/>
                <w:iCs/>
                <w:lang w:val="en-US"/>
              </w:rPr>
              <w:t xml:space="preserve">(auto filled </w:t>
            </w:r>
            <w:r>
              <w:rPr>
                <w:rFonts w:ascii="Arial Narrow" w:hAnsi="Arial Narrow" w:cs="Times New Roman"/>
                <w:i/>
                <w:iCs/>
                <w:lang w:val="en-US"/>
              </w:rPr>
              <w:t>in web form</w:t>
            </w:r>
            <w:r w:rsidRPr="00163DE0">
              <w:rPr>
                <w:rFonts w:ascii="Arial Narrow" w:hAnsi="Arial Narrow" w:cs="Times New Roman"/>
                <w:i/>
                <w:iCs/>
                <w:lang w:val="en-US"/>
              </w:rPr>
              <w:t>)</w:t>
            </w:r>
          </w:p>
          <w:p w14:paraId="02BDF190" w14:textId="5B2E9C6F" w:rsidR="00163DE0" w:rsidRPr="00163DE0" w:rsidRDefault="00163DE0" w:rsidP="00242F1B">
            <w:pPr>
              <w:pStyle w:val="ListParagraph"/>
              <w:numPr>
                <w:ilvl w:val="0"/>
                <w:numId w:val="13"/>
              </w:numPr>
              <w:spacing w:before="15" w:after="15"/>
              <w:rPr>
                <w:rFonts w:ascii="Times New Roman" w:hAnsi="Times New Roman" w:cs="Times New Roman"/>
                <w:sz w:val="22"/>
                <w:szCs w:val="22"/>
                <w:lang w:val="en-US"/>
              </w:rPr>
            </w:pPr>
            <w:r w:rsidRPr="00163DE0">
              <w:rPr>
                <w:rFonts w:ascii="Times New Roman" w:hAnsi="Times New Roman" w:cs="Times New Roman"/>
                <w:sz w:val="22"/>
                <w:szCs w:val="22"/>
                <w:lang w:val="en-US"/>
              </w:rPr>
              <w:t xml:space="preserve">EDD: ___/___/____ </w:t>
            </w:r>
            <w:r w:rsidRPr="00163DE0">
              <w:rPr>
                <w:rFonts w:ascii="Arial Narrow" w:hAnsi="Arial Narrow" w:cs="Times New Roman"/>
                <w:i/>
                <w:iCs/>
                <w:lang w:val="en-US"/>
              </w:rPr>
              <w:t xml:space="preserve">(auto filled </w:t>
            </w:r>
            <w:r>
              <w:rPr>
                <w:rFonts w:ascii="Arial Narrow" w:hAnsi="Arial Narrow" w:cs="Times New Roman"/>
                <w:i/>
                <w:iCs/>
                <w:lang w:val="en-US"/>
              </w:rPr>
              <w:t>in web form</w:t>
            </w:r>
            <w:r w:rsidRPr="00163DE0">
              <w:rPr>
                <w:rFonts w:ascii="Arial Narrow" w:hAnsi="Arial Narrow" w:cs="Times New Roman"/>
                <w:i/>
                <w:iCs/>
                <w:lang w:val="en-US"/>
              </w:rPr>
              <w:t>)</w:t>
            </w:r>
          </w:p>
        </w:tc>
        <w:tc>
          <w:tcPr>
            <w:tcW w:w="6300" w:type="dxa"/>
            <w:gridSpan w:val="9"/>
            <w:vAlign w:val="center"/>
          </w:tcPr>
          <w:p w14:paraId="4BE8E592" w14:textId="5AC0F305" w:rsidR="00163DE0" w:rsidRPr="00163DE0" w:rsidRDefault="00163DE0" w:rsidP="00242F1B">
            <w:pPr>
              <w:pStyle w:val="ListParagraph"/>
              <w:numPr>
                <w:ilvl w:val="0"/>
                <w:numId w:val="13"/>
              </w:numPr>
              <w:spacing w:before="15" w:after="15"/>
              <w:rPr>
                <w:rFonts w:ascii="Times New Roman" w:hAnsi="Times New Roman" w:cs="Times New Roman"/>
                <w:sz w:val="22"/>
                <w:szCs w:val="22"/>
                <w:lang w:val="en-US"/>
              </w:rPr>
            </w:pPr>
            <w:r w:rsidRPr="00163DE0">
              <w:rPr>
                <w:rFonts w:ascii="Times New Roman" w:hAnsi="Times New Roman" w:cs="Times New Roman"/>
                <w:sz w:val="22"/>
                <w:szCs w:val="22"/>
                <w:lang w:val="en-US"/>
              </w:rPr>
              <w:t xml:space="preserve">Conception: </w:t>
            </w:r>
            <w:r w:rsidRPr="00163DE0">
              <w:rPr>
                <w:rFonts w:ascii="Segoe UI Symbol" w:hAnsi="Segoe UI Symbol" w:cs="Segoe UI Symbol"/>
                <w:sz w:val="22"/>
                <w:szCs w:val="22"/>
                <w:lang w:val="en-US"/>
              </w:rPr>
              <w:t>☐</w:t>
            </w:r>
            <w:r w:rsidRPr="00163DE0">
              <w:rPr>
                <w:rFonts w:ascii="Times New Roman" w:hAnsi="Times New Roman" w:cs="Times New Roman"/>
                <w:sz w:val="22"/>
                <w:szCs w:val="22"/>
                <w:lang w:val="en-US"/>
              </w:rPr>
              <w:t xml:space="preserve"> Spontaneous </w:t>
            </w:r>
            <w:r w:rsidRPr="00163DE0">
              <w:rPr>
                <w:rFonts w:ascii="Segoe UI Symbol" w:hAnsi="Segoe UI Symbol" w:cs="Segoe UI Symbol"/>
                <w:sz w:val="22"/>
                <w:szCs w:val="22"/>
                <w:lang w:val="en-US"/>
              </w:rPr>
              <w:t>☐</w:t>
            </w:r>
            <w:r w:rsidRPr="00163DE0">
              <w:rPr>
                <w:rFonts w:ascii="Times New Roman" w:hAnsi="Times New Roman" w:cs="Times New Roman"/>
                <w:sz w:val="22"/>
                <w:szCs w:val="22"/>
                <w:lang w:val="en-US"/>
              </w:rPr>
              <w:t xml:space="preserve"> Assisted method</w:t>
            </w:r>
          </w:p>
          <w:p w14:paraId="40BBFE17" w14:textId="152D8A65" w:rsidR="00163DE0" w:rsidRPr="00163DE0" w:rsidRDefault="00163DE0" w:rsidP="00242F1B">
            <w:pPr>
              <w:pStyle w:val="ListParagraph"/>
              <w:numPr>
                <w:ilvl w:val="0"/>
                <w:numId w:val="13"/>
              </w:numPr>
              <w:spacing w:before="15" w:after="15"/>
              <w:rPr>
                <w:rFonts w:ascii="Times New Roman" w:hAnsi="Times New Roman" w:cs="Times New Roman"/>
                <w:sz w:val="22"/>
                <w:szCs w:val="22"/>
                <w:lang w:val="en-US"/>
              </w:rPr>
            </w:pPr>
            <w:r w:rsidRPr="00163DE0">
              <w:rPr>
                <w:rFonts w:ascii="Times New Roman" w:hAnsi="Times New Roman" w:cs="Times New Roman"/>
                <w:sz w:val="22"/>
                <w:szCs w:val="22"/>
                <w:lang w:val="en-US"/>
              </w:rPr>
              <w:t xml:space="preserve">If Assisted: </w:t>
            </w:r>
            <w:r w:rsidRPr="00163DE0">
              <w:rPr>
                <w:rFonts w:ascii="Segoe UI Symbol" w:hAnsi="Segoe UI Symbol" w:cs="Segoe UI Symbol"/>
                <w:sz w:val="22"/>
                <w:szCs w:val="22"/>
                <w:lang w:val="en-US"/>
              </w:rPr>
              <w:t>☐</w:t>
            </w:r>
            <w:r w:rsidRPr="00163DE0">
              <w:rPr>
                <w:rFonts w:ascii="Times New Roman" w:hAnsi="Times New Roman" w:cs="Times New Roman"/>
                <w:sz w:val="22"/>
                <w:szCs w:val="22"/>
                <w:lang w:val="en-US"/>
              </w:rPr>
              <w:t xml:space="preserve"> IVF </w:t>
            </w:r>
            <w:r w:rsidRPr="00163DE0">
              <w:rPr>
                <w:rFonts w:ascii="Segoe UI Symbol" w:hAnsi="Segoe UI Symbol" w:cs="Segoe UI Symbol"/>
                <w:sz w:val="22"/>
                <w:szCs w:val="22"/>
                <w:lang w:val="en-US"/>
              </w:rPr>
              <w:t>☐</w:t>
            </w:r>
            <w:r w:rsidRPr="00163DE0">
              <w:rPr>
                <w:rFonts w:ascii="Times New Roman" w:hAnsi="Times New Roman" w:cs="Times New Roman"/>
                <w:sz w:val="22"/>
                <w:szCs w:val="22"/>
                <w:lang w:val="en-US"/>
              </w:rPr>
              <w:t xml:space="preserve"> ICSI </w:t>
            </w:r>
            <w:r w:rsidRPr="00163DE0">
              <w:rPr>
                <w:rFonts w:ascii="Segoe UI Symbol" w:hAnsi="Segoe UI Symbol" w:cs="Segoe UI Symbol"/>
                <w:sz w:val="22"/>
                <w:szCs w:val="22"/>
                <w:lang w:val="en-US"/>
              </w:rPr>
              <w:t>☐</w:t>
            </w:r>
            <w:r w:rsidRPr="00163DE0">
              <w:rPr>
                <w:rFonts w:ascii="Times New Roman" w:hAnsi="Times New Roman" w:cs="Times New Roman"/>
                <w:sz w:val="22"/>
                <w:szCs w:val="22"/>
                <w:lang w:val="en-US"/>
              </w:rPr>
              <w:t xml:space="preserve"> Other ______ </w:t>
            </w:r>
          </w:p>
        </w:tc>
      </w:tr>
      <w:tr w:rsidR="00163DE0" w14:paraId="0E918317" w14:textId="77777777" w:rsidTr="006A072C">
        <w:trPr>
          <w:trHeight w:val="1394"/>
        </w:trPr>
        <w:tc>
          <w:tcPr>
            <w:tcW w:w="4590" w:type="dxa"/>
            <w:gridSpan w:val="4"/>
            <w:vAlign w:val="center"/>
          </w:tcPr>
          <w:p w14:paraId="4B9E6528" w14:textId="77777777" w:rsidR="00163DE0" w:rsidRPr="002849D6" w:rsidRDefault="00163DE0"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Antenatal steroids: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Not known</w:t>
            </w:r>
          </w:p>
          <w:p w14:paraId="32095E04" w14:textId="7FD068E5" w:rsidR="00415EA5" w:rsidRDefault="00163DE0"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If</w:t>
            </w:r>
            <w:ins w:id="33" w:author="Mannat Guliani" w:date="2026-06-11T13:32:00Z">
              <w:r w:rsidR="00746059">
                <w:rPr>
                  <w:rFonts w:ascii="Times New Roman" w:hAnsi="Times New Roman" w:cs="Times New Roman"/>
                  <w:sz w:val="22"/>
                  <w:szCs w:val="22"/>
                  <w:lang w:val="en-US"/>
                </w:rPr>
                <w:t xml:space="preserve"> yes</w:t>
              </w:r>
            </w:ins>
            <w:r w:rsidRPr="002849D6">
              <w:rPr>
                <w:rFonts w:ascii="Times New Roman" w:hAnsi="Times New Roman" w:cs="Times New Roman"/>
                <w:sz w:val="22"/>
                <w:szCs w:val="22"/>
                <w:lang w:val="en-US"/>
              </w:rPr>
              <w:t xml:space="preserve">, drug: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Betamethasone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Dexamethasone</w:t>
            </w:r>
            <w:r w:rsidR="00E06166">
              <w:rPr>
                <w:rFonts w:ascii="Times New Roman" w:hAnsi="Times New Roman" w:cs="Times New Roman"/>
                <w:sz w:val="22"/>
                <w:szCs w:val="22"/>
                <w:lang w:val="en-US"/>
              </w:rPr>
              <w:t xml:space="preserve"> </w:t>
            </w:r>
            <w:ins w:id="34" w:author="Mannat Guliani" w:date="2026-06-11T14:04:00Z">
              <w:r w:rsidR="00E06166" w:rsidRPr="00FB628E">
                <w:rPr>
                  <w:rFonts w:ascii="Arial Narrow" w:hAnsi="Arial Narrow" w:cs="Times New Roman"/>
                  <w:i/>
                  <w:iCs/>
                  <w:lang w:val="en-US"/>
                </w:rPr>
                <w:t>(</w:t>
              </w:r>
              <w:r w:rsidR="00E06166" w:rsidRPr="00FB628E">
                <w:rPr>
                  <w:rFonts w:ascii="Arial Narrow" w:hAnsi="Arial Narrow" w:cs="Times New Roman"/>
                  <w:i/>
                  <w:iCs/>
                </w:rPr>
                <w:t>Select all that apply)</w:t>
              </w:r>
            </w:ins>
          </w:p>
          <w:p w14:paraId="0B8E07D6" w14:textId="4267C8D8" w:rsidR="00163DE0" w:rsidRPr="00415EA5" w:rsidRDefault="00746059" w:rsidP="00242F1B">
            <w:pPr>
              <w:pStyle w:val="ListParagraph"/>
              <w:numPr>
                <w:ilvl w:val="0"/>
                <w:numId w:val="13"/>
              </w:numPr>
              <w:spacing w:before="15" w:after="15"/>
              <w:rPr>
                <w:rFonts w:ascii="Times New Roman" w:hAnsi="Times New Roman" w:cs="Times New Roman"/>
                <w:sz w:val="22"/>
                <w:szCs w:val="22"/>
                <w:lang w:val="en-US"/>
              </w:rPr>
            </w:pPr>
            <w:ins w:id="35" w:author="Mannat Guliani" w:date="2026-06-11T13:32:00Z">
              <w:r>
                <w:rPr>
                  <w:rFonts w:ascii="Times New Roman" w:hAnsi="Times New Roman" w:cs="Times New Roman"/>
                  <w:sz w:val="22"/>
                  <w:szCs w:val="22"/>
                  <w:lang w:val="en-US"/>
                </w:rPr>
                <w:t xml:space="preserve">No of </w:t>
              </w:r>
            </w:ins>
            <w:r w:rsidR="00163DE0" w:rsidRPr="00415EA5">
              <w:rPr>
                <w:rFonts w:ascii="Times New Roman" w:hAnsi="Times New Roman" w:cs="Times New Roman"/>
                <w:sz w:val="22"/>
                <w:szCs w:val="22"/>
                <w:lang w:val="en-US"/>
              </w:rPr>
              <w:t xml:space="preserve">Doses: </w:t>
            </w:r>
            <w:r w:rsidR="00163DE0" w:rsidRPr="00415EA5">
              <w:rPr>
                <w:rFonts w:ascii="Segoe UI Symbol" w:hAnsi="Segoe UI Symbol" w:cs="Segoe UI Symbol"/>
                <w:sz w:val="22"/>
                <w:szCs w:val="22"/>
                <w:lang w:val="en-US"/>
              </w:rPr>
              <w:t>☐</w:t>
            </w:r>
            <w:r w:rsidR="00163DE0" w:rsidRPr="00415EA5">
              <w:rPr>
                <w:rFonts w:ascii="Times New Roman" w:hAnsi="Times New Roman" w:cs="Times New Roman"/>
                <w:sz w:val="22"/>
                <w:szCs w:val="22"/>
                <w:lang w:val="en-US"/>
              </w:rPr>
              <w:t xml:space="preserve"> 1 </w:t>
            </w:r>
            <w:r w:rsidR="00163DE0" w:rsidRPr="00415EA5">
              <w:rPr>
                <w:rFonts w:ascii="Segoe UI Symbol" w:hAnsi="Segoe UI Symbol" w:cs="Segoe UI Symbol"/>
                <w:sz w:val="22"/>
                <w:szCs w:val="22"/>
                <w:lang w:val="en-US"/>
              </w:rPr>
              <w:t>☐</w:t>
            </w:r>
            <w:r w:rsidR="00163DE0" w:rsidRPr="00415EA5">
              <w:rPr>
                <w:rFonts w:ascii="Times New Roman" w:hAnsi="Times New Roman" w:cs="Times New Roman"/>
                <w:sz w:val="22"/>
                <w:szCs w:val="22"/>
                <w:lang w:val="en-US"/>
              </w:rPr>
              <w:t xml:space="preserve"> 2 </w:t>
            </w:r>
            <w:r w:rsidR="00163DE0" w:rsidRPr="00415EA5">
              <w:rPr>
                <w:rFonts w:ascii="Segoe UI Symbol" w:hAnsi="Segoe UI Symbol" w:cs="Segoe UI Symbol"/>
                <w:sz w:val="22"/>
                <w:szCs w:val="22"/>
                <w:lang w:val="en-US"/>
              </w:rPr>
              <w:t>☐</w:t>
            </w:r>
            <w:r w:rsidR="00163DE0" w:rsidRPr="00415EA5">
              <w:rPr>
                <w:rFonts w:ascii="Times New Roman" w:hAnsi="Times New Roman" w:cs="Times New Roman"/>
                <w:sz w:val="22"/>
                <w:szCs w:val="22"/>
                <w:lang w:val="en-US"/>
              </w:rPr>
              <w:t xml:space="preserve"> 3 </w:t>
            </w:r>
            <w:r w:rsidR="00163DE0" w:rsidRPr="00415EA5">
              <w:rPr>
                <w:rFonts w:ascii="Segoe UI Symbol" w:hAnsi="Segoe UI Symbol" w:cs="Segoe UI Symbol"/>
                <w:sz w:val="22"/>
                <w:szCs w:val="22"/>
                <w:lang w:val="en-US"/>
              </w:rPr>
              <w:t>☐</w:t>
            </w:r>
            <w:r w:rsidR="00163DE0" w:rsidRPr="00415EA5">
              <w:rPr>
                <w:rFonts w:ascii="Times New Roman" w:hAnsi="Times New Roman" w:cs="Times New Roman"/>
                <w:sz w:val="22"/>
                <w:szCs w:val="22"/>
                <w:lang w:val="en-US"/>
              </w:rPr>
              <w:t xml:space="preserve"> 4</w:t>
            </w:r>
            <w:ins w:id="36" w:author="Mannat Guliani" w:date="2026-06-11T14:04:00Z">
              <w:r w:rsidR="00E06166">
                <w:rPr>
                  <w:rFonts w:ascii="Times New Roman" w:hAnsi="Times New Roman" w:cs="Times New Roman"/>
                  <w:sz w:val="22"/>
                  <w:szCs w:val="22"/>
                  <w:lang w:val="en-US"/>
                </w:rPr>
                <w:t xml:space="preserve"> </w:t>
              </w:r>
              <w:r w:rsidR="00E06166" w:rsidRPr="00FB628E">
                <w:rPr>
                  <w:rFonts w:ascii="Arial Narrow" w:hAnsi="Arial Narrow" w:cs="Times New Roman"/>
                  <w:i/>
                  <w:iCs/>
                  <w:lang w:val="en-US"/>
                </w:rPr>
                <w:t>(</w:t>
              </w:r>
              <w:r w:rsidR="00E06166" w:rsidRPr="00FB628E">
                <w:rPr>
                  <w:rFonts w:ascii="Arial Narrow" w:hAnsi="Arial Narrow" w:cs="Times New Roman"/>
                  <w:i/>
                  <w:iCs/>
                </w:rPr>
                <w:t>Select all that apply)</w:t>
              </w:r>
            </w:ins>
          </w:p>
        </w:tc>
        <w:tc>
          <w:tcPr>
            <w:tcW w:w="2520" w:type="dxa"/>
            <w:gridSpan w:val="7"/>
            <w:vAlign w:val="center"/>
          </w:tcPr>
          <w:p w14:paraId="765651E0" w14:textId="0D2CD257" w:rsidR="00163DE0" w:rsidRPr="002849D6" w:rsidRDefault="00163DE0"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LDDI: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 xml:space="preserve">Known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Not known</w:t>
            </w:r>
          </w:p>
          <w:p w14:paraId="688FEC84" w14:textId="1E5511C1" w:rsidR="00163DE0" w:rsidRPr="002849D6" w:rsidRDefault="00163DE0"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If </w:t>
            </w:r>
            <w:ins w:id="37" w:author="Mannat Guliani" w:date="2026-06-11T13:33:00Z">
              <w:r w:rsidR="00746059">
                <w:rPr>
                  <w:rFonts w:ascii="Times New Roman" w:hAnsi="Times New Roman" w:cs="Times New Roman"/>
                  <w:sz w:val="22"/>
                  <w:szCs w:val="22"/>
                  <w:lang w:val="en-US"/>
                </w:rPr>
                <w:t>known</w:t>
              </w:r>
            </w:ins>
            <w:ins w:id="38" w:author="Mannat Guliani" w:date="2026-06-11T14:07:00Z">
              <w:r w:rsidR="00E06166">
                <w:rPr>
                  <w:rFonts w:ascii="Times New Roman" w:hAnsi="Times New Roman" w:cs="Times New Roman"/>
                  <w:sz w:val="22"/>
                  <w:szCs w:val="22"/>
                  <w:lang w:val="en-US"/>
                </w:rPr>
                <w:t>:</w:t>
              </w:r>
            </w:ins>
            <w:del w:id="39" w:author="Mannat Guliani" w:date="2026-06-11T14:07:00Z">
              <w:r w:rsidRPr="002849D6" w:rsidDel="00E06166">
                <w:rPr>
                  <w:rFonts w:ascii="Times New Roman" w:hAnsi="Times New Roman" w:cs="Times New Roman"/>
                  <w:sz w:val="22"/>
                  <w:szCs w:val="22"/>
                  <w:lang w:val="en-US"/>
                </w:rPr>
                <w:delText>,</w:delText>
              </w:r>
            </w:del>
            <w:r w:rsidRPr="002849D6">
              <w:rPr>
                <w:rFonts w:ascii="Times New Roman" w:hAnsi="Times New Roman" w:cs="Times New Roman"/>
                <w:sz w:val="22"/>
                <w:szCs w:val="22"/>
                <w:lang w:val="en-US"/>
              </w:rPr>
              <w:t xml:space="preserve"> ____ </w:t>
            </w:r>
            <w:proofErr w:type="spellStart"/>
            <w:r w:rsidRPr="002849D6">
              <w:rPr>
                <w:rFonts w:ascii="Times New Roman" w:hAnsi="Times New Roman" w:cs="Times New Roman"/>
                <w:sz w:val="22"/>
                <w:szCs w:val="22"/>
                <w:lang w:val="en-US"/>
              </w:rPr>
              <w:t>hrs</w:t>
            </w:r>
            <w:proofErr w:type="spellEnd"/>
            <w:r w:rsidRPr="002849D6">
              <w:rPr>
                <w:rFonts w:ascii="Times New Roman" w:hAnsi="Times New Roman" w:cs="Times New Roman"/>
                <w:sz w:val="22"/>
                <w:szCs w:val="22"/>
                <w:lang w:val="en-US"/>
              </w:rPr>
              <w:t xml:space="preserve"> </w:t>
            </w:r>
          </w:p>
          <w:p w14:paraId="0AAD4CA4" w14:textId="77777777" w:rsidR="00163DE0" w:rsidRPr="002849D6" w:rsidRDefault="00163DE0"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Number of courses: </w:t>
            </w:r>
          </w:p>
          <w:p w14:paraId="3F3C73A2" w14:textId="3561E334" w:rsidR="00163DE0" w:rsidRPr="002849D6" w:rsidRDefault="00163DE0" w:rsidP="00163DE0">
            <w:pPr>
              <w:pStyle w:val="ListParagraph"/>
              <w:spacing w:before="15" w:after="15"/>
              <w:ind w:left="144"/>
              <w:rPr>
                <w:rFonts w:ascii="Times New Roman" w:hAnsi="Times New Roman" w:cs="Times New Roman"/>
                <w:sz w:val="22"/>
                <w:szCs w:val="22"/>
                <w:lang w:val="en-US"/>
              </w:rPr>
            </w:pP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1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2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3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4</w:t>
            </w:r>
          </w:p>
        </w:tc>
        <w:tc>
          <w:tcPr>
            <w:tcW w:w="3780" w:type="dxa"/>
            <w:gridSpan w:val="2"/>
            <w:vAlign w:val="center"/>
          </w:tcPr>
          <w:p w14:paraId="5A9982A5" w14:textId="08E7C9FC" w:rsidR="00163DE0" w:rsidRPr="002849D6" w:rsidRDefault="00163DE0"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Antenatal </w:t>
            </w:r>
            <w:proofErr w:type="spellStart"/>
            <w:r w:rsidRPr="002849D6">
              <w:rPr>
                <w:rFonts w:ascii="Times New Roman" w:hAnsi="Times New Roman" w:cs="Times New Roman"/>
                <w:sz w:val="22"/>
                <w:szCs w:val="22"/>
                <w:lang w:val="en-US"/>
              </w:rPr>
              <w:t>MgSO</w:t>
            </w:r>
            <w:proofErr w:type="spellEnd"/>
            <w:r w:rsidRPr="002849D6">
              <w:rPr>
                <w:rFonts w:ascii="Times New Roman" w:hAnsi="Times New Roman" w:cs="Times New Roman"/>
                <w:sz w:val="22"/>
                <w:szCs w:val="22"/>
                <w:lang w:val="en-US"/>
              </w:rPr>
              <w:t xml:space="preserve">₄: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Not known</w:t>
            </w:r>
          </w:p>
          <w:p w14:paraId="01524143" w14:textId="7D02FC1A" w:rsidR="00163DE0" w:rsidRPr="002849D6" w:rsidRDefault="00163DE0"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Date of administration:___/___/____</w:t>
            </w:r>
          </w:p>
          <w:p w14:paraId="099A56D0" w14:textId="4E35CEFB" w:rsidR="00163DE0" w:rsidRPr="002849D6" w:rsidRDefault="00163DE0"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Gestation at administration:____ weeks </w:t>
            </w:r>
            <w:r w:rsidRPr="002849D6">
              <w:rPr>
                <w:rFonts w:ascii="Arial Narrow" w:hAnsi="Arial Narrow" w:cs="Times New Roman"/>
                <w:i/>
                <w:iCs/>
                <w:lang w:val="en-US"/>
              </w:rPr>
              <w:t>(auto calculated in web form)</w:t>
            </w:r>
          </w:p>
        </w:tc>
      </w:tr>
      <w:tr w:rsidR="00863BE3" w14:paraId="71E37903" w14:textId="77777777" w:rsidTr="00C30168">
        <w:trPr>
          <w:trHeight w:val="354"/>
        </w:trPr>
        <w:tc>
          <w:tcPr>
            <w:tcW w:w="10890" w:type="dxa"/>
            <w:gridSpan w:val="13"/>
            <w:shd w:val="clear" w:color="auto" w:fill="D9E2F3"/>
            <w:vAlign w:val="center"/>
          </w:tcPr>
          <w:p w14:paraId="24B803CE" w14:textId="6834EB70" w:rsidR="00871ECE" w:rsidRPr="003871CF" w:rsidRDefault="006E6F45" w:rsidP="00DD271E">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C3. </w:t>
            </w:r>
            <w:r w:rsidR="00FF6DFB" w:rsidRPr="00142C02">
              <w:rPr>
                <w:rFonts w:ascii="Times New Roman" w:hAnsi="Times New Roman" w:cs="Times New Roman"/>
                <w:b/>
                <w:bCs/>
                <w:sz w:val="24"/>
                <w:szCs w:val="24"/>
                <w:lang w:val="en-US"/>
              </w:rPr>
              <w:t>MATERNAL MEDICAL DISORDERS</w:t>
            </w:r>
          </w:p>
        </w:tc>
      </w:tr>
      <w:tr w:rsidR="00863BE3" w14:paraId="0F18ECB9" w14:textId="77777777" w:rsidTr="00C30168">
        <w:trPr>
          <w:trHeight w:val="341"/>
        </w:trPr>
        <w:tc>
          <w:tcPr>
            <w:tcW w:w="10890" w:type="dxa"/>
            <w:gridSpan w:val="13"/>
            <w:vAlign w:val="center"/>
          </w:tcPr>
          <w:p w14:paraId="5EFF2B94" w14:textId="2DD4DF68" w:rsidR="00871ECE" w:rsidRPr="00163DE0" w:rsidRDefault="00746059" w:rsidP="00242F1B">
            <w:pPr>
              <w:pStyle w:val="ListParagraph"/>
              <w:numPr>
                <w:ilvl w:val="0"/>
                <w:numId w:val="13"/>
              </w:numPr>
              <w:spacing w:before="15" w:after="15"/>
              <w:rPr>
                <w:rFonts w:ascii="Times New Roman" w:hAnsi="Times New Roman" w:cs="Times New Roman"/>
                <w:sz w:val="22"/>
                <w:szCs w:val="22"/>
                <w:lang w:val="en-US"/>
              </w:rPr>
            </w:pPr>
            <w:ins w:id="40" w:author="Mannat Guliani" w:date="2026-06-11T13:33:00Z">
              <w:r w:rsidRPr="00746059">
                <w:rPr>
                  <w:rFonts w:ascii="Times New Roman" w:hAnsi="Times New Roman" w:cs="Times New Roman"/>
                  <w:sz w:val="22"/>
                  <w:szCs w:val="22"/>
                  <w:lang w:val="en-US"/>
                </w:rPr>
                <w:t>Any known medical disorder</w:t>
              </w:r>
            </w:ins>
            <w:r w:rsidR="00163DE0" w:rsidRPr="00163DE0">
              <w:rPr>
                <w:rFonts w:ascii="Segoe UI Symbol" w:hAnsi="Segoe UI Symbol" w:cs="Segoe UI Symbol"/>
                <w:sz w:val="22"/>
                <w:szCs w:val="22"/>
                <w:lang w:val="en-US"/>
              </w:rPr>
              <w:t xml:space="preserve">: </w:t>
            </w:r>
            <w:r w:rsidR="005A4EE3" w:rsidRPr="00163DE0">
              <w:rPr>
                <w:rFonts w:ascii="Segoe UI Symbol" w:hAnsi="Segoe UI Symbol" w:cs="Segoe UI Symbol"/>
                <w:sz w:val="22"/>
                <w:szCs w:val="22"/>
                <w:lang w:val="en-US"/>
              </w:rPr>
              <w:t xml:space="preserve">☐ </w:t>
            </w:r>
            <w:r w:rsidR="005A4EE3" w:rsidRPr="00163DE0">
              <w:rPr>
                <w:rFonts w:ascii="Times New Roman" w:hAnsi="Times New Roman" w:cs="Times New Roman"/>
                <w:sz w:val="22"/>
                <w:szCs w:val="22"/>
                <w:lang w:val="en-US"/>
              </w:rPr>
              <w:t>No known medical disorder</w:t>
            </w:r>
            <w:r w:rsidR="005A4EE3" w:rsidRPr="00163DE0">
              <w:rPr>
                <w:rFonts w:ascii="Segoe UI Symbol" w:hAnsi="Segoe UI Symbol" w:cs="Segoe UI Symbol"/>
                <w:sz w:val="22"/>
                <w:szCs w:val="22"/>
                <w:lang w:val="en-US"/>
              </w:rPr>
              <w:t xml:space="preserve"> </w:t>
            </w:r>
            <w:r w:rsidR="00FF6DFB" w:rsidRPr="00163DE0">
              <w:rPr>
                <w:rFonts w:ascii="Segoe UI Symbol" w:hAnsi="Segoe UI Symbol" w:cs="Segoe UI Symbol"/>
                <w:sz w:val="22"/>
                <w:szCs w:val="22"/>
                <w:lang w:val="en-US"/>
              </w:rPr>
              <w:t>☐</w:t>
            </w:r>
            <w:r w:rsidR="00FF6DFB" w:rsidRPr="00163DE0">
              <w:rPr>
                <w:rFonts w:ascii="Times New Roman" w:hAnsi="Times New Roman" w:cs="Times New Roman"/>
                <w:sz w:val="22"/>
                <w:szCs w:val="22"/>
                <w:lang w:val="en-US"/>
              </w:rPr>
              <w:t xml:space="preserve"> </w:t>
            </w:r>
            <w:r w:rsidR="00C51327" w:rsidRPr="00163DE0">
              <w:rPr>
                <w:rFonts w:ascii="Times New Roman" w:hAnsi="Times New Roman" w:cs="Times New Roman"/>
                <w:sz w:val="22"/>
                <w:szCs w:val="22"/>
                <w:lang w:val="en-US"/>
              </w:rPr>
              <w:t xml:space="preserve">Chronic </w:t>
            </w:r>
            <w:r w:rsidR="00FF6DFB" w:rsidRPr="00163DE0">
              <w:rPr>
                <w:rFonts w:ascii="Times New Roman" w:hAnsi="Times New Roman" w:cs="Times New Roman"/>
                <w:sz w:val="22"/>
                <w:szCs w:val="22"/>
                <w:lang w:val="en-US"/>
              </w:rPr>
              <w:t xml:space="preserve">Hypertension </w:t>
            </w:r>
            <w:r w:rsidR="00FF6DFB" w:rsidRPr="00163DE0">
              <w:rPr>
                <w:rFonts w:ascii="Segoe UI Symbol" w:hAnsi="Segoe UI Symbol" w:cs="Segoe UI Symbol"/>
                <w:sz w:val="22"/>
                <w:szCs w:val="22"/>
                <w:lang w:val="en-US"/>
              </w:rPr>
              <w:t>☐</w:t>
            </w:r>
            <w:r w:rsidR="00FF6DFB" w:rsidRPr="00163DE0">
              <w:rPr>
                <w:rFonts w:ascii="Times New Roman" w:hAnsi="Times New Roman" w:cs="Times New Roman"/>
                <w:sz w:val="22"/>
                <w:szCs w:val="22"/>
                <w:lang w:val="en-US"/>
              </w:rPr>
              <w:t xml:space="preserve"> Hepatitis </w:t>
            </w:r>
            <w:r w:rsidR="00FF6DFB" w:rsidRPr="00163DE0">
              <w:rPr>
                <w:rFonts w:ascii="Segoe UI Symbol" w:hAnsi="Segoe UI Symbol" w:cs="Segoe UI Symbol"/>
                <w:sz w:val="22"/>
                <w:szCs w:val="22"/>
                <w:lang w:val="en-US"/>
              </w:rPr>
              <w:t>☐</w:t>
            </w:r>
            <w:r w:rsidR="00FF6DFB" w:rsidRPr="00163DE0">
              <w:rPr>
                <w:rFonts w:ascii="Times New Roman" w:hAnsi="Times New Roman" w:cs="Times New Roman"/>
                <w:sz w:val="22"/>
                <w:szCs w:val="22"/>
                <w:lang w:val="en-US"/>
              </w:rPr>
              <w:t xml:space="preserve"> Heart disease </w:t>
            </w:r>
            <w:r w:rsidR="00FF6DFB" w:rsidRPr="00163DE0">
              <w:rPr>
                <w:rFonts w:ascii="Segoe UI Symbol" w:hAnsi="Segoe UI Symbol" w:cs="Segoe UI Symbol"/>
                <w:sz w:val="22"/>
                <w:szCs w:val="22"/>
                <w:lang w:val="en-US"/>
              </w:rPr>
              <w:t>☐</w:t>
            </w:r>
            <w:r w:rsidR="00FF6DFB" w:rsidRPr="00163DE0">
              <w:rPr>
                <w:rFonts w:ascii="Times New Roman" w:hAnsi="Times New Roman" w:cs="Times New Roman"/>
                <w:sz w:val="22"/>
                <w:szCs w:val="22"/>
                <w:lang w:val="en-US"/>
              </w:rPr>
              <w:t xml:space="preserve"> Renal disease </w:t>
            </w:r>
            <w:r w:rsidR="00FF6DFB" w:rsidRPr="00163DE0">
              <w:rPr>
                <w:rFonts w:ascii="Segoe UI Symbol" w:hAnsi="Segoe UI Symbol" w:cs="Segoe UI Symbol"/>
                <w:sz w:val="22"/>
                <w:szCs w:val="22"/>
                <w:lang w:val="en-US"/>
              </w:rPr>
              <w:t>☐</w:t>
            </w:r>
            <w:r w:rsidR="00FF6DFB" w:rsidRPr="00163DE0">
              <w:rPr>
                <w:rFonts w:ascii="Times New Roman" w:hAnsi="Times New Roman" w:cs="Times New Roman"/>
                <w:sz w:val="22"/>
                <w:szCs w:val="22"/>
                <w:lang w:val="en-US"/>
              </w:rPr>
              <w:t xml:space="preserve"> VDRL+ </w:t>
            </w:r>
            <w:r w:rsidR="00FF6DFB" w:rsidRPr="00163DE0">
              <w:rPr>
                <w:rFonts w:ascii="Segoe UI Symbol" w:hAnsi="Segoe UI Symbol" w:cs="Segoe UI Symbol"/>
                <w:sz w:val="22"/>
                <w:szCs w:val="22"/>
                <w:lang w:val="en-US"/>
              </w:rPr>
              <w:t>☐</w:t>
            </w:r>
            <w:r w:rsidR="00FF6DFB" w:rsidRPr="00163DE0">
              <w:rPr>
                <w:rFonts w:ascii="Times New Roman" w:hAnsi="Times New Roman" w:cs="Times New Roman"/>
                <w:sz w:val="22"/>
                <w:szCs w:val="22"/>
                <w:lang w:val="en-US"/>
              </w:rPr>
              <w:t xml:space="preserve"> Seizure disorder</w:t>
            </w:r>
            <w:r w:rsidR="005A4EE3" w:rsidRPr="00163DE0">
              <w:rPr>
                <w:rFonts w:ascii="Times New Roman" w:hAnsi="Times New Roman" w:cs="Times New Roman"/>
                <w:sz w:val="22"/>
                <w:szCs w:val="22"/>
                <w:lang w:val="en-US"/>
              </w:rPr>
              <w:t xml:space="preserve"> </w:t>
            </w:r>
            <w:r w:rsidR="006E4A3A" w:rsidRPr="00163DE0">
              <w:rPr>
                <w:rFonts w:ascii="Segoe UI Symbol" w:hAnsi="Segoe UI Symbol" w:cs="Segoe UI Symbol"/>
                <w:sz w:val="22"/>
                <w:szCs w:val="22"/>
                <w:lang w:val="en-US"/>
              </w:rPr>
              <w:t>☐</w:t>
            </w:r>
            <w:r w:rsidR="006E4A3A" w:rsidRPr="00163DE0">
              <w:rPr>
                <w:rFonts w:ascii="Times New Roman" w:hAnsi="Times New Roman" w:cs="Times New Roman"/>
                <w:sz w:val="22"/>
                <w:szCs w:val="22"/>
                <w:lang w:val="en-US"/>
              </w:rPr>
              <w:t xml:space="preserve"> Asthma </w:t>
            </w:r>
            <w:r w:rsidR="006E4A3A" w:rsidRPr="00163DE0">
              <w:rPr>
                <w:rFonts w:ascii="Segoe UI Symbol" w:hAnsi="Segoe UI Symbol" w:cs="Segoe UI Symbol"/>
                <w:sz w:val="22"/>
                <w:szCs w:val="22"/>
                <w:lang w:val="en-US"/>
              </w:rPr>
              <w:t>☐</w:t>
            </w:r>
            <w:r w:rsidR="006E4A3A" w:rsidRPr="00163DE0">
              <w:rPr>
                <w:rFonts w:ascii="Times New Roman" w:hAnsi="Times New Roman" w:cs="Times New Roman"/>
                <w:sz w:val="22"/>
                <w:szCs w:val="22"/>
                <w:lang w:val="en-US"/>
              </w:rPr>
              <w:t xml:space="preserve"> Hypothyroidism </w:t>
            </w:r>
            <w:r w:rsidR="006E4A3A" w:rsidRPr="00163DE0">
              <w:rPr>
                <w:rFonts w:ascii="Segoe UI Symbol" w:hAnsi="Segoe UI Symbol" w:cs="Segoe UI Symbol"/>
                <w:sz w:val="22"/>
                <w:szCs w:val="22"/>
                <w:lang w:val="en-US"/>
              </w:rPr>
              <w:t xml:space="preserve">☐ </w:t>
            </w:r>
            <w:r w:rsidR="006E4A3A" w:rsidRPr="00163DE0">
              <w:rPr>
                <w:rFonts w:ascii="Times New Roman" w:hAnsi="Times New Roman" w:cs="Times New Roman"/>
                <w:sz w:val="22"/>
                <w:szCs w:val="22"/>
                <w:lang w:val="en-US"/>
              </w:rPr>
              <w:t xml:space="preserve">Hyperthyroidism </w:t>
            </w:r>
            <w:r w:rsidR="006E4A3A" w:rsidRPr="00163DE0">
              <w:rPr>
                <w:rFonts w:ascii="Segoe UI Symbol" w:hAnsi="Segoe UI Symbol" w:cs="Segoe UI Symbol"/>
                <w:sz w:val="22"/>
                <w:szCs w:val="22"/>
                <w:lang w:val="en-US"/>
              </w:rPr>
              <w:t>☐</w:t>
            </w:r>
            <w:r w:rsidR="006E4A3A" w:rsidRPr="00163DE0">
              <w:rPr>
                <w:rFonts w:ascii="Times New Roman" w:hAnsi="Times New Roman" w:cs="Times New Roman"/>
                <w:sz w:val="22"/>
                <w:szCs w:val="22"/>
                <w:lang w:val="en-US"/>
              </w:rPr>
              <w:t xml:space="preserve"> Severe anemia (</w:t>
            </w:r>
            <w:proofErr w:type="spellStart"/>
            <w:r w:rsidR="006E4A3A" w:rsidRPr="00163DE0">
              <w:rPr>
                <w:rFonts w:ascii="Times New Roman" w:hAnsi="Times New Roman" w:cs="Times New Roman"/>
                <w:sz w:val="22"/>
                <w:szCs w:val="22"/>
                <w:lang w:val="en-US"/>
              </w:rPr>
              <w:t>Hb</w:t>
            </w:r>
            <w:proofErr w:type="spellEnd"/>
            <w:r w:rsidR="006E4A3A" w:rsidRPr="00163DE0">
              <w:rPr>
                <w:rFonts w:ascii="Times New Roman" w:hAnsi="Times New Roman" w:cs="Times New Roman"/>
                <w:sz w:val="22"/>
                <w:szCs w:val="22"/>
                <w:lang w:val="en-US"/>
              </w:rPr>
              <w:t xml:space="preserve">&lt;8) </w:t>
            </w:r>
            <w:r w:rsidR="006E4A3A" w:rsidRPr="00163DE0">
              <w:rPr>
                <w:rFonts w:ascii="Segoe UI Symbol" w:hAnsi="Segoe UI Symbol" w:cs="Segoe UI Symbol"/>
                <w:sz w:val="22"/>
                <w:szCs w:val="22"/>
                <w:lang w:val="en-US"/>
              </w:rPr>
              <w:t>☐</w:t>
            </w:r>
            <w:r w:rsidR="006E4A3A" w:rsidRPr="00163DE0">
              <w:rPr>
                <w:rFonts w:ascii="Times New Roman" w:hAnsi="Times New Roman" w:cs="Times New Roman"/>
                <w:sz w:val="22"/>
                <w:szCs w:val="22"/>
                <w:lang w:val="en-US"/>
              </w:rPr>
              <w:t xml:space="preserve"> T</w:t>
            </w:r>
            <w:r w:rsidR="00C373EC" w:rsidRPr="00163DE0">
              <w:rPr>
                <w:rFonts w:ascii="Times New Roman" w:hAnsi="Times New Roman" w:cs="Times New Roman"/>
                <w:sz w:val="22"/>
                <w:szCs w:val="22"/>
                <w:lang w:val="en-US"/>
              </w:rPr>
              <w:t>uberculosis</w:t>
            </w:r>
            <w:r w:rsidR="006E4A3A" w:rsidRPr="00163DE0">
              <w:rPr>
                <w:rFonts w:ascii="Times New Roman" w:hAnsi="Times New Roman" w:cs="Times New Roman"/>
                <w:sz w:val="22"/>
                <w:szCs w:val="22"/>
                <w:lang w:val="en-US"/>
              </w:rPr>
              <w:t xml:space="preserve"> </w:t>
            </w:r>
            <w:r w:rsidR="006E4A3A" w:rsidRPr="00163DE0">
              <w:rPr>
                <w:rFonts w:ascii="Segoe UI Symbol" w:hAnsi="Segoe UI Symbol" w:cs="Segoe UI Symbol"/>
                <w:sz w:val="22"/>
                <w:szCs w:val="22"/>
                <w:lang w:val="en-US"/>
              </w:rPr>
              <w:t>☐</w:t>
            </w:r>
            <w:r w:rsidR="006E4A3A" w:rsidRPr="00163DE0">
              <w:rPr>
                <w:rFonts w:ascii="Times New Roman" w:hAnsi="Times New Roman" w:cs="Times New Roman"/>
                <w:sz w:val="22"/>
                <w:szCs w:val="22"/>
                <w:lang w:val="en-US"/>
              </w:rPr>
              <w:t xml:space="preserve"> Malaria </w:t>
            </w:r>
            <w:r w:rsidR="006E4A3A" w:rsidRPr="00163DE0">
              <w:rPr>
                <w:rFonts w:ascii="Segoe UI Symbol" w:hAnsi="Segoe UI Symbol" w:cs="Segoe UI Symbol"/>
                <w:sz w:val="22"/>
                <w:szCs w:val="22"/>
                <w:lang w:val="en-US"/>
              </w:rPr>
              <w:t>☐</w:t>
            </w:r>
            <w:r w:rsidR="006E4A3A" w:rsidRPr="00163DE0">
              <w:rPr>
                <w:rFonts w:ascii="Times New Roman" w:hAnsi="Times New Roman" w:cs="Times New Roman"/>
                <w:sz w:val="22"/>
                <w:szCs w:val="22"/>
                <w:lang w:val="en-US"/>
              </w:rPr>
              <w:t xml:space="preserve"> HIV </w:t>
            </w:r>
            <w:r w:rsidR="006E4A3A" w:rsidRPr="00163DE0">
              <w:rPr>
                <w:rFonts w:ascii="Segoe UI Symbol" w:hAnsi="Segoe UI Symbol" w:cs="Segoe UI Symbol"/>
                <w:sz w:val="22"/>
                <w:szCs w:val="22"/>
                <w:lang w:val="en-US"/>
              </w:rPr>
              <w:t>☐</w:t>
            </w:r>
            <w:r w:rsidR="006E4A3A" w:rsidRPr="00163DE0">
              <w:rPr>
                <w:rFonts w:ascii="Times New Roman" w:hAnsi="Times New Roman" w:cs="Times New Roman"/>
                <w:sz w:val="22"/>
                <w:szCs w:val="22"/>
                <w:lang w:val="en-US"/>
              </w:rPr>
              <w:t xml:space="preserve"> Other: ________</w:t>
            </w:r>
          </w:p>
        </w:tc>
      </w:tr>
      <w:tr w:rsidR="00863BE3" w14:paraId="4EEAA4E4" w14:textId="77777777" w:rsidTr="00C30168">
        <w:trPr>
          <w:trHeight w:val="354"/>
        </w:trPr>
        <w:tc>
          <w:tcPr>
            <w:tcW w:w="10890" w:type="dxa"/>
            <w:gridSpan w:val="13"/>
            <w:shd w:val="clear" w:color="auto" w:fill="D9E2F3"/>
            <w:vAlign w:val="center"/>
          </w:tcPr>
          <w:p w14:paraId="227308C2" w14:textId="5B5D3F59" w:rsidR="00871ECE" w:rsidRPr="003871CF" w:rsidRDefault="006E6F45" w:rsidP="00DD271E">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C4. </w:t>
            </w:r>
            <w:r w:rsidR="00FF6DFB" w:rsidRPr="00142C02">
              <w:rPr>
                <w:rFonts w:ascii="Times New Roman" w:hAnsi="Times New Roman" w:cs="Times New Roman"/>
                <w:b/>
                <w:bCs/>
                <w:sz w:val="24"/>
                <w:szCs w:val="24"/>
                <w:lang w:val="en-US"/>
              </w:rPr>
              <w:t>OBSTETRIC PROBLEMS</w:t>
            </w:r>
          </w:p>
        </w:tc>
      </w:tr>
      <w:tr w:rsidR="00863BE3" w14:paraId="03808587" w14:textId="77777777" w:rsidTr="00C30168">
        <w:trPr>
          <w:trHeight w:val="670"/>
        </w:trPr>
        <w:tc>
          <w:tcPr>
            <w:tcW w:w="5670" w:type="dxa"/>
            <w:gridSpan w:val="8"/>
            <w:vAlign w:val="center"/>
          </w:tcPr>
          <w:p w14:paraId="76B704B9" w14:textId="67CA068A" w:rsidR="001662B7" w:rsidRPr="002849D6" w:rsidRDefault="001662B7"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HDP: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Not known</w:t>
            </w:r>
          </w:p>
          <w:p w14:paraId="20852C69" w14:textId="372BB47D" w:rsidR="001662B7" w:rsidRPr="002849D6" w:rsidRDefault="001662B7"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If yes, Type: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Gest HTN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PE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Severe PE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Eclampsia </w:t>
            </w:r>
          </w:p>
        </w:tc>
        <w:tc>
          <w:tcPr>
            <w:tcW w:w="5220" w:type="dxa"/>
            <w:gridSpan w:val="5"/>
            <w:vAlign w:val="center"/>
          </w:tcPr>
          <w:p w14:paraId="4FEFA610" w14:textId="77777777" w:rsidR="002849D6" w:rsidRDefault="001662B7"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GDM: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00115429" w:rsidRPr="002849D6">
              <w:rPr>
                <w:rFonts w:ascii="Segoe UI Symbol" w:hAnsi="Segoe UI Symbol" w:cs="Segoe UI Symbol"/>
                <w:sz w:val="22"/>
                <w:szCs w:val="22"/>
                <w:lang w:val="en-US"/>
              </w:rPr>
              <w:t xml:space="preserve">☐ </w:t>
            </w:r>
            <w:r w:rsidR="00115429" w:rsidRPr="002849D6">
              <w:rPr>
                <w:rFonts w:ascii="Times New Roman" w:hAnsi="Times New Roman" w:cs="Times New Roman"/>
                <w:sz w:val="22"/>
                <w:szCs w:val="22"/>
                <w:lang w:val="en-US"/>
              </w:rPr>
              <w:t>Not known</w:t>
            </w:r>
          </w:p>
          <w:p w14:paraId="6F33EDD0" w14:textId="37C293CC" w:rsidR="001662B7" w:rsidRPr="002849D6" w:rsidRDefault="001662B7"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If yes, R</w:t>
            </w:r>
            <w:r w:rsidRPr="002849D6">
              <w:rPr>
                <w:rFonts w:ascii="Times New Roman" w:hAnsi="Times New Roman" w:cs="Times New Roman"/>
                <w:sz w:val="22"/>
                <w:szCs w:val="22"/>
                <w:vertAlign w:val="subscript"/>
                <w:lang w:val="en-US"/>
              </w:rPr>
              <w:t>x</w:t>
            </w:r>
            <w:r w:rsidRPr="002849D6">
              <w:rPr>
                <w:rFonts w:ascii="Times New Roman" w:hAnsi="Times New Roman" w:cs="Times New Roman"/>
                <w:sz w:val="22"/>
                <w:szCs w:val="22"/>
                <w:lang w:val="en-US"/>
              </w:rPr>
              <w:t xml:space="preserve">: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MNT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Insulin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oral anti-</w:t>
            </w:r>
            <w:r w:rsidR="002D2F68" w:rsidRPr="002849D6">
              <w:rPr>
                <w:rFonts w:ascii="Times New Roman" w:hAnsi="Times New Roman" w:cs="Times New Roman"/>
                <w:sz w:val="22"/>
                <w:szCs w:val="22"/>
                <w:lang w:val="en-US"/>
              </w:rPr>
              <w:t>diabetic</w:t>
            </w:r>
            <w:r w:rsidRPr="002849D6">
              <w:rPr>
                <w:rFonts w:ascii="Times New Roman" w:hAnsi="Times New Roman" w:cs="Times New Roman"/>
                <w:sz w:val="22"/>
                <w:szCs w:val="22"/>
                <w:lang w:val="en-US"/>
              </w:rPr>
              <w:t xml:space="preserve"> drugs</w:t>
            </w:r>
          </w:p>
        </w:tc>
      </w:tr>
      <w:tr w:rsidR="002849D6" w14:paraId="391125A2" w14:textId="77777777" w:rsidTr="00C30168">
        <w:trPr>
          <w:trHeight w:val="341"/>
        </w:trPr>
        <w:tc>
          <w:tcPr>
            <w:tcW w:w="5940" w:type="dxa"/>
            <w:gridSpan w:val="9"/>
            <w:vAlign w:val="center"/>
          </w:tcPr>
          <w:p w14:paraId="5E595DCC" w14:textId="265A5201" w:rsidR="002849D6" w:rsidRDefault="002849D6"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Liquor: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Normal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Absent/Oligo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Poly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Not known</w:t>
            </w:r>
          </w:p>
          <w:p w14:paraId="5DB4940D" w14:textId="52206D20" w:rsidR="002849D6" w:rsidRDefault="002849D6"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FGR: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 xml:space="preserve">Not known </w:t>
            </w:r>
          </w:p>
          <w:p w14:paraId="23142651" w14:textId="25703BD8" w:rsidR="002849D6" w:rsidRPr="002849D6" w:rsidRDefault="002849D6"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Centile: ____</w:t>
            </w:r>
          </w:p>
        </w:tc>
        <w:tc>
          <w:tcPr>
            <w:tcW w:w="4950" w:type="dxa"/>
            <w:gridSpan w:val="4"/>
            <w:vAlign w:val="center"/>
          </w:tcPr>
          <w:p w14:paraId="74A0EBBA" w14:textId="39CD0D3A" w:rsidR="002849D6" w:rsidRPr="002849D6" w:rsidRDefault="002849D6"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Doppler: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Normal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AEDF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REDF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 xml:space="preserve">Not done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 xml:space="preserve">Not known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 xml:space="preserve">Other: ________ </w:t>
            </w:r>
          </w:p>
        </w:tc>
      </w:tr>
      <w:tr w:rsidR="00863BE3" w14:paraId="09E65F1A" w14:textId="77777777" w:rsidTr="00C30168">
        <w:trPr>
          <w:trHeight w:val="341"/>
        </w:trPr>
        <w:tc>
          <w:tcPr>
            <w:tcW w:w="5220" w:type="dxa"/>
            <w:gridSpan w:val="5"/>
            <w:vAlign w:val="center"/>
          </w:tcPr>
          <w:p w14:paraId="331FE080" w14:textId="77777777" w:rsidR="002849D6" w:rsidRDefault="001662B7"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Placental abnormality: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Not known</w:t>
            </w:r>
          </w:p>
          <w:p w14:paraId="6958EFDA" w14:textId="68F4632B" w:rsidR="001662B7" w:rsidRPr="002849D6" w:rsidRDefault="001662B7"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If yes, Type: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Previa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w:t>
            </w:r>
            <w:proofErr w:type="spellStart"/>
            <w:r w:rsidRPr="002849D6">
              <w:rPr>
                <w:rFonts w:ascii="Times New Roman" w:hAnsi="Times New Roman" w:cs="Times New Roman"/>
                <w:sz w:val="22"/>
                <w:szCs w:val="22"/>
                <w:lang w:val="en-US"/>
              </w:rPr>
              <w:t>Accreta</w:t>
            </w:r>
            <w:proofErr w:type="spellEnd"/>
            <w:r w:rsidRPr="002849D6">
              <w:rPr>
                <w:rFonts w:ascii="Times New Roman" w:hAnsi="Times New Roman" w:cs="Times New Roman"/>
                <w:sz w:val="22"/>
                <w:szCs w:val="22"/>
                <w:lang w:val="en-US"/>
              </w:rPr>
              <w:t xml:space="preserve">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Others _______</w:t>
            </w:r>
          </w:p>
        </w:tc>
        <w:tc>
          <w:tcPr>
            <w:tcW w:w="5670" w:type="dxa"/>
            <w:gridSpan w:val="8"/>
            <w:vAlign w:val="center"/>
          </w:tcPr>
          <w:p w14:paraId="48D1E8D4" w14:textId="0644B350" w:rsidR="001662B7" w:rsidRPr="002849D6" w:rsidRDefault="001662B7" w:rsidP="00242F1B">
            <w:pPr>
              <w:pStyle w:val="ListParagraph"/>
              <w:numPr>
                <w:ilvl w:val="0"/>
                <w:numId w:val="13"/>
              </w:numPr>
              <w:spacing w:before="15" w:after="15"/>
              <w:rPr>
                <w:rFonts w:ascii="Times New Roman" w:hAnsi="Times New Roman" w:cs="Times New Roman"/>
                <w:sz w:val="22"/>
                <w:szCs w:val="22"/>
                <w:lang w:val="en-US"/>
              </w:rPr>
            </w:pPr>
            <w:proofErr w:type="spellStart"/>
            <w:r w:rsidRPr="002849D6">
              <w:rPr>
                <w:rFonts w:ascii="Times New Roman" w:hAnsi="Times New Roman" w:cs="Times New Roman"/>
                <w:sz w:val="22"/>
                <w:szCs w:val="22"/>
                <w:lang w:val="en-US"/>
              </w:rPr>
              <w:t>Retroplacental</w:t>
            </w:r>
            <w:proofErr w:type="spellEnd"/>
            <w:r w:rsidRPr="002849D6">
              <w:rPr>
                <w:rFonts w:ascii="Times New Roman" w:hAnsi="Times New Roman" w:cs="Times New Roman"/>
                <w:sz w:val="22"/>
                <w:szCs w:val="22"/>
                <w:lang w:val="en-US"/>
              </w:rPr>
              <w:t xml:space="preserve"> collection: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Not known</w:t>
            </w:r>
          </w:p>
        </w:tc>
      </w:tr>
      <w:tr w:rsidR="005A7DDD" w14:paraId="1FFF131A" w14:textId="77777777" w:rsidTr="00C30168">
        <w:trPr>
          <w:trHeight w:val="341"/>
        </w:trPr>
        <w:tc>
          <w:tcPr>
            <w:tcW w:w="3375" w:type="dxa"/>
            <w:gridSpan w:val="2"/>
            <w:vAlign w:val="center"/>
          </w:tcPr>
          <w:p w14:paraId="1AA406D0" w14:textId="77777777" w:rsidR="005A7DDD" w:rsidRDefault="005A7DDD"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APH: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 xml:space="preserve">Not known </w:t>
            </w:r>
          </w:p>
        </w:tc>
        <w:tc>
          <w:tcPr>
            <w:tcW w:w="4005" w:type="dxa"/>
            <w:gridSpan w:val="10"/>
            <w:vAlign w:val="center"/>
          </w:tcPr>
          <w:p w14:paraId="1236F2C7" w14:textId="5185F20F" w:rsidR="005A7DDD" w:rsidRPr="002849D6" w:rsidRDefault="005A7DDD"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If Yes: Abruption/Previa/Others _____</w:t>
            </w:r>
          </w:p>
        </w:tc>
        <w:tc>
          <w:tcPr>
            <w:tcW w:w="3510" w:type="dxa"/>
            <w:vAlign w:val="center"/>
          </w:tcPr>
          <w:p w14:paraId="33EF4339" w14:textId="0A743AD7" w:rsidR="005A7DDD" w:rsidRPr="002849D6" w:rsidRDefault="005A7DDD" w:rsidP="00242F1B">
            <w:pPr>
              <w:pStyle w:val="ListParagraph"/>
              <w:numPr>
                <w:ilvl w:val="0"/>
                <w:numId w:val="13"/>
              </w:numPr>
              <w:spacing w:before="15" w:after="15"/>
              <w:rPr>
                <w:rFonts w:ascii="Times New Roman" w:hAnsi="Times New Roman" w:cs="Times New Roman"/>
                <w:sz w:val="22"/>
                <w:szCs w:val="22"/>
                <w:lang w:val="en-US"/>
              </w:rPr>
            </w:pPr>
            <w:proofErr w:type="spellStart"/>
            <w:r w:rsidRPr="002849D6">
              <w:rPr>
                <w:rFonts w:ascii="Times New Roman" w:hAnsi="Times New Roman" w:cs="Times New Roman"/>
                <w:sz w:val="22"/>
                <w:szCs w:val="22"/>
                <w:lang w:val="en-US"/>
              </w:rPr>
              <w:t>Isoimmunization</w:t>
            </w:r>
            <w:proofErr w:type="spellEnd"/>
            <w:r w:rsidRPr="002849D6">
              <w:rPr>
                <w:rFonts w:ascii="Times New Roman" w:hAnsi="Times New Roman" w:cs="Times New Roman"/>
                <w:sz w:val="22"/>
                <w:szCs w:val="22"/>
                <w:lang w:val="en-US"/>
              </w:rPr>
              <w:t xml:space="preserve">: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p>
        </w:tc>
      </w:tr>
      <w:tr w:rsidR="00863BE3" w14:paraId="051706C5" w14:textId="77777777" w:rsidTr="00C30168">
        <w:trPr>
          <w:trHeight w:val="354"/>
        </w:trPr>
        <w:tc>
          <w:tcPr>
            <w:tcW w:w="10890" w:type="dxa"/>
            <w:gridSpan w:val="13"/>
            <w:shd w:val="clear" w:color="auto" w:fill="D9E2F3"/>
            <w:vAlign w:val="center"/>
          </w:tcPr>
          <w:p w14:paraId="6231D1F4" w14:textId="58528FDE" w:rsidR="0097017C" w:rsidRPr="003871CF" w:rsidRDefault="006E6F45" w:rsidP="0097017C">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C5. </w:t>
            </w:r>
            <w:r w:rsidR="0097017C" w:rsidRPr="00142C02">
              <w:rPr>
                <w:rFonts w:ascii="Times New Roman" w:hAnsi="Times New Roman" w:cs="Times New Roman"/>
                <w:b/>
                <w:bCs/>
                <w:sz w:val="24"/>
                <w:szCs w:val="24"/>
                <w:lang w:val="en-US"/>
              </w:rPr>
              <w:t>EVIDENCE OF INFECTION</w:t>
            </w:r>
          </w:p>
        </w:tc>
      </w:tr>
      <w:tr w:rsidR="00863BE3" w14:paraId="38344D76" w14:textId="77777777" w:rsidTr="00C30168">
        <w:trPr>
          <w:trHeight w:val="646"/>
        </w:trPr>
        <w:tc>
          <w:tcPr>
            <w:tcW w:w="4590" w:type="dxa"/>
            <w:gridSpan w:val="4"/>
            <w:vAlign w:val="center"/>
          </w:tcPr>
          <w:p w14:paraId="67BD1C0E" w14:textId="77777777" w:rsidR="002849D6" w:rsidRDefault="007C659C" w:rsidP="00242F1B">
            <w:pPr>
              <w:pStyle w:val="ListParagraph"/>
              <w:numPr>
                <w:ilvl w:val="0"/>
                <w:numId w:val="13"/>
              </w:numPr>
              <w:spacing w:before="15" w:after="15"/>
              <w:rPr>
                <w:rFonts w:ascii="Times New Roman" w:hAnsi="Times New Roman" w:cs="Times New Roman"/>
                <w:sz w:val="22"/>
                <w:szCs w:val="22"/>
                <w:lang w:val="en-US"/>
              </w:rPr>
            </w:pPr>
            <w:proofErr w:type="spellStart"/>
            <w:r w:rsidRPr="002849D6">
              <w:rPr>
                <w:rFonts w:ascii="Times New Roman" w:hAnsi="Times New Roman" w:cs="Times New Roman"/>
                <w:sz w:val="22"/>
                <w:szCs w:val="22"/>
                <w:lang w:val="en-US"/>
              </w:rPr>
              <w:t>pPROM</w:t>
            </w:r>
            <w:proofErr w:type="spellEnd"/>
            <w:r w:rsidRPr="002849D6">
              <w:rPr>
                <w:rFonts w:ascii="Times New Roman" w:hAnsi="Times New Roman" w:cs="Times New Roman"/>
                <w:sz w:val="22"/>
                <w:szCs w:val="22"/>
                <w:lang w:val="en-US"/>
              </w:rPr>
              <w:t xml:space="preserve">: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w:t>
            </w:r>
          </w:p>
          <w:p w14:paraId="24ED70AE" w14:textId="5CEA40DE" w:rsidR="007C659C" w:rsidRPr="002849D6" w:rsidRDefault="007C659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Duration: ____ </w:t>
            </w:r>
            <w:proofErr w:type="spellStart"/>
            <w:r w:rsidRPr="002849D6">
              <w:rPr>
                <w:rFonts w:ascii="Times New Roman" w:hAnsi="Times New Roman" w:cs="Times New Roman"/>
                <w:sz w:val="22"/>
                <w:szCs w:val="22"/>
                <w:lang w:val="en-US"/>
              </w:rPr>
              <w:t>hrs</w:t>
            </w:r>
            <w:proofErr w:type="spellEnd"/>
          </w:p>
          <w:p w14:paraId="16D76BEB" w14:textId="652FDDEA" w:rsidR="007C659C" w:rsidRPr="002849D6" w:rsidRDefault="007C659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Preterm labor: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p>
        </w:tc>
        <w:tc>
          <w:tcPr>
            <w:tcW w:w="6300" w:type="dxa"/>
            <w:gridSpan w:val="9"/>
            <w:vMerge w:val="restart"/>
            <w:vAlign w:val="center"/>
          </w:tcPr>
          <w:p w14:paraId="51F1D274" w14:textId="77777777" w:rsidR="002849D6" w:rsidRDefault="007C659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Maternal fever </w:t>
            </w:r>
            <w:r w:rsidRPr="002849D6">
              <w:rPr>
                <w:rFonts w:ascii="Times New Roman" w:hAnsi="Times New Roman" w:cs="Times New Roman"/>
                <w:sz w:val="20"/>
                <w:szCs w:val="20"/>
                <w:lang w:val="en-US"/>
              </w:rPr>
              <w:t>(</w:t>
            </w:r>
            <w:r w:rsidRPr="002849D6">
              <w:rPr>
                <w:rFonts w:ascii="Symbol" w:eastAsia="Symbol" w:hAnsi="Symbol" w:cs="Symbol"/>
                <w:sz w:val="20"/>
                <w:szCs w:val="20"/>
                <w:lang w:val="en-US"/>
              </w:rPr>
              <w:t></w:t>
            </w:r>
            <w:r w:rsidRPr="002849D6">
              <w:rPr>
                <w:rFonts w:ascii="Times New Roman" w:hAnsi="Times New Roman" w:cs="Times New Roman"/>
                <w:sz w:val="20"/>
                <w:szCs w:val="20"/>
                <w:lang w:val="en-US"/>
              </w:rPr>
              <w:t>39℃ or 38-39℃ on 2 occasions)</w:t>
            </w:r>
            <w:r w:rsidRPr="002849D6">
              <w:rPr>
                <w:rFonts w:ascii="Times New Roman" w:hAnsi="Times New Roman" w:cs="Times New Roman"/>
                <w:sz w:val="22"/>
                <w:szCs w:val="22"/>
                <w:lang w:val="en-US"/>
              </w:rPr>
              <w:t>:</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002849D6" w:rsidRPr="002849D6">
              <w:rPr>
                <w:rFonts w:ascii="Times New Roman" w:hAnsi="Times New Roman" w:cs="Times New Roman"/>
                <w:sz w:val="22"/>
                <w:szCs w:val="22"/>
                <w:lang w:val="en-US"/>
              </w:rPr>
              <w:t xml:space="preserve"> No</w:t>
            </w:r>
          </w:p>
          <w:p w14:paraId="480C4C51" w14:textId="77777777" w:rsidR="002849D6" w:rsidRDefault="007C659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Baseline fetal tachycardia </w:t>
            </w:r>
            <w:r w:rsidRPr="002849D6">
              <w:rPr>
                <w:rFonts w:ascii="Times New Roman" w:hAnsi="Times New Roman" w:cs="Times New Roman"/>
                <w:sz w:val="20"/>
                <w:szCs w:val="20"/>
                <w:lang w:val="en-US"/>
              </w:rPr>
              <w:t>(&gt;160 bpm)</w:t>
            </w:r>
            <w:r w:rsidRPr="002849D6">
              <w:rPr>
                <w:rFonts w:ascii="Times New Roman" w:hAnsi="Times New Roman" w:cs="Times New Roman"/>
                <w:sz w:val="22"/>
                <w:szCs w:val="22"/>
                <w:lang w:val="en-US"/>
              </w:rPr>
              <w:t xml:space="preserve">: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w:t>
            </w:r>
          </w:p>
          <w:p w14:paraId="769C64F5" w14:textId="77777777" w:rsidR="002849D6" w:rsidRDefault="007C659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Maternal TLC &gt;15000 per mm</w:t>
            </w:r>
            <w:r w:rsidRPr="00C914DB">
              <w:rPr>
                <w:rFonts w:ascii="Times New Roman" w:hAnsi="Times New Roman" w:cs="Times New Roman"/>
                <w:sz w:val="22"/>
                <w:szCs w:val="22"/>
                <w:vertAlign w:val="superscript"/>
                <w:lang w:val="en-US"/>
              </w:rPr>
              <w:t>3</w:t>
            </w:r>
            <w:r w:rsidRPr="002849D6">
              <w:rPr>
                <w:rFonts w:ascii="Times New Roman" w:hAnsi="Times New Roman" w:cs="Times New Roman"/>
                <w:sz w:val="22"/>
                <w:szCs w:val="22"/>
                <w:lang w:val="en-US"/>
              </w:rPr>
              <w:t xml:space="preserve">: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Not done</w:t>
            </w:r>
          </w:p>
          <w:p w14:paraId="10AE140F" w14:textId="77777777" w:rsidR="002849D6" w:rsidRDefault="007C659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Maternal tachycardia: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w:t>
            </w:r>
          </w:p>
          <w:p w14:paraId="2C767FA1" w14:textId="77777777" w:rsidR="002849D6" w:rsidRDefault="007C659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Maternal abdominal tenderness: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w:t>
            </w:r>
          </w:p>
          <w:p w14:paraId="7A3B381E" w14:textId="590B11A3" w:rsidR="007C659C" w:rsidRPr="002849D6" w:rsidRDefault="007C659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Intrauterine Inflammation or Infection or both (triple ‘I’):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002D2F68" w:rsidRPr="002849D6">
              <w:rPr>
                <w:rFonts w:ascii="Arial Narrow" w:hAnsi="Arial Narrow" w:cs="Times New Roman"/>
                <w:i/>
                <w:iCs/>
                <w:lang w:val="en-US"/>
              </w:rPr>
              <w:t>(auto filled in web form)</w:t>
            </w:r>
          </w:p>
        </w:tc>
      </w:tr>
      <w:tr w:rsidR="00863BE3" w14:paraId="2ABB3812" w14:textId="77777777" w:rsidTr="00C30168">
        <w:trPr>
          <w:trHeight w:val="1155"/>
        </w:trPr>
        <w:tc>
          <w:tcPr>
            <w:tcW w:w="4590" w:type="dxa"/>
            <w:gridSpan w:val="4"/>
            <w:vAlign w:val="center"/>
          </w:tcPr>
          <w:p w14:paraId="33CC49FA" w14:textId="77777777" w:rsidR="002849D6" w:rsidRDefault="007C659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Foul-smelling liquor: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Not known</w:t>
            </w:r>
          </w:p>
          <w:p w14:paraId="3D7C13E1" w14:textId="77777777" w:rsidR="002849D6" w:rsidRDefault="007C659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Maternal UTI: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 xml:space="preserve">Not known </w:t>
            </w:r>
          </w:p>
          <w:p w14:paraId="443039BA" w14:textId="5C1384DD" w:rsidR="007C659C" w:rsidRPr="002849D6" w:rsidRDefault="007C659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Maternal Diarrhea: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Not known</w:t>
            </w:r>
          </w:p>
        </w:tc>
        <w:tc>
          <w:tcPr>
            <w:tcW w:w="6300" w:type="dxa"/>
            <w:gridSpan w:val="9"/>
            <w:vMerge/>
            <w:vAlign w:val="center"/>
          </w:tcPr>
          <w:p w14:paraId="09237F1F" w14:textId="77777777" w:rsidR="007C659C" w:rsidRPr="005F3726" w:rsidRDefault="007C659C" w:rsidP="00A7110E">
            <w:pPr>
              <w:spacing w:before="15" w:after="15"/>
              <w:rPr>
                <w:rFonts w:ascii="Times New Roman" w:hAnsi="Times New Roman" w:cs="Times New Roman"/>
                <w:sz w:val="22"/>
                <w:szCs w:val="22"/>
                <w:lang w:val="en-US"/>
              </w:rPr>
            </w:pPr>
          </w:p>
        </w:tc>
      </w:tr>
      <w:tr w:rsidR="00863BE3" w14:paraId="49734AD8" w14:textId="77777777" w:rsidTr="00C30168">
        <w:trPr>
          <w:trHeight w:val="354"/>
        </w:trPr>
        <w:tc>
          <w:tcPr>
            <w:tcW w:w="10890" w:type="dxa"/>
            <w:gridSpan w:val="13"/>
            <w:shd w:val="clear" w:color="auto" w:fill="D9E2F3"/>
            <w:vAlign w:val="center"/>
          </w:tcPr>
          <w:p w14:paraId="0028A8B3" w14:textId="094E1203" w:rsidR="0097017C" w:rsidRPr="003871CF" w:rsidRDefault="006E6F45" w:rsidP="0097017C">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C6. </w:t>
            </w:r>
            <w:r w:rsidR="0097017C" w:rsidRPr="00142C02">
              <w:rPr>
                <w:rFonts w:ascii="Times New Roman" w:hAnsi="Times New Roman" w:cs="Times New Roman"/>
                <w:b/>
                <w:bCs/>
                <w:sz w:val="24"/>
                <w:szCs w:val="24"/>
                <w:lang w:val="en-US"/>
              </w:rPr>
              <w:t>INTRAPARTUM EVENTS</w:t>
            </w:r>
          </w:p>
        </w:tc>
      </w:tr>
      <w:tr w:rsidR="00863BE3" w14:paraId="311C8D71" w14:textId="77777777" w:rsidTr="00C30168">
        <w:trPr>
          <w:trHeight w:val="358"/>
        </w:trPr>
        <w:tc>
          <w:tcPr>
            <w:tcW w:w="4590" w:type="dxa"/>
            <w:gridSpan w:val="4"/>
            <w:vAlign w:val="center"/>
          </w:tcPr>
          <w:p w14:paraId="1A38DDB9" w14:textId="77777777" w:rsidR="002849D6" w:rsidRDefault="0097017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MSL: </w:t>
            </w:r>
            <w:r w:rsidR="005F422A" w:rsidRPr="002849D6">
              <w:rPr>
                <w:rFonts w:ascii="Segoe UI Symbol" w:hAnsi="Segoe UI Symbol" w:cs="Segoe UI Symbol"/>
                <w:sz w:val="22"/>
                <w:szCs w:val="22"/>
                <w:lang w:val="en-US"/>
              </w:rPr>
              <w:t>☐</w:t>
            </w:r>
            <w:r w:rsidR="005F422A" w:rsidRPr="002849D6">
              <w:rPr>
                <w:rFonts w:ascii="Times New Roman" w:hAnsi="Times New Roman" w:cs="Times New Roman"/>
                <w:sz w:val="22"/>
                <w:szCs w:val="22"/>
                <w:lang w:val="en-US"/>
              </w:rPr>
              <w:t xml:space="preserve"> Yes </w:t>
            </w:r>
            <w:r w:rsidR="005F422A" w:rsidRPr="002849D6">
              <w:rPr>
                <w:rFonts w:ascii="Segoe UI Symbol" w:hAnsi="Segoe UI Symbol" w:cs="Segoe UI Symbol"/>
                <w:sz w:val="22"/>
                <w:szCs w:val="22"/>
                <w:lang w:val="en-US"/>
              </w:rPr>
              <w:t>☐</w:t>
            </w:r>
            <w:r w:rsidR="005F422A" w:rsidRPr="002849D6">
              <w:rPr>
                <w:rFonts w:ascii="Times New Roman" w:hAnsi="Times New Roman" w:cs="Times New Roman"/>
                <w:sz w:val="22"/>
                <w:szCs w:val="22"/>
                <w:lang w:val="en-US"/>
              </w:rPr>
              <w:t xml:space="preserve"> No </w:t>
            </w:r>
          </w:p>
          <w:p w14:paraId="62AE7D60" w14:textId="77777777" w:rsidR="002849D6" w:rsidRDefault="0097017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Non-reactive NST: </w:t>
            </w:r>
            <w:r w:rsidR="005F422A" w:rsidRPr="002849D6">
              <w:rPr>
                <w:rFonts w:ascii="Segoe UI Symbol" w:hAnsi="Segoe UI Symbol" w:cs="Segoe UI Symbol"/>
                <w:sz w:val="22"/>
                <w:szCs w:val="22"/>
                <w:lang w:val="en-US"/>
              </w:rPr>
              <w:t>☐</w:t>
            </w:r>
            <w:r w:rsidR="005F422A" w:rsidRPr="002849D6">
              <w:rPr>
                <w:rFonts w:ascii="Times New Roman" w:hAnsi="Times New Roman" w:cs="Times New Roman"/>
                <w:sz w:val="22"/>
                <w:szCs w:val="22"/>
                <w:lang w:val="en-US"/>
              </w:rPr>
              <w:t xml:space="preserve"> Yes </w:t>
            </w:r>
            <w:r w:rsidR="005F422A" w:rsidRPr="002849D6">
              <w:rPr>
                <w:rFonts w:ascii="Segoe UI Symbol" w:hAnsi="Segoe UI Symbol" w:cs="Segoe UI Symbol"/>
                <w:sz w:val="22"/>
                <w:szCs w:val="22"/>
                <w:lang w:val="en-US"/>
              </w:rPr>
              <w:t>☐</w:t>
            </w:r>
            <w:r w:rsidR="005F422A" w:rsidRPr="002849D6">
              <w:rPr>
                <w:rFonts w:ascii="Times New Roman" w:hAnsi="Times New Roman" w:cs="Times New Roman"/>
                <w:sz w:val="22"/>
                <w:szCs w:val="22"/>
                <w:lang w:val="en-US"/>
              </w:rPr>
              <w:t xml:space="preserve"> No </w:t>
            </w:r>
            <w:r w:rsidR="0054149B" w:rsidRPr="002849D6">
              <w:rPr>
                <w:rFonts w:ascii="Segoe UI Symbol" w:hAnsi="Segoe UI Symbol" w:cs="Segoe UI Symbol"/>
                <w:sz w:val="22"/>
                <w:szCs w:val="22"/>
                <w:lang w:val="en-US"/>
              </w:rPr>
              <w:t xml:space="preserve">☐ </w:t>
            </w:r>
            <w:r w:rsidR="0054149B" w:rsidRPr="002849D6">
              <w:rPr>
                <w:rFonts w:ascii="Times New Roman" w:hAnsi="Times New Roman" w:cs="Times New Roman"/>
                <w:sz w:val="22"/>
                <w:szCs w:val="22"/>
                <w:lang w:val="en-US"/>
              </w:rPr>
              <w:t>Not done</w:t>
            </w:r>
          </w:p>
          <w:p w14:paraId="3C2174E5" w14:textId="5B0CB047" w:rsidR="0097017C" w:rsidRPr="002849D6" w:rsidRDefault="0097017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Reduced FM: </w:t>
            </w:r>
            <w:r w:rsidR="005F422A" w:rsidRPr="002849D6">
              <w:rPr>
                <w:rFonts w:ascii="Segoe UI Symbol" w:hAnsi="Segoe UI Symbol" w:cs="Segoe UI Symbol"/>
                <w:sz w:val="22"/>
                <w:szCs w:val="22"/>
                <w:lang w:val="en-US"/>
              </w:rPr>
              <w:t>☐</w:t>
            </w:r>
            <w:r w:rsidR="005F422A" w:rsidRPr="002849D6">
              <w:rPr>
                <w:rFonts w:ascii="Times New Roman" w:hAnsi="Times New Roman" w:cs="Times New Roman"/>
                <w:sz w:val="22"/>
                <w:szCs w:val="22"/>
                <w:lang w:val="en-US"/>
              </w:rPr>
              <w:t xml:space="preserve"> Yes </w:t>
            </w:r>
            <w:r w:rsidR="005F422A" w:rsidRPr="002849D6">
              <w:rPr>
                <w:rFonts w:ascii="Segoe UI Symbol" w:hAnsi="Segoe UI Symbol" w:cs="Segoe UI Symbol"/>
                <w:sz w:val="22"/>
                <w:szCs w:val="22"/>
                <w:lang w:val="en-US"/>
              </w:rPr>
              <w:t>☐</w:t>
            </w:r>
            <w:r w:rsidR="005F422A" w:rsidRPr="002849D6">
              <w:rPr>
                <w:rFonts w:ascii="Times New Roman" w:hAnsi="Times New Roman" w:cs="Times New Roman"/>
                <w:sz w:val="22"/>
                <w:szCs w:val="22"/>
                <w:lang w:val="en-US"/>
              </w:rPr>
              <w:t xml:space="preserve"> No </w:t>
            </w:r>
            <w:r w:rsidR="0054149B" w:rsidRPr="002849D6">
              <w:rPr>
                <w:rFonts w:ascii="Segoe UI Symbol" w:hAnsi="Segoe UI Symbol" w:cs="Segoe UI Symbol"/>
                <w:sz w:val="22"/>
                <w:szCs w:val="22"/>
                <w:lang w:val="en-US"/>
              </w:rPr>
              <w:t xml:space="preserve">☐ </w:t>
            </w:r>
            <w:r w:rsidR="0054149B" w:rsidRPr="002849D6">
              <w:rPr>
                <w:rFonts w:ascii="Times New Roman" w:hAnsi="Times New Roman" w:cs="Times New Roman"/>
                <w:sz w:val="22"/>
                <w:szCs w:val="22"/>
                <w:lang w:val="en-US"/>
              </w:rPr>
              <w:t>Not done</w:t>
            </w:r>
          </w:p>
        </w:tc>
        <w:tc>
          <w:tcPr>
            <w:tcW w:w="6300" w:type="dxa"/>
            <w:gridSpan w:val="9"/>
            <w:vAlign w:val="center"/>
          </w:tcPr>
          <w:p w14:paraId="6A8E3CD2" w14:textId="6B789D3A" w:rsidR="0097017C" w:rsidRPr="002849D6" w:rsidRDefault="0097017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Prolonged labor: </w:t>
            </w:r>
            <w:r w:rsidR="005F422A" w:rsidRPr="002849D6">
              <w:rPr>
                <w:rFonts w:ascii="Segoe UI Symbol" w:hAnsi="Segoe UI Symbol" w:cs="Segoe UI Symbol"/>
                <w:sz w:val="22"/>
                <w:szCs w:val="22"/>
                <w:lang w:val="en-US"/>
              </w:rPr>
              <w:t>☐</w:t>
            </w:r>
            <w:r w:rsidR="005F422A" w:rsidRPr="002849D6">
              <w:rPr>
                <w:rFonts w:ascii="Times New Roman" w:hAnsi="Times New Roman" w:cs="Times New Roman"/>
                <w:sz w:val="22"/>
                <w:szCs w:val="22"/>
                <w:lang w:val="en-US"/>
              </w:rPr>
              <w:t xml:space="preserve"> Yes </w:t>
            </w:r>
            <w:r w:rsidR="005F422A" w:rsidRPr="002849D6">
              <w:rPr>
                <w:rFonts w:ascii="Segoe UI Symbol" w:hAnsi="Segoe UI Symbol" w:cs="Segoe UI Symbol"/>
                <w:sz w:val="22"/>
                <w:szCs w:val="22"/>
                <w:lang w:val="en-US"/>
              </w:rPr>
              <w:t>☐</w:t>
            </w:r>
            <w:r w:rsidR="005F422A" w:rsidRPr="002849D6">
              <w:rPr>
                <w:rFonts w:ascii="Times New Roman" w:hAnsi="Times New Roman" w:cs="Times New Roman"/>
                <w:sz w:val="22"/>
                <w:szCs w:val="22"/>
                <w:lang w:val="en-US"/>
              </w:rPr>
              <w:t xml:space="preserve"> No </w:t>
            </w:r>
            <w:r w:rsidR="002A4B04" w:rsidRPr="002849D6">
              <w:rPr>
                <w:rFonts w:ascii="Segoe UI Symbol" w:hAnsi="Segoe UI Symbol" w:cs="Segoe UI Symbol"/>
                <w:sz w:val="22"/>
                <w:szCs w:val="22"/>
                <w:lang w:val="en-US"/>
              </w:rPr>
              <w:t xml:space="preserve">☐ </w:t>
            </w:r>
            <w:r w:rsidR="002A4B04" w:rsidRPr="002849D6">
              <w:rPr>
                <w:rFonts w:ascii="Times New Roman" w:hAnsi="Times New Roman" w:cs="Times New Roman"/>
                <w:sz w:val="22"/>
                <w:szCs w:val="22"/>
                <w:lang w:val="en-US"/>
              </w:rPr>
              <w:t>Not known</w:t>
            </w:r>
          </w:p>
          <w:p w14:paraId="636E622D" w14:textId="2D459A0C" w:rsidR="005F422A" w:rsidRPr="002849D6" w:rsidRDefault="0097017C"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Cord accident: </w:t>
            </w:r>
            <w:r w:rsidR="005F422A" w:rsidRPr="002849D6">
              <w:rPr>
                <w:rFonts w:ascii="Segoe UI Symbol" w:hAnsi="Segoe UI Symbol" w:cs="Segoe UI Symbol"/>
                <w:sz w:val="22"/>
                <w:szCs w:val="22"/>
                <w:lang w:val="en-US"/>
              </w:rPr>
              <w:t>☐</w:t>
            </w:r>
            <w:r w:rsidR="005F422A" w:rsidRPr="002849D6">
              <w:rPr>
                <w:rFonts w:ascii="Times New Roman" w:hAnsi="Times New Roman" w:cs="Times New Roman"/>
                <w:sz w:val="22"/>
                <w:szCs w:val="22"/>
                <w:lang w:val="en-US"/>
              </w:rPr>
              <w:t xml:space="preserve"> Yes </w:t>
            </w:r>
            <w:r w:rsidR="005F422A" w:rsidRPr="002849D6">
              <w:rPr>
                <w:rFonts w:ascii="Segoe UI Symbol" w:hAnsi="Segoe UI Symbol" w:cs="Segoe UI Symbol"/>
                <w:sz w:val="22"/>
                <w:szCs w:val="22"/>
                <w:lang w:val="en-US"/>
              </w:rPr>
              <w:t>☐</w:t>
            </w:r>
            <w:r w:rsidR="005F422A" w:rsidRPr="002849D6">
              <w:rPr>
                <w:rFonts w:ascii="Times New Roman" w:hAnsi="Times New Roman" w:cs="Times New Roman"/>
                <w:sz w:val="22"/>
                <w:szCs w:val="22"/>
                <w:lang w:val="en-US"/>
              </w:rPr>
              <w:t xml:space="preserve"> No </w:t>
            </w:r>
          </w:p>
          <w:p w14:paraId="020AFEBA" w14:textId="19BB35C3" w:rsidR="0097017C" w:rsidRPr="002849D6" w:rsidRDefault="00746059" w:rsidP="00242F1B">
            <w:pPr>
              <w:pStyle w:val="ListParagraph"/>
              <w:numPr>
                <w:ilvl w:val="0"/>
                <w:numId w:val="13"/>
              </w:numPr>
              <w:spacing w:before="15" w:after="15"/>
              <w:rPr>
                <w:rFonts w:ascii="Times New Roman" w:hAnsi="Times New Roman" w:cs="Times New Roman"/>
                <w:sz w:val="22"/>
                <w:szCs w:val="22"/>
                <w:lang w:val="en-US"/>
              </w:rPr>
            </w:pPr>
            <w:ins w:id="41" w:author="Mannat Guliani" w:date="2026-06-11T13:33:00Z">
              <w:r>
                <w:rPr>
                  <w:rFonts w:ascii="Times New Roman" w:hAnsi="Times New Roman" w:cs="Times New Roman"/>
                  <w:sz w:val="22"/>
                  <w:szCs w:val="22"/>
                  <w:lang w:val="en-US"/>
                </w:rPr>
                <w:t>If yes</w:t>
              </w:r>
            </w:ins>
            <w:r w:rsidR="000C1045" w:rsidRPr="002849D6">
              <w:rPr>
                <w:rFonts w:ascii="Times New Roman" w:hAnsi="Times New Roman" w:cs="Times New Roman"/>
                <w:sz w:val="22"/>
                <w:szCs w:val="22"/>
                <w:lang w:val="en-US"/>
              </w:rPr>
              <w:t>, t</w:t>
            </w:r>
            <w:r w:rsidR="0097017C" w:rsidRPr="002849D6">
              <w:rPr>
                <w:rFonts w:ascii="Times New Roman" w:hAnsi="Times New Roman" w:cs="Times New Roman"/>
                <w:sz w:val="22"/>
                <w:szCs w:val="22"/>
                <w:lang w:val="en-US"/>
              </w:rPr>
              <w:t xml:space="preserve">ype: </w:t>
            </w:r>
            <w:r w:rsidR="0097017C" w:rsidRPr="002849D6">
              <w:rPr>
                <w:rFonts w:ascii="Segoe UI Symbol" w:hAnsi="Segoe UI Symbol" w:cs="Segoe UI Symbol"/>
                <w:sz w:val="22"/>
                <w:szCs w:val="22"/>
                <w:lang w:val="en-US"/>
              </w:rPr>
              <w:t>☐</w:t>
            </w:r>
            <w:r w:rsidR="0097017C" w:rsidRPr="002849D6">
              <w:rPr>
                <w:rFonts w:ascii="Times New Roman" w:hAnsi="Times New Roman" w:cs="Times New Roman"/>
                <w:sz w:val="22"/>
                <w:szCs w:val="22"/>
                <w:lang w:val="en-US"/>
              </w:rPr>
              <w:t xml:space="preserve"> Cord </w:t>
            </w:r>
            <w:r w:rsidR="00A7110E" w:rsidRPr="002849D6">
              <w:rPr>
                <w:rFonts w:ascii="Times New Roman" w:hAnsi="Times New Roman" w:cs="Times New Roman"/>
                <w:sz w:val="22"/>
                <w:szCs w:val="22"/>
                <w:lang w:val="en-US"/>
              </w:rPr>
              <w:t xml:space="preserve">around </w:t>
            </w:r>
            <w:r w:rsidR="0097017C" w:rsidRPr="002849D6">
              <w:rPr>
                <w:rFonts w:ascii="Times New Roman" w:hAnsi="Times New Roman" w:cs="Times New Roman"/>
                <w:sz w:val="22"/>
                <w:szCs w:val="22"/>
                <w:lang w:val="en-US"/>
              </w:rPr>
              <w:t xml:space="preserve">neck </w:t>
            </w:r>
            <w:r w:rsidR="0097017C" w:rsidRPr="002849D6">
              <w:rPr>
                <w:rFonts w:ascii="Segoe UI Symbol" w:hAnsi="Segoe UI Symbol" w:cs="Segoe UI Symbol"/>
                <w:sz w:val="22"/>
                <w:szCs w:val="22"/>
                <w:lang w:val="en-US"/>
              </w:rPr>
              <w:t>☐</w:t>
            </w:r>
            <w:r w:rsidR="0097017C" w:rsidRPr="002849D6">
              <w:rPr>
                <w:rFonts w:ascii="Times New Roman" w:hAnsi="Times New Roman" w:cs="Times New Roman"/>
                <w:sz w:val="22"/>
                <w:szCs w:val="22"/>
                <w:lang w:val="en-US"/>
              </w:rPr>
              <w:t xml:space="preserve"> True</w:t>
            </w:r>
            <w:r w:rsidR="00A7110E" w:rsidRPr="002849D6">
              <w:rPr>
                <w:rFonts w:ascii="Times New Roman" w:hAnsi="Times New Roman" w:cs="Times New Roman"/>
                <w:sz w:val="22"/>
                <w:szCs w:val="22"/>
                <w:lang w:val="en-US"/>
              </w:rPr>
              <w:t xml:space="preserve"> cord</w:t>
            </w:r>
            <w:r w:rsidR="0097017C" w:rsidRPr="002849D6">
              <w:rPr>
                <w:rFonts w:ascii="Times New Roman" w:hAnsi="Times New Roman" w:cs="Times New Roman"/>
                <w:sz w:val="22"/>
                <w:szCs w:val="22"/>
                <w:lang w:val="en-US"/>
              </w:rPr>
              <w:t xml:space="preserve"> knot </w:t>
            </w:r>
            <w:r w:rsidR="0051165D" w:rsidRPr="002849D6">
              <w:rPr>
                <w:rFonts w:ascii="Segoe UI Symbol" w:hAnsi="Segoe UI Symbol" w:cs="Segoe UI Symbol"/>
                <w:sz w:val="22"/>
                <w:szCs w:val="22"/>
                <w:lang w:val="en-US"/>
              </w:rPr>
              <w:t>☐</w:t>
            </w:r>
            <w:r w:rsidR="0051165D" w:rsidRPr="002849D6">
              <w:rPr>
                <w:rFonts w:ascii="Times New Roman" w:hAnsi="Times New Roman" w:cs="Times New Roman"/>
                <w:sz w:val="22"/>
                <w:szCs w:val="22"/>
                <w:lang w:val="en-US"/>
              </w:rPr>
              <w:t xml:space="preserve"> Cord prolapse</w:t>
            </w:r>
          </w:p>
        </w:tc>
      </w:tr>
      <w:tr w:rsidR="00863BE3" w14:paraId="32DECB6C" w14:textId="77777777" w:rsidTr="00C30168">
        <w:trPr>
          <w:trHeight w:val="670"/>
        </w:trPr>
        <w:tc>
          <w:tcPr>
            <w:tcW w:w="10890" w:type="dxa"/>
            <w:gridSpan w:val="13"/>
            <w:vAlign w:val="center"/>
          </w:tcPr>
          <w:p w14:paraId="2B406628" w14:textId="19E9BE35" w:rsidR="00031C81" w:rsidRPr="002849D6" w:rsidRDefault="00031C81"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Fetal bradycardia (&lt;110):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 xml:space="preserve">Not </w:t>
            </w:r>
            <w:r w:rsidR="000C1CE0" w:rsidRPr="002849D6">
              <w:rPr>
                <w:rFonts w:ascii="Times New Roman" w:hAnsi="Times New Roman" w:cs="Times New Roman"/>
                <w:sz w:val="22"/>
                <w:szCs w:val="22"/>
                <w:lang w:val="en-US"/>
              </w:rPr>
              <w:t xml:space="preserve">Known </w:t>
            </w:r>
          </w:p>
          <w:p w14:paraId="481811CF" w14:textId="55EDBD3B" w:rsidR="00031C81" w:rsidRPr="002849D6" w:rsidRDefault="00031C81" w:rsidP="00242F1B">
            <w:pPr>
              <w:pStyle w:val="ListParagraph"/>
              <w:numPr>
                <w:ilvl w:val="0"/>
                <w:numId w:val="13"/>
              </w:numPr>
              <w:spacing w:before="15" w:after="15"/>
              <w:rPr>
                <w:rFonts w:ascii="Times New Roman" w:hAnsi="Times New Roman" w:cs="Times New Roman"/>
                <w:sz w:val="22"/>
                <w:szCs w:val="22"/>
                <w:lang w:val="en-US"/>
              </w:rPr>
            </w:pPr>
            <w:r w:rsidRPr="002849D6">
              <w:rPr>
                <w:rFonts w:ascii="Times New Roman" w:hAnsi="Times New Roman" w:cs="Times New Roman"/>
                <w:sz w:val="22"/>
                <w:szCs w:val="22"/>
                <w:lang w:val="en-US"/>
              </w:rPr>
              <w:t xml:space="preserve">Fetal tachycardia (&gt;160):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No </w:t>
            </w:r>
            <w:r w:rsidRPr="002849D6">
              <w:rPr>
                <w:rFonts w:ascii="Segoe UI Symbol" w:hAnsi="Segoe UI Symbol" w:cs="Segoe UI Symbol"/>
                <w:sz w:val="22"/>
                <w:szCs w:val="22"/>
                <w:lang w:val="en-US"/>
              </w:rPr>
              <w:t xml:space="preserve">☐ </w:t>
            </w:r>
            <w:r w:rsidRPr="002849D6">
              <w:rPr>
                <w:rFonts w:ascii="Times New Roman" w:hAnsi="Times New Roman" w:cs="Times New Roman"/>
                <w:sz w:val="22"/>
                <w:szCs w:val="22"/>
                <w:lang w:val="en-US"/>
              </w:rPr>
              <w:t xml:space="preserve">Not </w:t>
            </w:r>
            <w:r w:rsidR="000C1CE0" w:rsidRPr="002849D6">
              <w:rPr>
                <w:rFonts w:ascii="Times New Roman" w:hAnsi="Times New Roman" w:cs="Times New Roman"/>
                <w:sz w:val="22"/>
                <w:szCs w:val="22"/>
                <w:lang w:val="en-US"/>
              </w:rPr>
              <w:t xml:space="preserve">Known </w:t>
            </w:r>
          </w:p>
        </w:tc>
      </w:tr>
      <w:tr w:rsidR="00863BE3" w14:paraId="229976CA" w14:textId="77777777" w:rsidTr="00C30168">
        <w:trPr>
          <w:trHeight w:val="341"/>
        </w:trPr>
        <w:tc>
          <w:tcPr>
            <w:tcW w:w="10890" w:type="dxa"/>
            <w:gridSpan w:val="13"/>
            <w:vAlign w:val="center"/>
          </w:tcPr>
          <w:p w14:paraId="53E96294" w14:textId="35C7CD86" w:rsidR="00FF4FE5" w:rsidRPr="002849D6" w:rsidRDefault="005F3726" w:rsidP="00242F1B">
            <w:pPr>
              <w:pStyle w:val="ListParagraph"/>
              <w:numPr>
                <w:ilvl w:val="0"/>
                <w:numId w:val="13"/>
              </w:numPr>
              <w:spacing w:before="15" w:after="15"/>
              <w:rPr>
                <w:rFonts w:ascii="Times New Roman" w:hAnsi="Times New Roman" w:cs="Times New Roman"/>
                <w:sz w:val="22"/>
                <w:szCs w:val="22"/>
                <w:lang w:val="en-US"/>
              </w:rPr>
            </w:pPr>
            <w:proofErr w:type="spellStart"/>
            <w:r w:rsidRPr="002849D6">
              <w:rPr>
                <w:rFonts w:ascii="Times New Roman" w:hAnsi="Times New Roman" w:cs="Times New Roman"/>
                <w:sz w:val="22"/>
                <w:szCs w:val="22"/>
                <w:lang w:val="en-US"/>
              </w:rPr>
              <w:t>Uterotonic</w:t>
            </w:r>
            <w:proofErr w:type="spellEnd"/>
            <w:r w:rsidRPr="002849D6">
              <w:rPr>
                <w:rFonts w:ascii="Times New Roman" w:hAnsi="Times New Roman" w:cs="Times New Roman"/>
                <w:sz w:val="22"/>
                <w:szCs w:val="22"/>
                <w:lang w:val="en-US"/>
              </w:rPr>
              <w:t xml:space="preserve">: </w:t>
            </w:r>
            <w:r w:rsidR="005F422A" w:rsidRPr="002849D6">
              <w:rPr>
                <w:rFonts w:ascii="Segoe UI Symbol" w:hAnsi="Segoe UI Symbol" w:cs="Segoe UI Symbol"/>
                <w:sz w:val="22"/>
                <w:szCs w:val="22"/>
                <w:lang w:val="en-US"/>
              </w:rPr>
              <w:t>☐</w:t>
            </w:r>
            <w:r w:rsidR="005F422A" w:rsidRPr="002849D6">
              <w:rPr>
                <w:rFonts w:ascii="Times New Roman" w:hAnsi="Times New Roman" w:cs="Times New Roman"/>
                <w:sz w:val="22"/>
                <w:szCs w:val="22"/>
                <w:lang w:val="en-US"/>
              </w:rPr>
              <w:t xml:space="preserve"> Yes </w:t>
            </w:r>
            <w:r w:rsidR="005F422A" w:rsidRPr="002849D6">
              <w:rPr>
                <w:rFonts w:ascii="Segoe UI Symbol" w:hAnsi="Segoe UI Symbol" w:cs="Segoe UI Symbol"/>
                <w:sz w:val="22"/>
                <w:szCs w:val="22"/>
                <w:lang w:val="en-US"/>
              </w:rPr>
              <w:t>☐</w:t>
            </w:r>
            <w:r w:rsidR="005F422A" w:rsidRPr="002849D6">
              <w:rPr>
                <w:rFonts w:ascii="Times New Roman" w:hAnsi="Times New Roman" w:cs="Times New Roman"/>
                <w:sz w:val="22"/>
                <w:szCs w:val="22"/>
                <w:lang w:val="en-US"/>
              </w:rPr>
              <w:t xml:space="preserve"> No</w:t>
            </w:r>
            <w:r w:rsidR="00FF6328" w:rsidRPr="002849D6">
              <w:rPr>
                <w:rFonts w:ascii="Times New Roman" w:hAnsi="Times New Roman" w:cs="Times New Roman"/>
                <w:sz w:val="22"/>
                <w:szCs w:val="22"/>
                <w:lang w:val="en-US"/>
              </w:rPr>
              <w:t xml:space="preserve"> </w:t>
            </w:r>
            <w:r w:rsidR="00FF6328" w:rsidRPr="002849D6">
              <w:rPr>
                <w:rFonts w:ascii="Segoe UI Symbol" w:hAnsi="Segoe UI Symbol" w:cs="Segoe UI Symbol"/>
                <w:sz w:val="22"/>
                <w:szCs w:val="22"/>
                <w:lang w:val="en-US"/>
              </w:rPr>
              <w:t xml:space="preserve">☐ </w:t>
            </w:r>
            <w:r w:rsidR="00FF6328" w:rsidRPr="002849D6">
              <w:rPr>
                <w:rFonts w:ascii="Times New Roman" w:hAnsi="Times New Roman" w:cs="Times New Roman"/>
                <w:sz w:val="22"/>
                <w:szCs w:val="22"/>
                <w:lang w:val="en-US"/>
              </w:rPr>
              <w:t>Not known</w:t>
            </w:r>
            <w:r w:rsidRPr="002849D6">
              <w:rPr>
                <w:rFonts w:ascii="Times New Roman" w:hAnsi="Times New Roman" w:cs="Times New Roman"/>
                <w:sz w:val="22"/>
                <w:szCs w:val="22"/>
                <w:lang w:val="en-US"/>
              </w:rPr>
              <w:t xml:space="preserve">; If ‘Yes’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Before </w:t>
            </w:r>
            <w:r w:rsidRPr="002849D6">
              <w:rPr>
                <w:rFonts w:ascii="Segoe UI Symbol" w:hAnsi="Segoe UI Symbol" w:cs="Segoe UI Symbol"/>
                <w:sz w:val="22"/>
                <w:szCs w:val="22"/>
                <w:lang w:val="en-US"/>
              </w:rPr>
              <w:t>☐</w:t>
            </w:r>
            <w:r w:rsidRPr="002849D6">
              <w:rPr>
                <w:rFonts w:ascii="Times New Roman" w:hAnsi="Times New Roman" w:cs="Times New Roman"/>
                <w:sz w:val="22"/>
                <w:szCs w:val="22"/>
                <w:lang w:val="en-US"/>
              </w:rPr>
              <w:t xml:space="preserve"> After cord clamp</w:t>
            </w:r>
          </w:p>
        </w:tc>
      </w:tr>
    </w:tbl>
    <w:p w14:paraId="19D8B5D1" w14:textId="56C0AA57" w:rsidR="00871ECE" w:rsidRPr="00A5539C" w:rsidRDefault="00FF6DFB" w:rsidP="00B42550">
      <w:pPr>
        <w:pStyle w:val="Heading1"/>
        <w:rPr>
          <w:lang w:val="en-US"/>
        </w:rPr>
      </w:pPr>
      <w:bookmarkStart w:id="42" w:name="_Toc231310389"/>
      <w:r w:rsidRPr="00A5539C">
        <w:rPr>
          <w:lang w:val="en-US"/>
        </w:rPr>
        <w:lastRenderedPageBreak/>
        <w:t>Form D: Day 1 of Postnatal Life</w:t>
      </w:r>
      <w:bookmarkEnd w:id="42"/>
    </w:p>
    <w:p w14:paraId="29C3C701" w14:textId="03D190B0" w:rsidR="00871ECE" w:rsidRPr="00F2497E" w:rsidRDefault="00FF6DFB">
      <w:pPr>
        <w:spacing w:after="80"/>
        <w:jc w:val="center"/>
        <w:rPr>
          <w:rFonts w:ascii="Times New Roman" w:hAnsi="Times New Roman" w:cs="Times New Roman"/>
          <w:sz w:val="24"/>
          <w:szCs w:val="24"/>
          <w:lang w:val="en-US"/>
        </w:rPr>
      </w:pPr>
      <w:r w:rsidRPr="00F2497E">
        <w:rPr>
          <w:rFonts w:ascii="Times New Roman" w:hAnsi="Times New Roman" w:cs="Times New Roman"/>
          <w:i/>
          <w:iCs/>
          <w:sz w:val="24"/>
          <w:szCs w:val="24"/>
          <w:lang w:val="en-US"/>
        </w:rPr>
        <w:t>(</w:t>
      </w:r>
      <w:r w:rsidR="00E301CC">
        <w:rPr>
          <w:rFonts w:ascii="Times New Roman" w:hAnsi="Times New Roman" w:cs="Times New Roman"/>
          <w:i/>
          <w:iCs/>
          <w:sz w:val="24"/>
          <w:szCs w:val="24"/>
          <w:lang w:val="en-US"/>
        </w:rPr>
        <w:t>Fill</w:t>
      </w:r>
      <w:r w:rsidR="00E301CC" w:rsidRPr="00F2497E">
        <w:rPr>
          <w:rFonts w:ascii="Times New Roman" w:hAnsi="Times New Roman" w:cs="Times New Roman"/>
          <w:i/>
          <w:iCs/>
          <w:sz w:val="24"/>
          <w:szCs w:val="24"/>
          <w:lang w:val="en-US"/>
        </w:rPr>
        <w:t xml:space="preserve"> </w:t>
      </w:r>
      <w:r w:rsidRPr="00F2497E">
        <w:rPr>
          <w:rFonts w:ascii="Times New Roman" w:hAnsi="Times New Roman" w:cs="Times New Roman"/>
          <w:i/>
          <w:iCs/>
          <w:sz w:val="24"/>
          <w:szCs w:val="24"/>
          <w:lang w:val="en-US"/>
        </w:rPr>
        <w:t>for randomized subjects)</w:t>
      </w:r>
    </w:p>
    <w:tbl>
      <w:tblPr>
        <w:tblW w:w="108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10" w:type="dxa"/>
        </w:tblCellMar>
        <w:tblLook w:val="04A0" w:firstRow="1" w:lastRow="0" w:firstColumn="1" w:lastColumn="0" w:noHBand="0" w:noVBand="1"/>
      </w:tblPr>
      <w:tblGrid>
        <w:gridCol w:w="3244"/>
        <w:gridCol w:w="810"/>
        <w:gridCol w:w="1166"/>
        <w:gridCol w:w="994"/>
        <w:gridCol w:w="176"/>
        <w:gridCol w:w="4410"/>
      </w:tblGrid>
      <w:tr w:rsidR="00863BE3" w14:paraId="5B974332" w14:textId="77777777" w:rsidTr="00C86186">
        <w:trPr>
          <w:trHeight w:val="360"/>
        </w:trPr>
        <w:tc>
          <w:tcPr>
            <w:tcW w:w="10800" w:type="dxa"/>
            <w:gridSpan w:val="6"/>
            <w:shd w:val="clear" w:color="auto" w:fill="D9E2F3"/>
          </w:tcPr>
          <w:p w14:paraId="56B62E0E" w14:textId="4F715F36" w:rsidR="00871ECE" w:rsidRPr="00B42550" w:rsidRDefault="00C86186">
            <w:pPr>
              <w:spacing w:before="40" w:after="40"/>
              <w:jc w:val="center"/>
              <w:rPr>
                <w:rFonts w:ascii="Times New Roman" w:hAnsi="Times New Roman" w:cs="Times New Roman"/>
                <w:sz w:val="22"/>
                <w:szCs w:val="22"/>
                <w:lang w:val="en-US"/>
              </w:rPr>
            </w:pPr>
            <w:r w:rsidRPr="00C86186">
              <w:rPr>
                <w:rFonts w:ascii="Times New Roman" w:hAnsi="Times New Roman" w:cs="Times New Roman"/>
                <w:b/>
                <w:bCs/>
                <w:sz w:val="22"/>
                <w:szCs w:val="22"/>
                <w:lang w:val="en-US"/>
              </w:rPr>
              <w:t xml:space="preserve">D1. </w:t>
            </w:r>
            <w:r w:rsidR="00FF6DFB" w:rsidRPr="00C86186">
              <w:rPr>
                <w:rFonts w:ascii="Times New Roman" w:hAnsi="Times New Roman" w:cs="Times New Roman"/>
                <w:b/>
                <w:bCs/>
                <w:sz w:val="22"/>
                <w:szCs w:val="22"/>
                <w:lang w:val="en-US"/>
              </w:rPr>
              <w:t>IDENTIFICATION</w:t>
            </w:r>
          </w:p>
        </w:tc>
      </w:tr>
      <w:tr w:rsidR="00863BE3" w14:paraId="0BA9F4CB" w14:textId="77777777" w:rsidTr="00C86186">
        <w:trPr>
          <w:trHeight w:val="306"/>
        </w:trPr>
        <w:tc>
          <w:tcPr>
            <w:tcW w:w="5220" w:type="dxa"/>
            <w:gridSpan w:val="3"/>
          </w:tcPr>
          <w:p w14:paraId="0F48153D" w14:textId="4C3E488E" w:rsidR="00871ECE" w:rsidRPr="00C86186" w:rsidRDefault="00FF6DFB"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Enrollment ID: ________________</w:t>
            </w:r>
          </w:p>
        </w:tc>
        <w:tc>
          <w:tcPr>
            <w:tcW w:w="5580" w:type="dxa"/>
            <w:gridSpan w:val="3"/>
          </w:tcPr>
          <w:p w14:paraId="5B6374BD" w14:textId="1796C433" w:rsidR="00871ECE" w:rsidRPr="00C86186" w:rsidRDefault="00C86186"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Annual Number </w:t>
            </w:r>
            <w:r w:rsidRPr="00C86186">
              <w:rPr>
                <w:rFonts w:ascii="Times New Roman" w:hAnsi="Times New Roman" w:cs="Times New Roman"/>
                <w:sz w:val="18"/>
                <w:szCs w:val="18"/>
                <w:lang w:val="en-US"/>
              </w:rPr>
              <w:t>(</w:t>
            </w:r>
            <w:proofErr w:type="spellStart"/>
            <w:r w:rsidRPr="00C86186">
              <w:rPr>
                <w:rFonts w:ascii="Times New Roman" w:hAnsi="Times New Roman" w:cs="Times New Roman"/>
                <w:sz w:val="18"/>
                <w:szCs w:val="18"/>
                <w:lang w:val="en-US"/>
              </w:rPr>
              <w:t>REDCap</w:t>
            </w:r>
            <w:proofErr w:type="spellEnd"/>
            <w:r w:rsidRPr="00C86186">
              <w:rPr>
                <w:rFonts w:ascii="Times New Roman" w:hAnsi="Times New Roman" w:cs="Times New Roman"/>
                <w:sz w:val="18"/>
                <w:szCs w:val="18"/>
                <w:lang w:val="en-US"/>
              </w:rPr>
              <w:t>)</w:t>
            </w:r>
            <w:r w:rsidRPr="00C86186">
              <w:rPr>
                <w:rFonts w:ascii="Times New Roman" w:hAnsi="Times New Roman" w:cs="Times New Roman"/>
                <w:sz w:val="22"/>
                <w:szCs w:val="22"/>
                <w:lang w:val="en-US"/>
              </w:rPr>
              <w:t xml:space="preserve">: ________  </w:t>
            </w:r>
            <w:r w:rsidRPr="00C86186">
              <w:rPr>
                <w:rFonts w:ascii="Arial Narrow" w:hAnsi="Arial Narrow" w:cs="Times New Roman"/>
                <w:i/>
                <w:iCs/>
                <w:lang w:val="en-US"/>
              </w:rPr>
              <w:t xml:space="preserve">(auto filled in web form) </w:t>
            </w:r>
          </w:p>
        </w:tc>
      </w:tr>
      <w:tr w:rsidR="00C86186" w14:paraId="7D4EB3AF" w14:textId="77777777" w:rsidTr="00C86186">
        <w:trPr>
          <w:trHeight w:val="293"/>
        </w:trPr>
        <w:tc>
          <w:tcPr>
            <w:tcW w:w="5220" w:type="dxa"/>
            <w:gridSpan w:val="3"/>
          </w:tcPr>
          <w:p w14:paraId="3078CBB0" w14:textId="62C72AB3" w:rsidR="00C86186" w:rsidRPr="00C86186" w:rsidRDefault="00C86186"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Baby's UID: ________________ </w:t>
            </w:r>
            <w:r w:rsidRPr="00C86186">
              <w:rPr>
                <w:rFonts w:ascii="Arial Narrow" w:hAnsi="Arial Narrow" w:cs="Times New Roman"/>
                <w:i/>
                <w:iCs/>
                <w:lang w:val="en-US"/>
              </w:rPr>
              <w:t>(auto filled in web form)</w:t>
            </w:r>
          </w:p>
        </w:tc>
        <w:tc>
          <w:tcPr>
            <w:tcW w:w="5580" w:type="dxa"/>
            <w:gridSpan w:val="3"/>
            <w:vAlign w:val="center"/>
          </w:tcPr>
          <w:p w14:paraId="252AFD93" w14:textId="0692418F" w:rsidR="00C86186" w:rsidRPr="00C86186" w:rsidRDefault="00C86186"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Birth Weight: ________ grams</w:t>
            </w:r>
            <w:r>
              <w:rPr>
                <w:rFonts w:ascii="Times New Roman" w:hAnsi="Times New Roman" w:cs="Times New Roman"/>
                <w:sz w:val="22"/>
                <w:szCs w:val="22"/>
                <w:lang w:val="en-US"/>
              </w:rPr>
              <w:t xml:space="preserve"> </w:t>
            </w:r>
          </w:p>
        </w:tc>
      </w:tr>
      <w:tr w:rsidR="0024148B" w14:paraId="10DF5180" w14:textId="77777777" w:rsidTr="00BD5F8F">
        <w:trPr>
          <w:trHeight w:val="293"/>
        </w:trPr>
        <w:tc>
          <w:tcPr>
            <w:tcW w:w="6390" w:type="dxa"/>
            <w:gridSpan w:val="5"/>
          </w:tcPr>
          <w:p w14:paraId="48386B77" w14:textId="48F73E1D" w:rsidR="0024148B" w:rsidRPr="00BE57E8" w:rsidRDefault="0024148B" w:rsidP="00242F1B">
            <w:pPr>
              <w:pStyle w:val="ListParagraph"/>
              <w:numPr>
                <w:ilvl w:val="0"/>
                <w:numId w:val="14"/>
              </w:numPr>
              <w:spacing w:before="15" w:after="15" w:line="276" w:lineRule="auto"/>
              <w:rPr>
                <w:rFonts w:ascii="Times New Roman" w:hAnsi="Times New Roman" w:cs="Times New Roman"/>
                <w:sz w:val="22"/>
                <w:szCs w:val="22"/>
                <w:lang w:val="en-US"/>
              </w:rPr>
            </w:pPr>
            <w:ins w:id="43" w:author="Mannat Guliani" w:date="2026-06-17T11:13:00Z">
              <w:r>
                <w:rPr>
                  <w:rFonts w:ascii="Times New Roman" w:hAnsi="Times New Roman" w:cs="Times New Roman"/>
                  <w:sz w:val="22"/>
                  <w:szCs w:val="22"/>
                  <w:lang w:val="en-US"/>
                </w:rPr>
                <w:t xml:space="preserve">Gestational age </w:t>
              </w:r>
            </w:ins>
            <w:ins w:id="44" w:author="Mannat Guliani" w:date="2026-06-17T13:02:00Z">
              <w:r>
                <w:rPr>
                  <w:rFonts w:ascii="Times New Roman" w:hAnsi="Times New Roman" w:cs="Times New Roman"/>
                  <w:sz w:val="22"/>
                  <w:szCs w:val="22"/>
                  <w:lang w:val="en-US"/>
                </w:rPr>
                <w:t xml:space="preserve">by </w:t>
              </w:r>
            </w:ins>
            <w:ins w:id="45" w:author="Mannat Guliani" w:date="2026-06-17T13:01:00Z">
              <w:r w:rsidRPr="00C86186">
                <w:rPr>
                  <w:rFonts w:ascii="Segoe UI Symbol" w:hAnsi="Segoe UI Symbol" w:cs="Segoe UI Symbol"/>
                  <w:sz w:val="22"/>
                  <w:szCs w:val="22"/>
                  <w:lang w:val="en-US"/>
                </w:rPr>
                <w:t>☐</w:t>
              </w:r>
              <w:r>
                <w:rPr>
                  <w:rFonts w:ascii="Segoe UI Symbol" w:hAnsi="Segoe UI Symbol" w:cs="Segoe UI Symbol"/>
                  <w:sz w:val="22"/>
                  <w:szCs w:val="22"/>
                  <w:lang w:val="en-US"/>
                </w:rPr>
                <w:t xml:space="preserve"> </w:t>
              </w:r>
            </w:ins>
            <w:ins w:id="46" w:author="Mannat Guliani" w:date="2026-06-17T11:13:00Z">
              <w:r w:rsidRPr="00BE57E8">
                <w:rPr>
                  <w:rFonts w:ascii="Times New Roman" w:hAnsi="Times New Roman" w:cs="Times New Roman"/>
                  <w:sz w:val="22"/>
                  <w:szCs w:val="22"/>
                  <w:lang w:val="en-US"/>
                </w:rPr>
                <w:t>USG</w:t>
              </w:r>
            </w:ins>
            <w:ins w:id="47" w:author="Mannat Guliani" w:date="2026-06-17T13:01:00Z">
              <w:r>
                <w:rPr>
                  <w:rFonts w:ascii="Times New Roman" w:hAnsi="Times New Roman" w:cs="Times New Roman"/>
                  <w:sz w:val="22"/>
                  <w:szCs w:val="22"/>
                  <w:lang w:val="en-US"/>
                </w:rPr>
                <w:t xml:space="preserve"> </w:t>
              </w:r>
              <w:r w:rsidRPr="00C86186">
                <w:rPr>
                  <w:rFonts w:ascii="Segoe UI Symbol" w:hAnsi="Segoe UI Symbol" w:cs="Segoe UI Symbol"/>
                  <w:sz w:val="22"/>
                  <w:szCs w:val="22"/>
                  <w:lang w:val="en-US"/>
                </w:rPr>
                <w:t>☐</w:t>
              </w:r>
              <w:r>
                <w:rPr>
                  <w:rFonts w:ascii="Segoe UI Symbol" w:hAnsi="Segoe UI Symbol" w:cs="Segoe UI Symbol"/>
                  <w:sz w:val="22"/>
                  <w:szCs w:val="22"/>
                  <w:lang w:val="en-US"/>
                </w:rPr>
                <w:t xml:space="preserve"> </w:t>
              </w:r>
            </w:ins>
            <w:ins w:id="48" w:author="Mannat Guliani" w:date="2026-06-17T11:13:00Z">
              <w:r>
                <w:rPr>
                  <w:rFonts w:ascii="Times New Roman" w:hAnsi="Times New Roman" w:cs="Times New Roman"/>
                  <w:sz w:val="22"/>
                  <w:szCs w:val="22"/>
                  <w:lang w:val="en-US"/>
                </w:rPr>
                <w:t>LMP</w:t>
              </w:r>
            </w:ins>
            <w:ins w:id="49" w:author="Mannat Guliani" w:date="2026-06-17T13:01:00Z">
              <w:r>
                <w:rPr>
                  <w:rFonts w:ascii="Times New Roman" w:hAnsi="Times New Roman" w:cs="Times New Roman"/>
                  <w:sz w:val="22"/>
                  <w:szCs w:val="22"/>
                  <w:lang w:val="en-US"/>
                </w:rPr>
                <w:t xml:space="preserve"> </w:t>
              </w:r>
              <w:r w:rsidRPr="00C86186">
                <w:rPr>
                  <w:rFonts w:ascii="Segoe UI Symbol" w:hAnsi="Segoe UI Symbol" w:cs="Segoe UI Symbol"/>
                  <w:sz w:val="22"/>
                  <w:szCs w:val="22"/>
                  <w:lang w:val="en-US"/>
                </w:rPr>
                <w:t>☐</w:t>
              </w:r>
              <w:r>
                <w:rPr>
                  <w:rFonts w:ascii="Segoe UI Symbol" w:hAnsi="Segoe UI Symbol" w:cs="Segoe UI Symbol"/>
                  <w:sz w:val="22"/>
                  <w:szCs w:val="22"/>
                  <w:lang w:val="en-US"/>
                </w:rPr>
                <w:t xml:space="preserve"> </w:t>
              </w:r>
            </w:ins>
            <w:ins w:id="50" w:author="Mannat Guliani" w:date="2026-06-17T11:13:00Z">
              <w:r>
                <w:rPr>
                  <w:rFonts w:ascii="Times New Roman" w:hAnsi="Times New Roman" w:cs="Times New Roman"/>
                  <w:sz w:val="22"/>
                  <w:szCs w:val="22"/>
                  <w:lang w:val="en-US"/>
                </w:rPr>
                <w:t>NBS</w:t>
              </w:r>
              <w:r w:rsidRPr="00BE57E8">
                <w:rPr>
                  <w:rFonts w:ascii="Times New Roman" w:hAnsi="Times New Roman" w:cs="Times New Roman"/>
                  <w:sz w:val="22"/>
                  <w:szCs w:val="22"/>
                  <w:lang w:val="en-US"/>
                </w:rPr>
                <w:t xml:space="preserve">: ____ </w:t>
              </w:r>
              <w:proofErr w:type="spellStart"/>
              <w:r w:rsidRPr="00BE57E8">
                <w:rPr>
                  <w:rFonts w:ascii="Times New Roman" w:hAnsi="Times New Roman" w:cs="Times New Roman"/>
                  <w:sz w:val="22"/>
                  <w:szCs w:val="22"/>
                  <w:lang w:val="en-US"/>
                </w:rPr>
                <w:t>wks</w:t>
              </w:r>
              <w:proofErr w:type="spellEnd"/>
              <w:r w:rsidRPr="00BE57E8">
                <w:rPr>
                  <w:rFonts w:ascii="Times New Roman" w:hAnsi="Times New Roman" w:cs="Times New Roman"/>
                  <w:sz w:val="22"/>
                  <w:szCs w:val="22"/>
                  <w:lang w:val="en-US"/>
                </w:rPr>
                <w:t xml:space="preserve"> ____ days</w:t>
              </w:r>
            </w:ins>
          </w:p>
        </w:tc>
        <w:tc>
          <w:tcPr>
            <w:tcW w:w="4410" w:type="dxa"/>
            <w:vAlign w:val="center"/>
          </w:tcPr>
          <w:p w14:paraId="3C36A43E" w14:textId="2C419A51" w:rsidR="0024148B" w:rsidRPr="00BE57E8" w:rsidRDefault="0024148B" w:rsidP="00242F1B">
            <w:pPr>
              <w:pStyle w:val="ListParagraph"/>
              <w:numPr>
                <w:ilvl w:val="0"/>
                <w:numId w:val="14"/>
              </w:numPr>
              <w:spacing w:before="15" w:after="15" w:line="276" w:lineRule="auto"/>
              <w:rPr>
                <w:rFonts w:ascii="Times New Roman" w:hAnsi="Times New Roman" w:cs="Times New Roman"/>
                <w:sz w:val="22"/>
                <w:szCs w:val="22"/>
                <w:lang w:val="en-US"/>
              </w:rPr>
            </w:pPr>
            <w:ins w:id="51" w:author="Mannat Guliani" w:date="2026-06-17T13:01:00Z">
              <w:r w:rsidRPr="00BE57E8">
                <w:rPr>
                  <w:rFonts w:ascii="Times New Roman" w:hAnsi="Times New Roman" w:cs="Times New Roman"/>
                  <w:sz w:val="22"/>
                  <w:szCs w:val="22"/>
                  <w:lang w:val="en-US"/>
                </w:rPr>
                <w:t xml:space="preserve">Gender: </w:t>
              </w:r>
            </w:ins>
            <w:r w:rsidR="00BD5F8F" w:rsidRPr="00C86186">
              <w:rPr>
                <w:rFonts w:ascii="Segoe UI Symbol" w:hAnsi="Segoe UI Symbol" w:cs="Segoe UI Symbol"/>
                <w:sz w:val="22"/>
                <w:szCs w:val="22"/>
                <w:lang w:val="en-US"/>
              </w:rPr>
              <w:t>☐</w:t>
            </w:r>
            <w:r w:rsidR="00BD5F8F">
              <w:rPr>
                <w:rFonts w:ascii="Segoe UI Symbol" w:hAnsi="Segoe UI Symbol" w:cs="Segoe UI Symbol"/>
                <w:sz w:val="22"/>
                <w:szCs w:val="22"/>
                <w:lang w:val="en-US"/>
              </w:rPr>
              <w:t xml:space="preserve"> </w:t>
            </w:r>
            <w:ins w:id="52" w:author="Mannat Guliani" w:date="2026-06-17T13:01:00Z">
              <w:r w:rsidRPr="00BE57E8">
                <w:rPr>
                  <w:rFonts w:ascii="Times New Roman" w:hAnsi="Times New Roman" w:cs="Times New Roman"/>
                  <w:sz w:val="22"/>
                  <w:szCs w:val="22"/>
                  <w:lang w:val="en-US"/>
                </w:rPr>
                <w:t>Male</w:t>
              </w:r>
            </w:ins>
            <w:r w:rsidR="00BD5F8F">
              <w:rPr>
                <w:rFonts w:ascii="Times New Roman" w:hAnsi="Times New Roman" w:cs="Times New Roman"/>
                <w:sz w:val="22"/>
                <w:szCs w:val="22"/>
                <w:lang w:val="en-US"/>
              </w:rPr>
              <w:t xml:space="preserve"> </w:t>
            </w:r>
            <w:r w:rsidR="00BD5F8F" w:rsidRPr="00C86186">
              <w:rPr>
                <w:rFonts w:ascii="Segoe UI Symbol" w:hAnsi="Segoe UI Symbol" w:cs="Segoe UI Symbol"/>
                <w:sz w:val="22"/>
                <w:szCs w:val="22"/>
                <w:lang w:val="en-US"/>
              </w:rPr>
              <w:t>☐</w:t>
            </w:r>
            <w:r w:rsidR="00BD5F8F">
              <w:rPr>
                <w:rFonts w:ascii="Segoe UI Symbol" w:hAnsi="Segoe UI Symbol" w:cs="Segoe UI Symbol"/>
                <w:sz w:val="22"/>
                <w:szCs w:val="22"/>
                <w:lang w:val="en-US"/>
              </w:rPr>
              <w:t xml:space="preserve"> </w:t>
            </w:r>
            <w:ins w:id="53" w:author="Mannat Guliani" w:date="2026-06-17T13:01:00Z">
              <w:r w:rsidRPr="00BE57E8">
                <w:rPr>
                  <w:rFonts w:ascii="Times New Roman" w:hAnsi="Times New Roman" w:cs="Times New Roman"/>
                  <w:sz w:val="22"/>
                  <w:szCs w:val="22"/>
                  <w:lang w:val="en-US"/>
                </w:rPr>
                <w:t>Female</w:t>
              </w:r>
            </w:ins>
            <w:r w:rsidR="00BD5F8F">
              <w:rPr>
                <w:rFonts w:ascii="Times New Roman" w:hAnsi="Times New Roman" w:cs="Times New Roman"/>
                <w:sz w:val="22"/>
                <w:szCs w:val="22"/>
                <w:lang w:val="en-US"/>
              </w:rPr>
              <w:t xml:space="preserve"> </w:t>
            </w:r>
            <w:r w:rsidR="00BD5F8F" w:rsidRPr="00C86186">
              <w:rPr>
                <w:rFonts w:ascii="Segoe UI Symbol" w:hAnsi="Segoe UI Symbol" w:cs="Segoe UI Symbol"/>
                <w:sz w:val="22"/>
                <w:szCs w:val="22"/>
                <w:lang w:val="en-US"/>
              </w:rPr>
              <w:t>☐</w:t>
            </w:r>
            <w:r w:rsidR="00BD5F8F">
              <w:rPr>
                <w:rFonts w:ascii="Segoe UI Symbol" w:hAnsi="Segoe UI Symbol" w:cs="Segoe UI Symbol"/>
                <w:sz w:val="22"/>
                <w:szCs w:val="22"/>
                <w:lang w:val="en-US"/>
              </w:rPr>
              <w:t xml:space="preserve"> </w:t>
            </w:r>
            <w:ins w:id="54" w:author="Mannat Guliani" w:date="2026-06-17T13:01:00Z">
              <w:r w:rsidRPr="00BE57E8">
                <w:rPr>
                  <w:rFonts w:ascii="Times New Roman" w:hAnsi="Times New Roman" w:cs="Times New Roman"/>
                  <w:sz w:val="22"/>
                  <w:szCs w:val="22"/>
                  <w:lang w:val="en-US"/>
                </w:rPr>
                <w:t>DSD</w:t>
              </w:r>
            </w:ins>
          </w:p>
        </w:tc>
      </w:tr>
      <w:tr w:rsidR="00BE57E8" w14:paraId="021E826D" w14:textId="77777777" w:rsidTr="00C86186">
        <w:trPr>
          <w:trHeight w:val="293"/>
        </w:trPr>
        <w:tc>
          <w:tcPr>
            <w:tcW w:w="5220" w:type="dxa"/>
            <w:gridSpan w:val="3"/>
          </w:tcPr>
          <w:p w14:paraId="30433427" w14:textId="217EC5FB" w:rsidR="00BE57E8" w:rsidRPr="00BE57E8"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ins w:id="55" w:author="Mannat Guliani" w:date="2026-06-17T11:13:00Z">
              <w:r w:rsidRPr="00BE57E8">
                <w:rPr>
                  <w:rFonts w:ascii="Times New Roman" w:hAnsi="Times New Roman" w:cs="Times New Roman"/>
                  <w:sz w:val="22"/>
                  <w:szCs w:val="22"/>
                  <w:lang w:val="en-US"/>
                </w:rPr>
                <w:t>Intra-uterine growth status: SGA/AGA/LGA</w:t>
              </w:r>
            </w:ins>
          </w:p>
        </w:tc>
        <w:tc>
          <w:tcPr>
            <w:tcW w:w="5580" w:type="dxa"/>
            <w:gridSpan w:val="3"/>
            <w:vAlign w:val="center"/>
          </w:tcPr>
          <w:p w14:paraId="1D347FFB" w14:textId="177DFAEA" w:rsidR="00BE57E8" w:rsidRPr="00BE57E8"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ins w:id="56" w:author="Mannat Guliani" w:date="2026-06-17T11:13:00Z">
              <w:r w:rsidRPr="00BE57E8">
                <w:rPr>
                  <w:rFonts w:ascii="Times New Roman" w:hAnsi="Times New Roman" w:cs="Times New Roman"/>
                  <w:sz w:val="22"/>
                  <w:szCs w:val="22"/>
                  <w:lang w:val="en-US"/>
                </w:rPr>
                <w:t xml:space="preserve"> If SGA: </w:t>
              </w:r>
              <w:r w:rsidRPr="00BE57E8">
                <w:rPr>
                  <w:rFonts w:ascii="Segoe UI Symbol" w:hAnsi="Segoe UI Symbol" w:cs="Segoe UI Symbol"/>
                  <w:sz w:val="22"/>
                  <w:szCs w:val="22"/>
                  <w:lang w:val="en-US"/>
                </w:rPr>
                <w:t>☐</w:t>
              </w:r>
              <w:r w:rsidRPr="00BE57E8">
                <w:rPr>
                  <w:rFonts w:ascii="Times New Roman" w:hAnsi="Times New Roman" w:cs="Times New Roman"/>
                  <w:sz w:val="22"/>
                  <w:szCs w:val="22"/>
                  <w:lang w:val="en-US"/>
                </w:rPr>
                <w:t xml:space="preserve"> &lt;10</w:t>
              </w:r>
              <w:r w:rsidRPr="00BE57E8">
                <w:rPr>
                  <w:rFonts w:ascii="Times New Roman" w:hAnsi="Times New Roman" w:cs="Times New Roman"/>
                  <w:sz w:val="22"/>
                  <w:szCs w:val="22"/>
                  <w:vertAlign w:val="superscript"/>
                  <w:lang w:val="en-US"/>
                </w:rPr>
                <w:t>th</w:t>
              </w:r>
              <w:r w:rsidRPr="00BE57E8">
                <w:rPr>
                  <w:rFonts w:ascii="Times New Roman" w:hAnsi="Times New Roman" w:cs="Times New Roman"/>
                  <w:sz w:val="22"/>
                  <w:szCs w:val="22"/>
                  <w:lang w:val="en-US"/>
                </w:rPr>
                <w:t xml:space="preserve"> centile; </w:t>
              </w:r>
              <w:r w:rsidRPr="00BE57E8">
                <w:rPr>
                  <w:rFonts w:ascii="Segoe UI Symbol" w:hAnsi="Segoe UI Symbol" w:cs="Segoe UI Symbol"/>
                  <w:sz w:val="22"/>
                  <w:szCs w:val="22"/>
                  <w:lang w:val="en-US"/>
                </w:rPr>
                <w:t>☐</w:t>
              </w:r>
              <w:r w:rsidRPr="00BE57E8">
                <w:rPr>
                  <w:rFonts w:ascii="Times New Roman" w:hAnsi="Times New Roman" w:cs="Times New Roman"/>
                  <w:sz w:val="22"/>
                  <w:szCs w:val="22"/>
                  <w:lang w:val="en-US"/>
                </w:rPr>
                <w:t xml:space="preserve"> &lt;3</w:t>
              </w:r>
              <w:r w:rsidRPr="00BE57E8">
                <w:rPr>
                  <w:rFonts w:ascii="Times New Roman" w:hAnsi="Times New Roman" w:cs="Times New Roman"/>
                  <w:sz w:val="22"/>
                  <w:szCs w:val="22"/>
                  <w:vertAlign w:val="superscript"/>
                  <w:lang w:val="en-US"/>
                </w:rPr>
                <w:t>rd</w:t>
              </w:r>
              <w:r w:rsidRPr="00BE57E8">
                <w:rPr>
                  <w:rFonts w:ascii="Times New Roman" w:hAnsi="Times New Roman" w:cs="Times New Roman"/>
                  <w:sz w:val="22"/>
                  <w:szCs w:val="22"/>
                  <w:lang w:val="en-US"/>
                </w:rPr>
                <w:t xml:space="preserve"> centile</w:t>
              </w:r>
            </w:ins>
          </w:p>
        </w:tc>
      </w:tr>
      <w:tr w:rsidR="00BE57E8" w14:paraId="77750642" w14:textId="77777777" w:rsidTr="00C86186">
        <w:trPr>
          <w:trHeight w:val="360"/>
        </w:trPr>
        <w:tc>
          <w:tcPr>
            <w:tcW w:w="10800" w:type="dxa"/>
            <w:gridSpan w:val="6"/>
            <w:shd w:val="clear" w:color="auto" w:fill="D9E2F3"/>
          </w:tcPr>
          <w:p w14:paraId="102F7D74" w14:textId="2C32339A" w:rsidR="00BE57E8" w:rsidRPr="00B42550" w:rsidRDefault="00BE57E8" w:rsidP="00BE57E8">
            <w:pPr>
              <w:spacing w:before="40" w:after="40" w:line="276" w:lineRule="auto"/>
              <w:jc w:val="center"/>
              <w:rPr>
                <w:rFonts w:ascii="Times New Roman" w:hAnsi="Times New Roman" w:cs="Times New Roman"/>
                <w:sz w:val="22"/>
                <w:szCs w:val="22"/>
                <w:lang w:val="en-US"/>
              </w:rPr>
            </w:pPr>
            <w:r>
              <w:rPr>
                <w:rFonts w:ascii="Times New Roman" w:hAnsi="Times New Roman" w:cs="Times New Roman"/>
                <w:b/>
                <w:bCs/>
                <w:sz w:val="22"/>
                <w:szCs w:val="22"/>
                <w:lang w:val="en-US"/>
              </w:rPr>
              <w:t xml:space="preserve">D2. </w:t>
            </w:r>
            <w:r w:rsidRPr="00B42550">
              <w:rPr>
                <w:rFonts w:ascii="Times New Roman" w:hAnsi="Times New Roman" w:cs="Times New Roman"/>
                <w:b/>
                <w:bCs/>
                <w:sz w:val="22"/>
                <w:szCs w:val="22"/>
                <w:lang w:val="en-US"/>
              </w:rPr>
              <w:t xml:space="preserve">GOLDEN HOUR </w:t>
            </w:r>
            <w:r w:rsidRPr="00134E50">
              <w:rPr>
                <w:rFonts w:ascii="Times New Roman" w:hAnsi="Times New Roman" w:cs="Times New Roman"/>
                <w:b/>
                <w:bCs/>
                <w:sz w:val="18"/>
                <w:szCs w:val="18"/>
                <w:lang w:val="en-US"/>
              </w:rPr>
              <w:t>(First Hour of Life)</w:t>
            </w:r>
          </w:p>
        </w:tc>
      </w:tr>
      <w:tr w:rsidR="00BE57E8" w14:paraId="0269C204" w14:textId="77777777" w:rsidTr="00C86186">
        <w:trPr>
          <w:trHeight w:val="346"/>
        </w:trPr>
        <w:tc>
          <w:tcPr>
            <w:tcW w:w="4054" w:type="dxa"/>
            <w:gridSpan w:val="2"/>
          </w:tcPr>
          <w:p w14:paraId="734C6A5F" w14:textId="227EAB78"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Plastic wrap/bag at birth: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Yes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No</w:t>
            </w:r>
          </w:p>
        </w:tc>
        <w:tc>
          <w:tcPr>
            <w:tcW w:w="6746" w:type="dxa"/>
            <w:gridSpan w:val="4"/>
          </w:tcPr>
          <w:p w14:paraId="2ACD9B2A" w14:textId="5415F81E" w:rsidR="00BE57E8" w:rsidRPr="00C86186" w:rsidRDefault="00BE57E8" w:rsidP="00242F1B">
            <w:pPr>
              <w:pStyle w:val="ListParagraph"/>
              <w:numPr>
                <w:ilvl w:val="0"/>
                <w:numId w:val="14"/>
              </w:numPr>
              <w:spacing w:before="15" w:after="15"/>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ET intubation for resuscitation: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Yes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No</w:t>
            </w:r>
          </w:p>
          <w:p w14:paraId="5599A769" w14:textId="2CC67226" w:rsidR="00BE57E8" w:rsidRPr="00C86186" w:rsidRDefault="00BE57E8" w:rsidP="00242F1B">
            <w:pPr>
              <w:pStyle w:val="ListParagraph"/>
              <w:numPr>
                <w:ilvl w:val="0"/>
                <w:numId w:val="14"/>
              </w:numPr>
              <w:spacing w:before="15" w:after="15"/>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If yes, Remained intubated after resus: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Yes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No</w:t>
            </w:r>
          </w:p>
        </w:tc>
      </w:tr>
      <w:tr w:rsidR="00BE57E8" w14:paraId="1C742DF6" w14:textId="77777777" w:rsidTr="00C86186">
        <w:trPr>
          <w:trHeight w:val="346"/>
        </w:trPr>
        <w:tc>
          <w:tcPr>
            <w:tcW w:w="10800" w:type="dxa"/>
            <w:gridSpan w:val="6"/>
          </w:tcPr>
          <w:p w14:paraId="624C7E1D" w14:textId="2DADB81C"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Labored breathing after resus: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Yes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No</w:t>
            </w:r>
          </w:p>
        </w:tc>
      </w:tr>
      <w:tr w:rsidR="00BE57E8" w14:paraId="08F8BE62" w14:textId="77777777" w:rsidTr="00C86186">
        <w:trPr>
          <w:trHeight w:val="360"/>
        </w:trPr>
        <w:tc>
          <w:tcPr>
            <w:tcW w:w="10800" w:type="dxa"/>
            <w:gridSpan w:val="6"/>
            <w:shd w:val="clear" w:color="auto" w:fill="D9E2F3"/>
          </w:tcPr>
          <w:p w14:paraId="2B5918D1" w14:textId="497BFC83" w:rsidR="00BE57E8" w:rsidRPr="00B42550" w:rsidRDefault="00BE57E8" w:rsidP="00BE57E8">
            <w:pPr>
              <w:spacing w:before="40" w:after="40" w:line="276" w:lineRule="auto"/>
              <w:jc w:val="center"/>
              <w:rPr>
                <w:rFonts w:ascii="Times New Roman" w:hAnsi="Times New Roman" w:cs="Times New Roman"/>
                <w:sz w:val="22"/>
                <w:szCs w:val="22"/>
                <w:lang w:val="en-US"/>
              </w:rPr>
            </w:pPr>
            <w:r>
              <w:rPr>
                <w:rFonts w:ascii="Times New Roman" w:hAnsi="Times New Roman" w:cs="Times New Roman"/>
                <w:b/>
                <w:bCs/>
                <w:sz w:val="22"/>
                <w:szCs w:val="22"/>
                <w:lang w:val="en-US"/>
              </w:rPr>
              <w:t xml:space="preserve">D3. </w:t>
            </w:r>
            <w:r w:rsidRPr="00B42550">
              <w:rPr>
                <w:rFonts w:ascii="Times New Roman" w:hAnsi="Times New Roman" w:cs="Times New Roman"/>
                <w:b/>
                <w:bCs/>
                <w:sz w:val="22"/>
                <w:szCs w:val="22"/>
                <w:lang w:val="en-US"/>
              </w:rPr>
              <w:t xml:space="preserve">SURFACTANT </w:t>
            </w:r>
            <w:r w:rsidRPr="00C86186">
              <w:rPr>
                <w:rFonts w:ascii="Times New Roman" w:hAnsi="Times New Roman" w:cs="Times New Roman"/>
                <w:b/>
                <w:bCs/>
                <w:sz w:val="22"/>
                <w:szCs w:val="22"/>
                <w:lang w:val="en-US"/>
              </w:rPr>
              <w:t>ADMINISTRATION</w:t>
            </w:r>
          </w:p>
        </w:tc>
      </w:tr>
      <w:tr w:rsidR="00BE57E8" w14:paraId="76C0B081" w14:textId="77777777" w:rsidTr="00C86186">
        <w:trPr>
          <w:trHeight w:val="346"/>
        </w:trPr>
        <w:tc>
          <w:tcPr>
            <w:tcW w:w="10800" w:type="dxa"/>
            <w:gridSpan w:val="6"/>
          </w:tcPr>
          <w:p w14:paraId="40606695" w14:textId="2D9555CE"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Surfactant administered: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Yes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No; </w:t>
            </w:r>
            <w:r w:rsidRPr="00C86186">
              <w:rPr>
                <w:rFonts w:ascii="Times New Roman" w:hAnsi="Times New Roman" w:cs="Times New Roman"/>
                <w:b/>
                <w:bCs/>
                <w:sz w:val="22"/>
                <w:szCs w:val="22"/>
                <w:lang w:val="en-US"/>
              </w:rPr>
              <w:t>If No, skip this section</w:t>
            </w:r>
            <w:r>
              <w:rPr>
                <w:rFonts w:ascii="Times New Roman" w:hAnsi="Times New Roman" w:cs="Times New Roman"/>
                <w:b/>
                <w:bCs/>
                <w:sz w:val="22"/>
                <w:szCs w:val="22"/>
                <w:lang w:val="en-US"/>
              </w:rPr>
              <w:t xml:space="preserve"> (Q14-24)</w:t>
            </w:r>
          </w:p>
        </w:tc>
      </w:tr>
      <w:tr w:rsidR="00BE57E8" w14:paraId="0EA41196" w14:textId="77777777" w:rsidTr="00C86186">
        <w:trPr>
          <w:trHeight w:val="385"/>
        </w:trPr>
        <w:tc>
          <w:tcPr>
            <w:tcW w:w="10800" w:type="dxa"/>
            <w:gridSpan w:val="6"/>
          </w:tcPr>
          <w:p w14:paraId="70E38767" w14:textId="75A2BBA2"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Indication: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FiO</w:t>
            </w:r>
            <w:r w:rsidRPr="00C86186">
              <w:rPr>
                <w:rFonts w:ascii="Times New Roman" w:hAnsi="Times New Roman" w:cs="Times New Roman"/>
                <w:sz w:val="22"/>
                <w:szCs w:val="22"/>
                <w:vertAlign w:val="subscript"/>
                <w:lang w:val="en-US"/>
              </w:rPr>
              <w:t>2</w:t>
            </w:r>
            <w:r w:rsidRPr="00C86186">
              <w:rPr>
                <w:rFonts w:ascii="Times New Roman" w:hAnsi="Times New Roman" w:cs="Times New Roman"/>
                <w:sz w:val="22"/>
                <w:szCs w:val="22"/>
                <w:lang w:val="en-US"/>
              </w:rPr>
              <w:t xml:space="preserve"> &amp; pressure based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LUS based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Both</w:t>
            </w:r>
          </w:p>
        </w:tc>
      </w:tr>
      <w:tr w:rsidR="00BE57E8" w14:paraId="7DC9507A" w14:textId="77777777" w:rsidTr="00C86186">
        <w:trPr>
          <w:trHeight w:val="346"/>
        </w:trPr>
        <w:tc>
          <w:tcPr>
            <w:tcW w:w="5220" w:type="dxa"/>
            <w:gridSpan w:val="3"/>
          </w:tcPr>
          <w:p w14:paraId="4D81645B" w14:textId="61F66D38"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Pressure (MAP/CPAP) - ____ cmH</w:t>
            </w:r>
            <w:r w:rsidRPr="00C86186">
              <w:rPr>
                <w:rFonts w:ascii="Times New Roman" w:hAnsi="Times New Roman" w:cs="Times New Roman"/>
                <w:sz w:val="22"/>
                <w:szCs w:val="22"/>
                <w:vertAlign w:val="subscript"/>
                <w:lang w:val="en-US"/>
              </w:rPr>
              <w:t>2</w:t>
            </w:r>
            <w:r w:rsidRPr="00C86186">
              <w:rPr>
                <w:rFonts w:ascii="Times New Roman" w:hAnsi="Times New Roman" w:cs="Times New Roman"/>
                <w:sz w:val="22"/>
                <w:szCs w:val="22"/>
                <w:lang w:val="en-US"/>
              </w:rPr>
              <w:t xml:space="preserve">O </w:t>
            </w:r>
          </w:p>
        </w:tc>
        <w:tc>
          <w:tcPr>
            <w:tcW w:w="5580" w:type="dxa"/>
            <w:gridSpan w:val="3"/>
          </w:tcPr>
          <w:p w14:paraId="77F3C6DB" w14:textId="33F8E31C"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proofErr w:type="spellStart"/>
            <w:r w:rsidRPr="00C86186">
              <w:rPr>
                <w:rFonts w:ascii="Times New Roman" w:hAnsi="Times New Roman" w:cs="Times New Roman"/>
                <w:sz w:val="22"/>
                <w:szCs w:val="22"/>
                <w:lang w:val="en-US"/>
              </w:rPr>
              <w:t>FiO</w:t>
            </w:r>
            <w:proofErr w:type="spellEnd"/>
            <w:r w:rsidRPr="00C86186">
              <w:rPr>
                <w:rFonts w:ascii="Times New Roman" w:hAnsi="Times New Roman" w:cs="Times New Roman"/>
                <w:sz w:val="22"/>
                <w:szCs w:val="22"/>
                <w:lang w:val="en-US"/>
              </w:rPr>
              <w:t>₂ at administration: ________ %</w:t>
            </w:r>
          </w:p>
        </w:tc>
      </w:tr>
      <w:tr w:rsidR="00BE57E8" w14:paraId="2EB52E30" w14:textId="77777777" w:rsidTr="00C86186">
        <w:trPr>
          <w:trHeight w:val="346"/>
        </w:trPr>
        <w:tc>
          <w:tcPr>
            <w:tcW w:w="6214" w:type="dxa"/>
            <w:gridSpan w:val="4"/>
          </w:tcPr>
          <w:p w14:paraId="4F069A6A" w14:textId="1ABAB57C"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Brand: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w:t>
            </w:r>
            <w:proofErr w:type="spellStart"/>
            <w:r w:rsidRPr="00C86186">
              <w:rPr>
                <w:rFonts w:ascii="Times New Roman" w:hAnsi="Times New Roman" w:cs="Times New Roman"/>
                <w:sz w:val="22"/>
                <w:szCs w:val="22"/>
                <w:lang w:val="en-US"/>
              </w:rPr>
              <w:t>Survanta</w:t>
            </w:r>
            <w:proofErr w:type="spellEnd"/>
            <w:r w:rsidRPr="00C86186">
              <w:rPr>
                <w:rFonts w:ascii="Times New Roman" w:hAnsi="Times New Roman" w:cs="Times New Roman"/>
                <w:sz w:val="22"/>
                <w:szCs w:val="22"/>
                <w:lang w:val="en-US"/>
              </w:rPr>
              <w:t xml:space="preserve">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w:t>
            </w:r>
            <w:proofErr w:type="spellStart"/>
            <w:r w:rsidRPr="00C86186">
              <w:rPr>
                <w:rFonts w:ascii="Times New Roman" w:hAnsi="Times New Roman" w:cs="Times New Roman"/>
                <w:sz w:val="22"/>
                <w:szCs w:val="22"/>
                <w:lang w:val="en-US"/>
              </w:rPr>
              <w:t>Curosurf</w:t>
            </w:r>
            <w:proofErr w:type="spellEnd"/>
            <w:r w:rsidRPr="00C86186">
              <w:rPr>
                <w:rFonts w:ascii="Times New Roman" w:hAnsi="Times New Roman" w:cs="Times New Roman"/>
                <w:sz w:val="22"/>
                <w:szCs w:val="22"/>
                <w:lang w:val="en-US"/>
              </w:rPr>
              <w:t xml:space="preserve">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w:t>
            </w:r>
            <w:proofErr w:type="spellStart"/>
            <w:r w:rsidRPr="00C86186">
              <w:rPr>
                <w:rFonts w:ascii="Times New Roman" w:hAnsi="Times New Roman" w:cs="Times New Roman"/>
                <w:sz w:val="22"/>
                <w:szCs w:val="22"/>
                <w:lang w:val="en-US"/>
              </w:rPr>
              <w:t>Neosurf</w:t>
            </w:r>
            <w:proofErr w:type="spellEnd"/>
            <w:r w:rsidRPr="00C86186">
              <w:rPr>
                <w:rFonts w:ascii="Times New Roman" w:hAnsi="Times New Roman" w:cs="Times New Roman"/>
                <w:sz w:val="22"/>
                <w:szCs w:val="22"/>
                <w:lang w:val="en-US"/>
              </w:rPr>
              <w:t xml:space="preserve">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Other: _______</w:t>
            </w:r>
          </w:p>
        </w:tc>
        <w:tc>
          <w:tcPr>
            <w:tcW w:w="4586" w:type="dxa"/>
            <w:gridSpan w:val="2"/>
          </w:tcPr>
          <w:p w14:paraId="68C3D96B" w14:textId="08DEF87B"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Dose: ________ mg/kg</w:t>
            </w:r>
          </w:p>
        </w:tc>
      </w:tr>
      <w:tr w:rsidR="00BE57E8" w14:paraId="29B1CF91" w14:textId="77777777" w:rsidTr="00C86186">
        <w:trPr>
          <w:trHeight w:val="346"/>
        </w:trPr>
        <w:tc>
          <w:tcPr>
            <w:tcW w:w="10800" w:type="dxa"/>
            <w:gridSpan w:val="6"/>
          </w:tcPr>
          <w:p w14:paraId="341E00E3" w14:textId="57488DB7"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Method of </w:t>
            </w:r>
            <w:proofErr w:type="spellStart"/>
            <w:r w:rsidRPr="00C86186">
              <w:rPr>
                <w:rFonts w:ascii="Times New Roman" w:hAnsi="Times New Roman" w:cs="Times New Roman"/>
                <w:sz w:val="22"/>
                <w:szCs w:val="22"/>
                <w:lang w:val="en-US"/>
              </w:rPr>
              <w:t>admn</w:t>
            </w:r>
            <w:proofErr w:type="spellEnd"/>
            <w:r w:rsidRPr="00C86186">
              <w:rPr>
                <w:rFonts w:ascii="Times New Roman" w:hAnsi="Times New Roman" w:cs="Times New Roman"/>
                <w:sz w:val="22"/>
                <w:szCs w:val="22"/>
                <w:lang w:val="en-US"/>
              </w:rPr>
              <w:t xml:space="preserve">: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w:t>
            </w:r>
            <w:proofErr w:type="spellStart"/>
            <w:r w:rsidRPr="00C86186">
              <w:rPr>
                <w:rFonts w:ascii="Times New Roman" w:hAnsi="Times New Roman" w:cs="Times New Roman"/>
                <w:sz w:val="22"/>
                <w:szCs w:val="22"/>
                <w:lang w:val="en-US"/>
              </w:rPr>
              <w:t>InSurE</w:t>
            </w:r>
            <w:proofErr w:type="spellEnd"/>
            <w:r w:rsidRPr="00C86186">
              <w:rPr>
                <w:rFonts w:ascii="Times New Roman" w:hAnsi="Times New Roman" w:cs="Times New Roman"/>
                <w:sz w:val="22"/>
                <w:szCs w:val="22"/>
                <w:lang w:val="en-US"/>
              </w:rPr>
              <w:t xml:space="preserve">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LISA </w:t>
            </w:r>
            <w:r w:rsidRPr="00C86186">
              <w:rPr>
                <w:rFonts w:ascii="Segoe UI Symbol" w:hAnsi="Segoe UI Symbol" w:cs="Segoe UI Symbol"/>
                <w:sz w:val="22"/>
                <w:szCs w:val="22"/>
                <w:lang w:val="en-US"/>
              </w:rPr>
              <w:t xml:space="preserve">☐ </w:t>
            </w:r>
            <w:r w:rsidRPr="00C86186">
              <w:rPr>
                <w:rFonts w:ascii="Times New Roman" w:hAnsi="Times New Roman" w:cs="Times New Roman"/>
                <w:sz w:val="22"/>
                <w:szCs w:val="22"/>
                <w:lang w:val="en-US"/>
              </w:rPr>
              <w:t>Remained intubated</w:t>
            </w:r>
          </w:p>
        </w:tc>
      </w:tr>
      <w:tr w:rsidR="00BE57E8" w14:paraId="0742DC3D" w14:textId="77777777" w:rsidTr="00C86186">
        <w:trPr>
          <w:trHeight w:val="754"/>
        </w:trPr>
        <w:tc>
          <w:tcPr>
            <w:tcW w:w="10800" w:type="dxa"/>
            <w:gridSpan w:val="6"/>
          </w:tcPr>
          <w:p w14:paraId="64049711" w14:textId="4B9F3A58"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If LISA, Catheter type: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Infant feeding tube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LISA catheter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Other: ________</w:t>
            </w:r>
          </w:p>
          <w:p w14:paraId="2E2B6559" w14:textId="77777777" w:rsidR="00BE57E8"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Device assistance: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Yes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No</w:t>
            </w:r>
          </w:p>
          <w:p w14:paraId="1F24461D" w14:textId="51DBE19F"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Type: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FOL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VL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Magill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Other: ________</w:t>
            </w:r>
          </w:p>
        </w:tc>
      </w:tr>
      <w:tr w:rsidR="00BE57E8" w14:paraId="64F189FD" w14:textId="77777777" w:rsidTr="00C86186">
        <w:trPr>
          <w:trHeight w:val="394"/>
        </w:trPr>
        <w:tc>
          <w:tcPr>
            <w:tcW w:w="3244" w:type="dxa"/>
          </w:tcPr>
          <w:p w14:paraId="52FFCBC4" w14:textId="183879C5"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C86186">
              <w:rPr>
                <w:rFonts w:ascii="Times New Roman" w:hAnsi="Times New Roman" w:cs="Times New Roman"/>
                <w:sz w:val="22"/>
                <w:szCs w:val="22"/>
                <w:lang w:val="en-US"/>
              </w:rPr>
              <w:t xml:space="preserve">Adverse effects: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Yes </w:t>
            </w:r>
            <w:r w:rsidRPr="00C86186">
              <w:rPr>
                <w:rFonts w:ascii="Segoe UI Symbol" w:hAnsi="Segoe UI Symbol" w:cs="Segoe UI Symbol"/>
                <w:sz w:val="22"/>
                <w:szCs w:val="22"/>
                <w:lang w:val="en-US"/>
              </w:rPr>
              <w:t>☐</w:t>
            </w:r>
            <w:r w:rsidRPr="00C86186">
              <w:rPr>
                <w:rFonts w:ascii="Times New Roman" w:hAnsi="Times New Roman" w:cs="Times New Roman"/>
                <w:sz w:val="22"/>
                <w:szCs w:val="22"/>
                <w:lang w:val="en-US"/>
              </w:rPr>
              <w:t xml:space="preserve"> No</w:t>
            </w:r>
          </w:p>
        </w:tc>
        <w:tc>
          <w:tcPr>
            <w:tcW w:w="7556" w:type="dxa"/>
            <w:gridSpan w:val="5"/>
          </w:tcPr>
          <w:p w14:paraId="2D106266" w14:textId="641ACDC6" w:rsidR="00BE57E8" w:rsidRPr="00C86186"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ins w:id="57" w:author="Mannat Guliani" w:date="2026-06-11T13:35:00Z">
              <w:r>
                <w:rPr>
                  <w:rFonts w:ascii="Times New Roman" w:hAnsi="Times New Roman" w:cs="Times New Roman"/>
                  <w:sz w:val="20"/>
                  <w:szCs w:val="20"/>
                  <w:lang w:val="en-US"/>
                </w:rPr>
                <w:t>If yes</w:t>
              </w:r>
            </w:ins>
            <w:r w:rsidRPr="00C86186">
              <w:rPr>
                <w:rFonts w:ascii="Times New Roman" w:hAnsi="Times New Roman" w:cs="Times New Roman"/>
                <w:sz w:val="20"/>
                <w:szCs w:val="20"/>
                <w:lang w:val="en-US"/>
              </w:rPr>
              <w:t>, type</w:t>
            </w:r>
            <w:r w:rsidRPr="00C86186">
              <w:rPr>
                <w:rFonts w:ascii="Times New Roman" w:hAnsi="Times New Roman" w:cs="Times New Roman"/>
                <w:sz w:val="22"/>
                <w:szCs w:val="22"/>
                <w:lang w:val="en-US"/>
              </w:rPr>
              <w:t xml:space="preserve"> </w:t>
            </w:r>
            <w:ins w:id="58" w:author="Mannat Guliani" w:date="2026-06-11T13:35:00Z">
              <w:r w:rsidRPr="0020273F">
                <w:rPr>
                  <w:rFonts w:ascii="Times New Roman" w:hAnsi="Times New Roman" w:cs="Times New Roman"/>
                  <w:sz w:val="20"/>
                  <w:szCs w:val="20"/>
                  <w:lang w:val="en-US"/>
                </w:rPr>
                <w:t xml:space="preserve">of adverse effects </w:t>
              </w:r>
            </w:ins>
            <w:r>
              <w:rPr>
                <w:rFonts w:ascii="Times New Roman" w:hAnsi="Times New Roman" w:cs="Times New Roman"/>
                <w:sz w:val="20"/>
                <w:szCs w:val="20"/>
                <w:lang w:val="en-US"/>
              </w:rPr>
              <w:t>(</w:t>
            </w:r>
            <w:r w:rsidRPr="00C86186">
              <w:rPr>
                <w:rFonts w:ascii="Arial Narrow" w:hAnsi="Arial Narrow" w:cs="Times New Roman"/>
                <w:i/>
                <w:iCs/>
              </w:rPr>
              <w:t>Select all that apply)</w:t>
            </w:r>
            <w:r w:rsidRPr="00C86186">
              <w:rPr>
                <w:rFonts w:ascii="Times New Roman" w:hAnsi="Times New Roman" w:cs="Times New Roman"/>
                <w:sz w:val="22"/>
                <w:szCs w:val="22"/>
                <w:lang w:val="en-US"/>
              </w:rPr>
              <w:t xml:space="preserve">: </w:t>
            </w:r>
            <w:r w:rsidRPr="00C86186">
              <w:rPr>
                <w:rFonts w:ascii="Segoe UI Symbol" w:hAnsi="Segoe UI Symbol" w:cs="Segoe UI Symbol"/>
                <w:sz w:val="20"/>
                <w:szCs w:val="20"/>
                <w:lang w:val="en-US"/>
              </w:rPr>
              <w:t>☐</w:t>
            </w:r>
            <w:r w:rsidRPr="00C86186">
              <w:rPr>
                <w:rFonts w:ascii="Times New Roman" w:hAnsi="Times New Roman" w:cs="Times New Roman"/>
                <w:sz w:val="20"/>
                <w:szCs w:val="20"/>
                <w:lang w:val="en-US"/>
              </w:rPr>
              <w:t xml:space="preserve"> Bradycardia </w:t>
            </w:r>
            <w:r w:rsidRPr="00C86186">
              <w:rPr>
                <w:rFonts w:ascii="Segoe UI Symbol" w:hAnsi="Segoe UI Symbol" w:cs="Segoe UI Symbol"/>
                <w:sz w:val="20"/>
                <w:szCs w:val="20"/>
                <w:lang w:val="en-US"/>
              </w:rPr>
              <w:t>☐</w:t>
            </w:r>
            <w:r w:rsidRPr="00C86186">
              <w:rPr>
                <w:rFonts w:ascii="Times New Roman" w:hAnsi="Times New Roman" w:cs="Times New Roman"/>
                <w:sz w:val="20"/>
                <w:szCs w:val="20"/>
                <w:lang w:val="en-US"/>
              </w:rPr>
              <w:t xml:space="preserve"> Desaturation </w:t>
            </w:r>
            <w:r w:rsidRPr="00C86186">
              <w:rPr>
                <w:rFonts w:ascii="Segoe UI Symbol" w:hAnsi="Segoe UI Symbol" w:cs="Segoe UI Symbol"/>
                <w:sz w:val="20"/>
                <w:szCs w:val="20"/>
                <w:lang w:val="en-US"/>
              </w:rPr>
              <w:t xml:space="preserve">☐ </w:t>
            </w:r>
            <w:r w:rsidRPr="00C86186">
              <w:rPr>
                <w:rFonts w:ascii="Times New Roman" w:hAnsi="Times New Roman" w:cs="Times New Roman"/>
                <w:sz w:val="20"/>
                <w:szCs w:val="20"/>
                <w:lang w:val="en-US"/>
              </w:rPr>
              <w:t xml:space="preserve">Regurgitation of surfactant  </w:t>
            </w:r>
            <w:r w:rsidRPr="00C86186">
              <w:rPr>
                <w:rFonts w:ascii="Segoe UI Symbol" w:hAnsi="Segoe UI Symbol" w:cs="Segoe UI Symbol"/>
                <w:sz w:val="20"/>
                <w:szCs w:val="20"/>
                <w:lang w:val="en-US"/>
              </w:rPr>
              <w:t>☐</w:t>
            </w:r>
            <w:r w:rsidRPr="00C86186">
              <w:rPr>
                <w:rFonts w:ascii="Times New Roman" w:hAnsi="Times New Roman" w:cs="Times New Roman"/>
                <w:sz w:val="20"/>
                <w:szCs w:val="20"/>
                <w:lang w:val="en-US"/>
              </w:rPr>
              <w:t xml:space="preserve"> Asymmetric surfactant instillation</w:t>
            </w:r>
            <w:r w:rsidRPr="00C86186">
              <w:rPr>
                <w:rFonts w:ascii="Segoe UI Symbol" w:hAnsi="Segoe UI Symbol" w:cs="Segoe UI Symbol"/>
                <w:sz w:val="20"/>
                <w:szCs w:val="20"/>
                <w:lang w:val="en-US"/>
              </w:rPr>
              <w:t xml:space="preserve"> ☐</w:t>
            </w:r>
            <w:r w:rsidRPr="00C86186">
              <w:rPr>
                <w:rFonts w:ascii="Times New Roman" w:hAnsi="Times New Roman" w:cs="Times New Roman"/>
                <w:sz w:val="20"/>
                <w:szCs w:val="20"/>
                <w:lang w:val="en-US"/>
              </w:rPr>
              <w:t xml:space="preserve"> Other: ____</w:t>
            </w:r>
          </w:p>
        </w:tc>
      </w:tr>
      <w:tr w:rsidR="00BE57E8" w14:paraId="50F13870" w14:textId="77777777" w:rsidTr="00C86186">
        <w:trPr>
          <w:trHeight w:val="360"/>
        </w:trPr>
        <w:tc>
          <w:tcPr>
            <w:tcW w:w="10800" w:type="dxa"/>
            <w:gridSpan w:val="6"/>
            <w:shd w:val="clear" w:color="auto" w:fill="D9E2F3"/>
          </w:tcPr>
          <w:p w14:paraId="34A2A8CD" w14:textId="5B90C639" w:rsidR="00BE57E8" w:rsidRPr="00B42550" w:rsidRDefault="00BE57E8" w:rsidP="00BE57E8">
            <w:pPr>
              <w:spacing w:before="40" w:after="40" w:line="276" w:lineRule="auto"/>
              <w:jc w:val="center"/>
              <w:rPr>
                <w:rFonts w:ascii="Times New Roman" w:hAnsi="Times New Roman" w:cs="Times New Roman"/>
                <w:sz w:val="22"/>
                <w:szCs w:val="22"/>
                <w:lang w:val="en-US"/>
              </w:rPr>
            </w:pPr>
            <w:r>
              <w:rPr>
                <w:rFonts w:ascii="Times New Roman" w:hAnsi="Times New Roman" w:cs="Times New Roman"/>
                <w:b/>
                <w:bCs/>
                <w:sz w:val="22"/>
                <w:szCs w:val="22"/>
                <w:lang w:val="en-US"/>
              </w:rPr>
              <w:t xml:space="preserve">D4. </w:t>
            </w:r>
            <w:r w:rsidRPr="00B42550">
              <w:rPr>
                <w:rFonts w:ascii="Times New Roman" w:hAnsi="Times New Roman" w:cs="Times New Roman"/>
                <w:b/>
                <w:bCs/>
                <w:sz w:val="22"/>
                <w:szCs w:val="22"/>
                <w:lang w:val="en-US"/>
              </w:rPr>
              <w:t xml:space="preserve">EARLY </w:t>
            </w:r>
            <w:r w:rsidRPr="00C86186">
              <w:rPr>
                <w:rFonts w:ascii="Times New Roman" w:hAnsi="Times New Roman" w:cs="Times New Roman"/>
                <w:b/>
                <w:bCs/>
                <w:sz w:val="22"/>
                <w:szCs w:val="22"/>
                <w:lang w:val="en-US"/>
              </w:rPr>
              <w:t>RESPIRATORY SUPPORT</w:t>
            </w:r>
          </w:p>
        </w:tc>
      </w:tr>
      <w:tr w:rsidR="00BE57E8" w14:paraId="47C1D24D" w14:textId="77777777" w:rsidTr="00C86186">
        <w:trPr>
          <w:trHeight w:val="346"/>
        </w:trPr>
        <w:tc>
          <w:tcPr>
            <w:tcW w:w="5220" w:type="dxa"/>
            <w:gridSpan w:val="3"/>
          </w:tcPr>
          <w:p w14:paraId="33FD793C" w14:textId="77777777" w:rsidR="00BE57E8" w:rsidRPr="006C6160"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6C6160">
              <w:rPr>
                <w:rFonts w:ascii="Times New Roman" w:hAnsi="Times New Roman" w:cs="Times New Roman"/>
                <w:sz w:val="22"/>
                <w:szCs w:val="22"/>
                <w:lang w:val="en-US"/>
              </w:rPr>
              <w:t xml:space="preserve">Early/DR-CPAP: </w:t>
            </w:r>
            <w:r w:rsidRPr="006C6160">
              <w:rPr>
                <w:rFonts w:ascii="Segoe UI Symbol" w:hAnsi="Segoe UI Symbol" w:cs="Segoe UI Symbol"/>
                <w:sz w:val="22"/>
                <w:szCs w:val="22"/>
                <w:lang w:val="en-US"/>
              </w:rPr>
              <w:t>☐</w:t>
            </w:r>
            <w:r w:rsidRPr="006C6160">
              <w:rPr>
                <w:rFonts w:ascii="Times New Roman" w:hAnsi="Times New Roman" w:cs="Times New Roman"/>
                <w:sz w:val="22"/>
                <w:szCs w:val="22"/>
                <w:lang w:val="en-US"/>
              </w:rPr>
              <w:t xml:space="preserve"> Yes </w:t>
            </w:r>
            <w:r w:rsidRPr="006C6160">
              <w:rPr>
                <w:rFonts w:ascii="Segoe UI Symbol" w:hAnsi="Segoe UI Symbol" w:cs="Segoe UI Symbol"/>
                <w:sz w:val="22"/>
                <w:szCs w:val="22"/>
                <w:lang w:val="en-US"/>
              </w:rPr>
              <w:t>☐</w:t>
            </w:r>
            <w:r w:rsidRPr="006C6160">
              <w:rPr>
                <w:rFonts w:ascii="Times New Roman" w:hAnsi="Times New Roman" w:cs="Times New Roman"/>
                <w:sz w:val="22"/>
                <w:szCs w:val="22"/>
                <w:lang w:val="en-US"/>
              </w:rPr>
              <w:t xml:space="preserve"> No</w:t>
            </w:r>
          </w:p>
        </w:tc>
        <w:tc>
          <w:tcPr>
            <w:tcW w:w="5580" w:type="dxa"/>
            <w:gridSpan w:val="3"/>
          </w:tcPr>
          <w:p w14:paraId="1E20C359" w14:textId="6B72ED67" w:rsidR="00BE57E8" w:rsidRPr="006E1A9E" w:rsidRDefault="00BE57E8" w:rsidP="00242F1B">
            <w:pPr>
              <w:pStyle w:val="ListParagraph"/>
              <w:numPr>
                <w:ilvl w:val="0"/>
                <w:numId w:val="14"/>
              </w:numPr>
              <w:spacing w:before="15" w:after="15" w:line="276" w:lineRule="auto"/>
              <w:rPr>
                <w:rFonts w:ascii="Times New Roman" w:hAnsi="Times New Roman" w:cs="Times New Roman"/>
                <w:sz w:val="22"/>
                <w:szCs w:val="22"/>
                <w:lang w:val="en-US"/>
              </w:rPr>
            </w:pPr>
            <w:r w:rsidRPr="006E1A9E">
              <w:rPr>
                <w:rFonts w:ascii="Times New Roman" w:hAnsi="Times New Roman" w:cs="Times New Roman"/>
                <w:sz w:val="22"/>
                <w:szCs w:val="22"/>
                <w:lang w:val="en-US"/>
              </w:rPr>
              <w:t xml:space="preserve">Humidified gas with CPAP: </w:t>
            </w:r>
            <w:r w:rsidRPr="006E1A9E">
              <w:rPr>
                <w:rFonts w:ascii="Segoe UI Symbol" w:hAnsi="Segoe UI Symbol" w:cs="Segoe UI Symbol"/>
                <w:sz w:val="22"/>
                <w:szCs w:val="22"/>
                <w:lang w:val="en-US"/>
              </w:rPr>
              <w:t>☐</w:t>
            </w:r>
            <w:r w:rsidRPr="006E1A9E">
              <w:rPr>
                <w:rFonts w:ascii="Times New Roman" w:hAnsi="Times New Roman" w:cs="Times New Roman"/>
                <w:sz w:val="22"/>
                <w:szCs w:val="22"/>
                <w:lang w:val="en-US"/>
              </w:rPr>
              <w:t xml:space="preserve"> Yes </w:t>
            </w:r>
            <w:r w:rsidRPr="006E1A9E">
              <w:rPr>
                <w:rFonts w:ascii="Segoe UI Symbol" w:hAnsi="Segoe UI Symbol" w:cs="Segoe UI Symbol"/>
                <w:sz w:val="22"/>
                <w:szCs w:val="22"/>
                <w:lang w:val="en-US"/>
              </w:rPr>
              <w:t>☐</w:t>
            </w:r>
            <w:r w:rsidRPr="006E1A9E">
              <w:rPr>
                <w:rFonts w:ascii="Times New Roman" w:hAnsi="Times New Roman" w:cs="Times New Roman"/>
                <w:sz w:val="22"/>
                <w:szCs w:val="22"/>
                <w:lang w:val="en-US"/>
              </w:rPr>
              <w:t xml:space="preserve"> No</w:t>
            </w:r>
          </w:p>
        </w:tc>
      </w:tr>
      <w:tr w:rsidR="00BE57E8" w14:paraId="2D14ABB4" w14:textId="77777777" w:rsidTr="00C86186">
        <w:trPr>
          <w:trHeight w:val="293"/>
        </w:trPr>
        <w:tc>
          <w:tcPr>
            <w:tcW w:w="5220" w:type="dxa"/>
            <w:gridSpan w:val="3"/>
          </w:tcPr>
          <w:p w14:paraId="7BDD0187" w14:textId="4E88722E" w:rsidR="00BE57E8" w:rsidRPr="006E1A9E" w:rsidRDefault="00BE57E8" w:rsidP="00242F1B">
            <w:pPr>
              <w:pStyle w:val="ListParagraph"/>
              <w:numPr>
                <w:ilvl w:val="0"/>
                <w:numId w:val="14"/>
              </w:numPr>
              <w:spacing w:before="15" w:after="15"/>
              <w:rPr>
                <w:rFonts w:ascii="Times New Roman" w:hAnsi="Times New Roman" w:cs="Times New Roman"/>
                <w:sz w:val="22"/>
                <w:szCs w:val="22"/>
                <w:lang w:val="en-US"/>
              </w:rPr>
            </w:pPr>
            <w:r w:rsidRPr="006E1A9E">
              <w:rPr>
                <w:rFonts w:ascii="Times New Roman" w:hAnsi="Times New Roman" w:cs="Times New Roman"/>
                <w:sz w:val="22"/>
                <w:szCs w:val="22"/>
                <w:lang w:val="en-US"/>
              </w:rPr>
              <w:t>Maximum FiO</w:t>
            </w:r>
            <w:r w:rsidRPr="006E1A9E">
              <w:rPr>
                <w:rFonts w:ascii="Times New Roman" w:hAnsi="Times New Roman" w:cs="Times New Roman"/>
                <w:sz w:val="22"/>
                <w:szCs w:val="22"/>
                <w:vertAlign w:val="subscript"/>
                <w:lang w:val="en-US"/>
              </w:rPr>
              <w:t>2</w:t>
            </w:r>
            <w:r w:rsidRPr="006E1A9E">
              <w:rPr>
                <w:rFonts w:ascii="Times New Roman" w:hAnsi="Times New Roman" w:cs="Times New Roman"/>
                <w:sz w:val="22"/>
                <w:szCs w:val="22"/>
                <w:lang w:val="en-US"/>
              </w:rPr>
              <w:t xml:space="preserve"> in first hour after stopping Trial </w:t>
            </w:r>
            <w:r>
              <w:rPr>
                <w:rFonts w:ascii="Times New Roman" w:hAnsi="Times New Roman" w:cs="Times New Roman"/>
                <w:sz w:val="22"/>
                <w:szCs w:val="22"/>
                <w:lang w:val="en-US"/>
              </w:rPr>
              <w:t>B</w:t>
            </w:r>
            <w:r w:rsidRPr="006E1A9E">
              <w:rPr>
                <w:rFonts w:ascii="Times New Roman" w:hAnsi="Times New Roman" w:cs="Times New Roman"/>
                <w:sz w:val="22"/>
                <w:szCs w:val="22"/>
                <w:lang w:val="en-US"/>
              </w:rPr>
              <w:t>lender : ____%</w:t>
            </w:r>
          </w:p>
        </w:tc>
        <w:tc>
          <w:tcPr>
            <w:tcW w:w="5580" w:type="dxa"/>
            <w:gridSpan w:val="3"/>
          </w:tcPr>
          <w:p w14:paraId="68908297" w14:textId="16CB7B39" w:rsidR="00BE57E8" w:rsidRPr="006E1A9E" w:rsidRDefault="00BE57E8" w:rsidP="00242F1B">
            <w:pPr>
              <w:pStyle w:val="ListParagraph"/>
              <w:numPr>
                <w:ilvl w:val="0"/>
                <w:numId w:val="14"/>
              </w:numPr>
              <w:spacing w:before="15" w:after="15"/>
              <w:rPr>
                <w:rFonts w:ascii="Times New Roman" w:hAnsi="Times New Roman" w:cs="Times New Roman"/>
                <w:sz w:val="22"/>
                <w:szCs w:val="22"/>
                <w:lang w:val="en-US"/>
              </w:rPr>
            </w:pPr>
            <w:r w:rsidRPr="006E1A9E">
              <w:rPr>
                <w:rFonts w:ascii="Times New Roman" w:hAnsi="Times New Roman" w:cs="Times New Roman"/>
                <w:sz w:val="22"/>
                <w:szCs w:val="22"/>
                <w:lang w:val="en-US"/>
              </w:rPr>
              <w:t xml:space="preserve">Required intubation after resuscitation: </w:t>
            </w:r>
            <w:r w:rsidRPr="006E1A9E">
              <w:rPr>
                <w:rFonts w:ascii="Segoe UI Symbol" w:hAnsi="Segoe UI Symbol" w:cs="Segoe UI Symbol"/>
                <w:sz w:val="22"/>
                <w:szCs w:val="22"/>
                <w:lang w:val="en-US"/>
              </w:rPr>
              <w:t>☐</w:t>
            </w:r>
            <w:r w:rsidRPr="006E1A9E">
              <w:rPr>
                <w:rFonts w:ascii="Times New Roman" w:hAnsi="Times New Roman" w:cs="Times New Roman"/>
                <w:sz w:val="22"/>
                <w:szCs w:val="22"/>
                <w:lang w:val="en-US"/>
              </w:rPr>
              <w:t xml:space="preserve"> Yes </w:t>
            </w:r>
            <w:r w:rsidRPr="006E1A9E">
              <w:rPr>
                <w:rFonts w:ascii="Segoe UI Symbol" w:hAnsi="Segoe UI Symbol" w:cs="Segoe UI Symbol"/>
                <w:sz w:val="22"/>
                <w:szCs w:val="22"/>
                <w:lang w:val="en-US"/>
              </w:rPr>
              <w:t>☐</w:t>
            </w:r>
            <w:r w:rsidRPr="006E1A9E">
              <w:rPr>
                <w:rFonts w:ascii="Times New Roman" w:hAnsi="Times New Roman" w:cs="Times New Roman"/>
                <w:sz w:val="22"/>
                <w:szCs w:val="22"/>
                <w:lang w:val="en-US"/>
              </w:rPr>
              <w:t xml:space="preserve"> No</w:t>
            </w:r>
          </w:p>
        </w:tc>
      </w:tr>
      <w:tr w:rsidR="00BE57E8" w14:paraId="1D501F01" w14:textId="77777777" w:rsidTr="00C86186">
        <w:trPr>
          <w:trHeight w:val="293"/>
        </w:trPr>
        <w:tc>
          <w:tcPr>
            <w:tcW w:w="5220" w:type="dxa"/>
            <w:gridSpan w:val="3"/>
          </w:tcPr>
          <w:p w14:paraId="4BA5238D" w14:textId="32E5978D" w:rsidR="00BE57E8" w:rsidRDefault="00BE57E8" w:rsidP="00242F1B">
            <w:pPr>
              <w:pStyle w:val="ListParagraph"/>
              <w:numPr>
                <w:ilvl w:val="0"/>
                <w:numId w:val="14"/>
              </w:numPr>
              <w:spacing w:before="15" w:after="15"/>
              <w:rPr>
                <w:rFonts w:ascii="Times New Roman" w:hAnsi="Times New Roman" w:cs="Times New Roman"/>
                <w:sz w:val="22"/>
                <w:szCs w:val="22"/>
                <w:lang w:val="en-US"/>
              </w:rPr>
            </w:pPr>
            <w:r w:rsidRPr="006E1A9E">
              <w:rPr>
                <w:rFonts w:ascii="Times New Roman" w:hAnsi="Times New Roman" w:cs="Times New Roman"/>
                <w:sz w:val="22"/>
                <w:szCs w:val="22"/>
                <w:lang w:val="en-US"/>
              </w:rPr>
              <w:t xml:space="preserve">Loading dose of Caffeine: </w:t>
            </w:r>
            <w:r w:rsidRPr="006E1A9E">
              <w:rPr>
                <w:rFonts w:ascii="Segoe UI Symbol" w:hAnsi="Segoe UI Symbol" w:cs="Segoe UI Symbol"/>
                <w:sz w:val="22"/>
                <w:szCs w:val="22"/>
                <w:lang w:val="en-US"/>
              </w:rPr>
              <w:t>☐</w:t>
            </w:r>
            <w:r w:rsidRPr="006E1A9E">
              <w:rPr>
                <w:rFonts w:ascii="Times New Roman" w:hAnsi="Times New Roman" w:cs="Times New Roman"/>
                <w:sz w:val="22"/>
                <w:szCs w:val="22"/>
                <w:lang w:val="en-US"/>
              </w:rPr>
              <w:t xml:space="preserve"> Yes </w:t>
            </w:r>
            <w:r w:rsidRPr="006E1A9E">
              <w:rPr>
                <w:rFonts w:ascii="Segoe UI Symbol" w:hAnsi="Segoe UI Symbol" w:cs="Segoe UI Symbol"/>
                <w:sz w:val="22"/>
                <w:szCs w:val="22"/>
                <w:lang w:val="en-US"/>
              </w:rPr>
              <w:t>☐</w:t>
            </w:r>
            <w:r w:rsidRPr="006E1A9E">
              <w:rPr>
                <w:rFonts w:ascii="Times New Roman" w:hAnsi="Times New Roman" w:cs="Times New Roman"/>
                <w:sz w:val="22"/>
                <w:szCs w:val="22"/>
                <w:lang w:val="en-US"/>
              </w:rPr>
              <w:t xml:space="preserve"> No</w:t>
            </w:r>
          </w:p>
          <w:p w14:paraId="7694931A" w14:textId="77777777" w:rsidR="00522EF9" w:rsidRDefault="00522EF9" w:rsidP="00522EF9">
            <w:pPr>
              <w:pStyle w:val="ListParagraph"/>
              <w:spacing w:before="15" w:after="15"/>
              <w:ind w:left="144"/>
              <w:rPr>
                <w:ins w:id="59" w:author="Mannat Guliani" w:date="2026-06-17T11:14:00Z"/>
                <w:rFonts w:ascii="Times New Roman" w:hAnsi="Times New Roman" w:cs="Times New Roman"/>
                <w:sz w:val="22"/>
                <w:szCs w:val="22"/>
                <w:lang w:val="en-US"/>
              </w:rPr>
            </w:pPr>
            <w:ins w:id="60" w:author="Mannat Guliani" w:date="2026-06-17T11:14:00Z">
              <w:r>
                <w:rPr>
                  <w:rFonts w:ascii="Times New Roman" w:hAnsi="Times New Roman" w:cs="Times New Roman"/>
                  <w:sz w:val="22"/>
                  <w:szCs w:val="22"/>
                  <w:lang w:val="en-US"/>
                </w:rPr>
                <w:t>If no, s</w:t>
              </w:r>
              <w:r w:rsidRPr="00BE57E8">
                <w:rPr>
                  <w:rFonts w:ascii="Times New Roman" w:hAnsi="Times New Roman" w:cs="Times New Roman"/>
                  <w:sz w:val="22"/>
                  <w:szCs w:val="22"/>
                  <w:lang w:val="en-US"/>
                </w:rPr>
                <w:t xml:space="preserve">kip </w:t>
              </w:r>
              <w:r>
                <w:rPr>
                  <w:rFonts w:ascii="Times New Roman" w:hAnsi="Times New Roman" w:cs="Times New Roman"/>
                  <w:sz w:val="22"/>
                  <w:szCs w:val="22"/>
                  <w:lang w:val="en-US"/>
                </w:rPr>
                <w:t xml:space="preserve">Q </w:t>
              </w:r>
              <w:r w:rsidRPr="00BE57E8">
                <w:rPr>
                  <w:rFonts w:ascii="Times New Roman" w:hAnsi="Times New Roman" w:cs="Times New Roman"/>
                  <w:sz w:val="22"/>
                  <w:szCs w:val="22"/>
                  <w:lang w:val="en-US"/>
                </w:rPr>
                <w:t>30-34</w:t>
              </w:r>
            </w:ins>
          </w:p>
          <w:p w14:paraId="7619B8F8" w14:textId="5481F24D" w:rsidR="00BE57E8" w:rsidRPr="006E1A9E" w:rsidRDefault="00BE57E8" w:rsidP="00BE57E8">
            <w:pPr>
              <w:pStyle w:val="ListParagraph"/>
              <w:spacing w:before="15" w:after="15"/>
              <w:ind w:left="144"/>
              <w:rPr>
                <w:rFonts w:ascii="Times New Roman" w:hAnsi="Times New Roman" w:cs="Times New Roman"/>
                <w:sz w:val="22"/>
                <w:szCs w:val="22"/>
                <w:lang w:val="en-US"/>
              </w:rPr>
            </w:pPr>
            <w:r w:rsidRPr="006E1A9E">
              <w:rPr>
                <w:rFonts w:ascii="Times New Roman" w:hAnsi="Times New Roman" w:cs="Times New Roman"/>
                <w:sz w:val="22"/>
                <w:szCs w:val="22"/>
                <w:lang w:val="en-US"/>
              </w:rPr>
              <w:t>If yes: Absolute Dose: ____ mg</w:t>
            </w:r>
          </w:p>
          <w:p w14:paraId="53D9F7CE" w14:textId="52B350D9" w:rsidR="00BE57E8" w:rsidRPr="006E1A9E" w:rsidRDefault="00BE57E8" w:rsidP="00242F1B">
            <w:pPr>
              <w:pStyle w:val="ListParagraph"/>
              <w:numPr>
                <w:ilvl w:val="0"/>
                <w:numId w:val="14"/>
              </w:numPr>
              <w:spacing w:before="15" w:after="15"/>
              <w:rPr>
                <w:rFonts w:ascii="Arial Narrow" w:hAnsi="Arial Narrow" w:cs="Times New Roman"/>
                <w:i/>
                <w:iCs/>
                <w:lang w:val="en-US"/>
              </w:rPr>
            </w:pPr>
            <w:r w:rsidRPr="006E1A9E">
              <w:rPr>
                <w:rFonts w:ascii="Times New Roman" w:hAnsi="Times New Roman" w:cs="Times New Roman"/>
                <w:sz w:val="22"/>
                <w:szCs w:val="22"/>
                <w:lang w:val="en-US"/>
              </w:rPr>
              <w:t xml:space="preserve">Dose: ____ mg/kg </w:t>
            </w:r>
            <w:r w:rsidRPr="006E1A9E">
              <w:rPr>
                <w:rFonts w:ascii="Arial Narrow" w:hAnsi="Arial Narrow" w:cs="Times New Roman"/>
                <w:i/>
                <w:iCs/>
                <w:lang w:val="en-US"/>
              </w:rPr>
              <w:t>(auto calculated in web form)</w:t>
            </w:r>
          </w:p>
          <w:p w14:paraId="636AB68E" w14:textId="77777777" w:rsidR="00BE57E8" w:rsidRDefault="00BE57E8" w:rsidP="00BE57E8">
            <w:p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Administration: </w:t>
            </w:r>
          </w:p>
          <w:p w14:paraId="730675B5" w14:textId="77777777" w:rsidR="00BE57E8" w:rsidRDefault="00BE57E8" w:rsidP="00242F1B">
            <w:pPr>
              <w:pStyle w:val="ListParagraph"/>
              <w:numPr>
                <w:ilvl w:val="0"/>
                <w:numId w:val="14"/>
              </w:numPr>
              <w:spacing w:before="15" w:after="15"/>
              <w:rPr>
                <w:rFonts w:ascii="Times New Roman" w:hAnsi="Times New Roman" w:cs="Times New Roman"/>
                <w:sz w:val="18"/>
                <w:szCs w:val="18"/>
                <w:lang w:val="en-US"/>
              </w:rPr>
            </w:pPr>
            <w:r w:rsidRPr="006E1A9E">
              <w:rPr>
                <w:rFonts w:ascii="Times New Roman" w:hAnsi="Times New Roman" w:cs="Times New Roman"/>
                <w:sz w:val="22"/>
                <w:szCs w:val="22"/>
                <w:lang w:val="en-US"/>
              </w:rPr>
              <w:t xml:space="preserve">Date - ___/___/____ </w:t>
            </w:r>
            <w:r w:rsidRPr="006E1A9E">
              <w:rPr>
                <w:rFonts w:ascii="Times New Roman" w:hAnsi="Times New Roman" w:cs="Times New Roman"/>
                <w:sz w:val="18"/>
                <w:szCs w:val="18"/>
                <w:lang w:val="en-US"/>
              </w:rPr>
              <w:t>(DD/MM/YY)</w:t>
            </w:r>
          </w:p>
          <w:p w14:paraId="272B456A" w14:textId="5CDFCEBE" w:rsidR="006C2CDC" w:rsidRPr="002731D0" w:rsidRDefault="006C2CDC" w:rsidP="006C2CDC">
            <w:pPr>
              <w:pStyle w:val="ListParagraph"/>
              <w:spacing w:before="15" w:after="15"/>
              <w:ind w:left="144"/>
              <w:rPr>
                <w:rFonts w:ascii="Times New Roman" w:hAnsi="Times New Roman" w:cs="Times New Roman"/>
                <w:sz w:val="18"/>
                <w:szCs w:val="18"/>
                <w:lang w:val="en-US"/>
              </w:rPr>
            </w:pPr>
            <w:del w:id="61" w:author="Mannat Guliani" w:date="2026-06-17T13:00:00Z">
              <w:r w:rsidRPr="006E1A9E" w:rsidDel="006C2CDC">
                <w:rPr>
                  <w:rFonts w:ascii="Times New Roman" w:hAnsi="Times New Roman" w:cs="Times New Roman"/>
                  <w:sz w:val="22"/>
                  <w:szCs w:val="22"/>
                  <w:lang w:val="en-US"/>
                </w:rPr>
                <w:delText xml:space="preserve">Time - __:___ </w:delText>
              </w:r>
              <w:r w:rsidRPr="006E1A9E" w:rsidDel="006C2CDC">
                <w:rPr>
                  <w:rFonts w:ascii="Times New Roman" w:hAnsi="Times New Roman" w:cs="Times New Roman"/>
                  <w:sz w:val="18"/>
                  <w:szCs w:val="18"/>
                  <w:lang w:val="en-US"/>
                </w:rPr>
                <w:delText>(HH:MM)</w:delText>
              </w:r>
            </w:del>
          </w:p>
        </w:tc>
        <w:tc>
          <w:tcPr>
            <w:tcW w:w="5580" w:type="dxa"/>
            <w:gridSpan w:val="3"/>
          </w:tcPr>
          <w:p w14:paraId="0185C21D" w14:textId="25242560" w:rsidR="00BE57E8" w:rsidRPr="006E1A9E" w:rsidRDefault="00BE57E8" w:rsidP="00242F1B">
            <w:pPr>
              <w:pStyle w:val="ListParagraph"/>
              <w:numPr>
                <w:ilvl w:val="0"/>
                <w:numId w:val="14"/>
              </w:numPr>
              <w:spacing w:before="15" w:after="15"/>
              <w:rPr>
                <w:rFonts w:ascii="Times New Roman" w:hAnsi="Times New Roman" w:cs="Times New Roman"/>
                <w:sz w:val="22"/>
                <w:szCs w:val="22"/>
                <w:lang w:val="en-US"/>
              </w:rPr>
            </w:pPr>
            <w:r w:rsidRPr="006E1A9E">
              <w:rPr>
                <w:rFonts w:ascii="Times New Roman" w:hAnsi="Times New Roman" w:cs="Times New Roman"/>
                <w:sz w:val="22"/>
                <w:szCs w:val="22"/>
                <w:lang w:val="en-US"/>
              </w:rPr>
              <w:t xml:space="preserve">If Loading dose is given, Maintenance Dose of Caffeine: </w:t>
            </w:r>
          </w:p>
          <w:p w14:paraId="37D42E17" w14:textId="445475B1" w:rsidR="00BE57E8" w:rsidRPr="006E1A9E" w:rsidRDefault="00BE57E8" w:rsidP="00BE57E8">
            <w:pPr>
              <w:spacing w:before="15" w:after="15"/>
              <w:rPr>
                <w:rFonts w:ascii="Times New Roman" w:hAnsi="Times New Roman" w:cs="Times New Roman"/>
                <w:sz w:val="22"/>
                <w:szCs w:val="22"/>
                <w:lang w:val="en-US"/>
              </w:rPr>
            </w:pPr>
            <w:r w:rsidRPr="006E1A9E">
              <w:rPr>
                <w:rFonts w:ascii="Times New Roman" w:hAnsi="Times New Roman" w:cs="Times New Roman"/>
                <w:sz w:val="22"/>
                <w:szCs w:val="22"/>
                <w:lang w:val="en-US"/>
              </w:rPr>
              <w:t>Absolute Dose: ____ mg</w:t>
            </w:r>
          </w:p>
          <w:p w14:paraId="4ED88966" w14:textId="77777777" w:rsidR="00BE57E8" w:rsidRPr="006E1A9E" w:rsidRDefault="00BE57E8" w:rsidP="00242F1B">
            <w:pPr>
              <w:pStyle w:val="ListParagraph"/>
              <w:numPr>
                <w:ilvl w:val="0"/>
                <w:numId w:val="14"/>
              </w:numPr>
              <w:spacing w:before="15" w:after="15"/>
              <w:rPr>
                <w:rFonts w:ascii="Arial Narrow" w:hAnsi="Arial Narrow" w:cs="Times New Roman"/>
                <w:i/>
                <w:iCs/>
                <w:lang w:val="en-US"/>
              </w:rPr>
            </w:pPr>
            <w:r w:rsidRPr="006E1A9E">
              <w:rPr>
                <w:rFonts w:ascii="Times New Roman" w:hAnsi="Times New Roman" w:cs="Times New Roman"/>
                <w:sz w:val="22"/>
                <w:szCs w:val="22"/>
                <w:lang w:val="en-US"/>
              </w:rPr>
              <w:t xml:space="preserve">Dose: ____ mg/kg </w:t>
            </w:r>
            <w:r w:rsidRPr="006E1A9E">
              <w:rPr>
                <w:rFonts w:ascii="Arial Narrow" w:hAnsi="Arial Narrow" w:cs="Times New Roman"/>
                <w:i/>
                <w:iCs/>
                <w:lang w:val="en-US"/>
              </w:rPr>
              <w:t>(auto calculated in web form)</w:t>
            </w:r>
          </w:p>
          <w:p w14:paraId="53C361EC" w14:textId="74C3D4CC" w:rsidR="006C2CDC" w:rsidDel="006C2CDC" w:rsidRDefault="006C2CDC" w:rsidP="006C2CDC">
            <w:pPr>
              <w:spacing w:before="15" w:after="15"/>
              <w:rPr>
                <w:del w:id="62" w:author="Mannat Guliani" w:date="2026-06-17T13:00:00Z"/>
                <w:rFonts w:ascii="Times New Roman" w:hAnsi="Times New Roman" w:cs="Times New Roman"/>
                <w:sz w:val="22"/>
                <w:szCs w:val="22"/>
                <w:lang w:val="en-US"/>
              </w:rPr>
            </w:pPr>
            <w:del w:id="63" w:author="Mannat Guliani" w:date="2026-06-17T13:00:00Z">
              <w:r w:rsidDel="006C2CDC">
                <w:rPr>
                  <w:rFonts w:ascii="Times New Roman" w:hAnsi="Times New Roman" w:cs="Times New Roman"/>
                  <w:sz w:val="22"/>
                  <w:szCs w:val="22"/>
                  <w:lang w:val="en-US"/>
                </w:rPr>
                <w:delText xml:space="preserve">Administration: </w:delText>
              </w:r>
            </w:del>
          </w:p>
          <w:p w14:paraId="099079AC" w14:textId="7B72C8F9" w:rsidR="006C2CDC" w:rsidRPr="006E1A9E" w:rsidDel="006C2CDC" w:rsidRDefault="006C2CDC" w:rsidP="00242F1B">
            <w:pPr>
              <w:pStyle w:val="ListParagraph"/>
              <w:numPr>
                <w:ilvl w:val="0"/>
                <w:numId w:val="14"/>
              </w:numPr>
              <w:spacing w:before="15" w:after="15"/>
              <w:rPr>
                <w:del w:id="64" w:author="Mannat Guliani" w:date="2026-06-17T13:00:00Z"/>
                <w:rFonts w:ascii="Times New Roman" w:hAnsi="Times New Roman" w:cs="Times New Roman"/>
                <w:sz w:val="18"/>
                <w:szCs w:val="18"/>
                <w:lang w:val="en-US"/>
              </w:rPr>
            </w:pPr>
            <w:del w:id="65" w:author="Mannat Guliani" w:date="2026-06-17T13:00:00Z">
              <w:r w:rsidRPr="006E1A9E" w:rsidDel="006C2CDC">
                <w:rPr>
                  <w:rFonts w:ascii="Times New Roman" w:hAnsi="Times New Roman" w:cs="Times New Roman"/>
                  <w:sz w:val="22"/>
                  <w:szCs w:val="22"/>
                  <w:lang w:val="en-US"/>
                </w:rPr>
                <w:delText xml:space="preserve">Date - ___/___/____ </w:delText>
              </w:r>
              <w:r w:rsidRPr="006E1A9E" w:rsidDel="006C2CDC">
                <w:rPr>
                  <w:rFonts w:ascii="Times New Roman" w:hAnsi="Times New Roman" w:cs="Times New Roman"/>
                  <w:sz w:val="18"/>
                  <w:szCs w:val="18"/>
                  <w:lang w:val="en-US"/>
                </w:rPr>
                <w:delText>(DD/MM/YY)</w:delText>
              </w:r>
            </w:del>
          </w:p>
          <w:p w14:paraId="4212B9A4" w14:textId="576A7943" w:rsidR="00BE57E8" w:rsidRPr="002731D0" w:rsidRDefault="006C2CDC" w:rsidP="006C2CDC">
            <w:pPr>
              <w:spacing w:before="15" w:after="15"/>
              <w:rPr>
                <w:rFonts w:ascii="Times New Roman" w:hAnsi="Times New Roman" w:cs="Times New Roman"/>
                <w:sz w:val="22"/>
                <w:szCs w:val="22"/>
                <w:lang w:val="en-US"/>
              </w:rPr>
            </w:pPr>
            <w:del w:id="66" w:author="Mannat Guliani" w:date="2026-06-17T13:00:00Z">
              <w:r w:rsidRPr="006E1A9E" w:rsidDel="006C2CDC">
                <w:rPr>
                  <w:rFonts w:ascii="Times New Roman" w:hAnsi="Times New Roman" w:cs="Times New Roman"/>
                  <w:sz w:val="22"/>
                  <w:szCs w:val="22"/>
                  <w:lang w:val="en-US"/>
                </w:rPr>
                <w:delText xml:space="preserve">Time - __:___ </w:delText>
              </w:r>
              <w:r w:rsidRPr="006E1A9E" w:rsidDel="006C2CDC">
                <w:rPr>
                  <w:rFonts w:ascii="Times New Roman" w:hAnsi="Times New Roman" w:cs="Times New Roman"/>
                  <w:sz w:val="18"/>
                  <w:szCs w:val="18"/>
                  <w:lang w:val="en-US"/>
                </w:rPr>
                <w:delText>(HH:MM)</w:delText>
              </w:r>
            </w:del>
          </w:p>
        </w:tc>
      </w:tr>
      <w:tr w:rsidR="00BE57E8" w14:paraId="27DB3C1A" w14:textId="77777777" w:rsidTr="00C86186">
        <w:trPr>
          <w:trHeight w:val="293"/>
        </w:trPr>
        <w:tc>
          <w:tcPr>
            <w:tcW w:w="10800" w:type="dxa"/>
            <w:gridSpan w:val="6"/>
          </w:tcPr>
          <w:p w14:paraId="5B75AC1D" w14:textId="7E7E0010" w:rsidR="00BE57E8" w:rsidRPr="00AC4D6D" w:rsidRDefault="00BE57E8" w:rsidP="00242F1B">
            <w:pPr>
              <w:pStyle w:val="ListParagraph"/>
              <w:numPr>
                <w:ilvl w:val="0"/>
                <w:numId w:val="14"/>
              </w:numPr>
              <w:spacing w:before="15" w:after="15"/>
              <w:rPr>
                <w:rFonts w:ascii="Times New Roman" w:hAnsi="Times New Roman" w:cs="Times New Roman"/>
                <w:sz w:val="22"/>
                <w:szCs w:val="22"/>
                <w:lang w:val="en-US"/>
              </w:rPr>
            </w:pPr>
            <w:r w:rsidRPr="00AC4D6D">
              <w:rPr>
                <w:rFonts w:ascii="Times New Roman" w:hAnsi="Times New Roman" w:cs="Times New Roman"/>
                <w:sz w:val="22"/>
                <w:szCs w:val="22"/>
                <w:lang w:val="en-US"/>
              </w:rPr>
              <w:t xml:space="preserve">Immediate KMC: </w:t>
            </w:r>
            <w:r w:rsidRPr="00AC4D6D">
              <w:rPr>
                <w:rFonts w:ascii="Segoe UI Symbol" w:hAnsi="Segoe UI Symbol" w:cs="Segoe UI Symbol"/>
                <w:sz w:val="22"/>
                <w:szCs w:val="22"/>
                <w:lang w:val="en-US"/>
              </w:rPr>
              <w:t>☐</w:t>
            </w:r>
            <w:r w:rsidRPr="00AC4D6D">
              <w:rPr>
                <w:rFonts w:ascii="Times New Roman" w:hAnsi="Times New Roman" w:cs="Times New Roman"/>
                <w:sz w:val="22"/>
                <w:szCs w:val="22"/>
                <w:lang w:val="en-US"/>
              </w:rPr>
              <w:t xml:space="preserve"> Yes </w:t>
            </w:r>
            <w:r w:rsidRPr="00AC4D6D">
              <w:rPr>
                <w:rFonts w:ascii="Segoe UI Symbol" w:hAnsi="Segoe UI Symbol" w:cs="Segoe UI Symbol"/>
                <w:sz w:val="22"/>
                <w:szCs w:val="22"/>
                <w:lang w:val="en-US"/>
              </w:rPr>
              <w:t>☐</w:t>
            </w:r>
            <w:r w:rsidRPr="00AC4D6D">
              <w:rPr>
                <w:rFonts w:ascii="Times New Roman" w:hAnsi="Times New Roman" w:cs="Times New Roman"/>
                <w:sz w:val="22"/>
                <w:szCs w:val="22"/>
                <w:lang w:val="en-US"/>
              </w:rPr>
              <w:t xml:space="preserve"> No</w:t>
            </w:r>
          </w:p>
        </w:tc>
      </w:tr>
    </w:tbl>
    <w:p w14:paraId="4042B382" w14:textId="77777777" w:rsidR="00871ECE" w:rsidRPr="00A5539C" w:rsidRDefault="00871ECE">
      <w:pPr>
        <w:spacing w:before="200"/>
        <w:rPr>
          <w:rFonts w:ascii="Times New Roman" w:hAnsi="Times New Roman" w:cs="Times New Roman"/>
          <w:lang w:val="en-US"/>
        </w:rPr>
      </w:pPr>
    </w:p>
    <w:tbl>
      <w:tblPr>
        <w:tblW w:w="108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10" w:type="dxa"/>
        </w:tblCellMar>
        <w:tblLook w:val="04A0" w:firstRow="1" w:lastRow="0" w:firstColumn="1" w:lastColumn="0" w:noHBand="0" w:noVBand="1"/>
      </w:tblPr>
      <w:tblGrid>
        <w:gridCol w:w="4144"/>
        <w:gridCol w:w="3060"/>
        <w:gridCol w:w="3596"/>
      </w:tblGrid>
      <w:tr w:rsidR="00863BE3" w14:paraId="51A87E3C" w14:textId="77777777" w:rsidTr="00AC4D6D">
        <w:trPr>
          <w:trHeight w:val="413"/>
        </w:trPr>
        <w:tc>
          <w:tcPr>
            <w:tcW w:w="4144" w:type="dxa"/>
          </w:tcPr>
          <w:p w14:paraId="02AF8151" w14:textId="2A5C120B" w:rsidR="00B169C4" w:rsidRPr="00B42550" w:rsidRDefault="00AC4D6D" w:rsidP="00AC4D6D">
            <w:pPr>
              <w:spacing w:before="120" w:after="120"/>
              <w:rPr>
                <w:rFonts w:ascii="Times New Roman" w:hAnsi="Times New Roman" w:cs="Times New Roman"/>
                <w:sz w:val="22"/>
                <w:szCs w:val="22"/>
                <w:lang w:val="en-US"/>
              </w:rPr>
            </w:pPr>
            <w:r>
              <w:rPr>
                <w:rFonts w:ascii="Times New Roman" w:hAnsi="Times New Roman" w:cs="Times New Roman"/>
                <w:sz w:val="22"/>
                <w:szCs w:val="22"/>
                <w:lang w:val="en-US"/>
              </w:rPr>
              <w:t>Completed by: ________________</w:t>
            </w:r>
          </w:p>
        </w:tc>
        <w:tc>
          <w:tcPr>
            <w:tcW w:w="3060" w:type="dxa"/>
          </w:tcPr>
          <w:p w14:paraId="0F6CFD52" w14:textId="21427CA9" w:rsidR="00B169C4" w:rsidRPr="00B42550" w:rsidRDefault="00B169C4" w:rsidP="00B169C4">
            <w:pPr>
              <w:spacing w:before="120" w:after="120"/>
              <w:rPr>
                <w:rFonts w:ascii="Times New Roman" w:hAnsi="Times New Roman" w:cs="Times New Roman"/>
                <w:sz w:val="22"/>
                <w:szCs w:val="22"/>
                <w:lang w:val="en-US"/>
              </w:rPr>
            </w:pPr>
            <w:r w:rsidRPr="00B42550">
              <w:rPr>
                <w:rFonts w:ascii="Times New Roman" w:hAnsi="Times New Roman" w:cs="Times New Roman"/>
                <w:sz w:val="22"/>
                <w:szCs w:val="22"/>
                <w:lang w:val="en-US"/>
              </w:rPr>
              <w:t>Designation: ________________</w:t>
            </w:r>
          </w:p>
        </w:tc>
        <w:tc>
          <w:tcPr>
            <w:tcW w:w="3596" w:type="dxa"/>
          </w:tcPr>
          <w:p w14:paraId="7CB89CDF" w14:textId="5264AA6A" w:rsidR="00B169C4" w:rsidRPr="00B42550" w:rsidRDefault="00B169C4" w:rsidP="00B169C4">
            <w:pPr>
              <w:spacing w:before="120" w:after="120"/>
              <w:rPr>
                <w:rFonts w:ascii="Times New Roman" w:hAnsi="Times New Roman" w:cs="Times New Roman"/>
                <w:sz w:val="22"/>
                <w:szCs w:val="22"/>
                <w:lang w:val="en-US"/>
              </w:rPr>
            </w:pPr>
            <w:r w:rsidRPr="00B42550">
              <w:rPr>
                <w:rFonts w:ascii="Times New Roman" w:hAnsi="Times New Roman" w:cs="Times New Roman"/>
                <w:sz w:val="22"/>
                <w:szCs w:val="22"/>
                <w:lang w:val="en-US"/>
              </w:rPr>
              <w:t>Date</w:t>
            </w:r>
            <w:r>
              <w:rPr>
                <w:rFonts w:ascii="Times New Roman" w:hAnsi="Times New Roman" w:cs="Times New Roman"/>
                <w:sz w:val="22"/>
                <w:szCs w:val="22"/>
                <w:lang w:val="en-US"/>
              </w:rPr>
              <w:t xml:space="preserve"> </w:t>
            </w:r>
            <w:r w:rsidRPr="00B169C4">
              <w:rPr>
                <w:rFonts w:ascii="Times New Roman" w:hAnsi="Times New Roman" w:cs="Times New Roman"/>
                <w:sz w:val="18"/>
                <w:szCs w:val="18"/>
                <w:lang w:val="en-US"/>
              </w:rPr>
              <w:t>(DD/MM/YY)</w:t>
            </w:r>
            <w:r w:rsidRPr="00B42550">
              <w:rPr>
                <w:rFonts w:ascii="Times New Roman" w:hAnsi="Times New Roman" w:cs="Times New Roman"/>
                <w:sz w:val="22"/>
                <w:szCs w:val="22"/>
                <w:lang w:val="en-US"/>
              </w:rPr>
              <w:t xml:space="preserve">: </w:t>
            </w: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__/___</w:t>
            </w:r>
          </w:p>
        </w:tc>
      </w:tr>
    </w:tbl>
    <w:p w14:paraId="001464DF" w14:textId="77777777" w:rsidR="00871ECE" w:rsidRPr="00A5539C" w:rsidRDefault="00FF6DFB">
      <w:pPr>
        <w:rPr>
          <w:rFonts w:ascii="Times New Roman" w:hAnsi="Times New Roman" w:cs="Times New Roman"/>
          <w:lang w:val="en-US"/>
        </w:rPr>
      </w:pPr>
      <w:r w:rsidRPr="00A5539C">
        <w:rPr>
          <w:rFonts w:ascii="Times New Roman" w:hAnsi="Times New Roman" w:cs="Times New Roman"/>
          <w:lang w:val="en-US"/>
        </w:rPr>
        <w:br w:type="page"/>
      </w:r>
    </w:p>
    <w:p w14:paraId="296E5C89" w14:textId="77777777" w:rsidR="00871ECE" w:rsidRPr="00A5539C" w:rsidRDefault="00FF6DFB" w:rsidP="00B42550">
      <w:pPr>
        <w:pStyle w:val="Heading1"/>
        <w:rPr>
          <w:lang w:val="en-US"/>
        </w:rPr>
      </w:pPr>
      <w:bookmarkStart w:id="67" w:name="_Toc231310390"/>
      <w:r w:rsidRPr="00A5539C">
        <w:rPr>
          <w:lang w:val="en-US"/>
        </w:rPr>
        <w:lastRenderedPageBreak/>
        <w:t>Form E: NICU Admission</w:t>
      </w:r>
      <w:bookmarkEnd w:id="67"/>
    </w:p>
    <w:p w14:paraId="09E0BCFB" w14:textId="1850AB96" w:rsidR="00871ECE" w:rsidRPr="00F2497E" w:rsidRDefault="00FF6DFB">
      <w:pPr>
        <w:spacing w:after="80"/>
        <w:jc w:val="center"/>
        <w:rPr>
          <w:rFonts w:ascii="Times New Roman" w:hAnsi="Times New Roman" w:cs="Times New Roman"/>
          <w:sz w:val="24"/>
          <w:szCs w:val="24"/>
          <w:lang w:val="en-US"/>
        </w:rPr>
      </w:pPr>
      <w:r w:rsidRPr="00F2497E">
        <w:rPr>
          <w:rFonts w:ascii="Times New Roman" w:hAnsi="Times New Roman" w:cs="Times New Roman"/>
          <w:i/>
          <w:iCs/>
          <w:sz w:val="24"/>
          <w:szCs w:val="24"/>
          <w:lang w:val="en-US"/>
        </w:rPr>
        <w:t>(</w:t>
      </w:r>
      <w:r w:rsidR="00E301CC">
        <w:rPr>
          <w:rFonts w:ascii="Times New Roman" w:hAnsi="Times New Roman" w:cs="Times New Roman"/>
          <w:i/>
          <w:iCs/>
          <w:sz w:val="24"/>
          <w:szCs w:val="24"/>
          <w:lang w:val="en-US"/>
        </w:rPr>
        <w:t>Fill</w:t>
      </w:r>
      <w:r w:rsidR="00E301CC" w:rsidRPr="00F2497E">
        <w:rPr>
          <w:rFonts w:ascii="Times New Roman" w:hAnsi="Times New Roman" w:cs="Times New Roman"/>
          <w:i/>
          <w:iCs/>
          <w:sz w:val="24"/>
          <w:szCs w:val="24"/>
          <w:lang w:val="en-US"/>
        </w:rPr>
        <w:t xml:space="preserve"> </w:t>
      </w:r>
      <w:r w:rsidRPr="00F2497E">
        <w:rPr>
          <w:rFonts w:ascii="Times New Roman" w:hAnsi="Times New Roman" w:cs="Times New Roman"/>
          <w:i/>
          <w:iCs/>
          <w:sz w:val="24"/>
          <w:szCs w:val="24"/>
          <w:lang w:val="en-US"/>
        </w:rPr>
        <w:t>only if enrolled subject required NICU admission)</w:t>
      </w:r>
    </w:p>
    <w:tbl>
      <w:tblPr>
        <w:tblW w:w="9886"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10" w:type="dxa"/>
        </w:tblCellMar>
        <w:tblLook w:val="04A0" w:firstRow="1" w:lastRow="0" w:firstColumn="1" w:lastColumn="0" w:noHBand="0" w:noVBand="1"/>
      </w:tblPr>
      <w:tblGrid>
        <w:gridCol w:w="4957"/>
        <w:gridCol w:w="4929"/>
      </w:tblGrid>
      <w:tr w:rsidR="00863BE3" w14:paraId="32891C52" w14:textId="77777777" w:rsidTr="001B3079">
        <w:trPr>
          <w:trHeight w:val="543"/>
        </w:trPr>
        <w:tc>
          <w:tcPr>
            <w:tcW w:w="9886" w:type="dxa"/>
            <w:gridSpan w:val="2"/>
            <w:shd w:val="clear" w:color="auto" w:fill="D9E2F3"/>
            <w:vAlign w:val="center"/>
          </w:tcPr>
          <w:p w14:paraId="0DBE95B2" w14:textId="27217AED" w:rsidR="00871ECE" w:rsidRPr="004D466C" w:rsidRDefault="0030536D" w:rsidP="004D466C">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E1. </w:t>
            </w:r>
            <w:r w:rsidR="00FF6DFB" w:rsidRPr="004D466C">
              <w:rPr>
                <w:rFonts w:ascii="Times New Roman" w:hAnsi="Times New Roman" w:cs="Times New Roman"/>
                <w:b/>
                <w:bCs/>
                <w:sz w:val="24"/>
                <w:szCs w:val="24"/>
                <w:lang w:val="en-US"/>
              </w:rPr>
              <w:t>IDENTIFICATION</w:t>
            </w:r>
          </w:p>
        </w:tc>
      </w:tr>
      <w:tr w:rsidR="00947BB2" w14:paraId="799227BE" w14:textId="77777777" w:rsidTr="001B3079">
        <w:trPr>
          <w:trHeight w:val="354"/>
        </w:trPr>
        <w:tc>
          <w:tcPr>
            <w:tcW w:w="4957" w:type="dxa"/>
            <w:vAlign w:val="center"/>
          </w:tcPr>
          <w:p w14:paraId="79A8DABB" w14:textId="591B32A9" w:rsidR="00947BB2" w:rsidRPr="0030536D" w:rsidRDefault="00947BB2" w:rsidP="00242F1B">
            <w:pPr>
              <w:pStyle w:val="ListParagraph"/>
              <w:numPr>
                <w:ilvl w:val="0"/>
                <w:numId w:val="15"/>
              </w:numPr>
              <w:spacing w:before="15" w:after="15"/>
              <w:rPr>
                <w:rFonts w:ascii="Times New Roman" w:hAnsi="Times New Roman" w:cs="Times New Roman"/>
                <w:sz w:val="22"/>
                <w:szCs w:val="22"/>
                <w:lang w:val="en-US"/>
              </w:rPr>
            </w:pPr>
            <w:r w:rsidRPr="0030536D">
              <w:rPr>
                <w:rFonts w:ascii="Times New Roman" w:hAnsi="Times New Roman" w:cs="Times New Roman"/>
                <w:sz w:val="22"/>
                <w:szCs w:val="22"/>
                <w:lang w:val="en-US"/>
              </w:rPr>
              <w:t>Enrollment ID: ________________</w:t>
            </w:r>
          </w:p>
        </w:tc>
        <w:tc>
          <w:tcPr>
            <w:tcW w:w="4929" w:type="dxa"/>
            <w:vAlign w:val="center"/>
          </w:tcPr>
          <w:p w14:paraId="5DDC300B" w14:textId="064D125A" w:rsidR="00947BB2" w:rsidRPr="0030536D" w:rsidRDefault="00947BB2" w:rsidP="00242F1B">
            <w:pPr>
              <w:pStyle w:val="ListParagraph"/>
              <w:numPr>
                <w:ilvl w:val="0"/>
                <w:numId w:val="15"/>
              </w:numPr>
              <w:spacing w:before="15" w:after="15"/>
              <w:rPr>
                <w:rFonts w:ascii="Times New Roman" w:hAnsi="Times New Roman" w:cs="Times New Roman"/>
                <w:sz w:val="22"/>
                <w:szCs w:val="22"/>
                <w:lang w:val="en-US"/>
              </w:rPr>
            </w:pPr>
            <w:r w:rsidRPr="0030536D">
              <w:rPr>
                <w:rFonts w:ascii="Times New Roman" w:hAnsi="Times New Roman" w:cs="Times New Roman"/>
                <w:sz w:val="22"/>
                <w:szCs w:val="22"/>
                <w:lang w:val="en-US"/>
              </w:rPr>
              <w:t xml:space="preserve">Baby </w:t>
            </w:r>
            <w:r w:rsidR="00B83443" w:rsidRPr="0030536D">
              <w:rPr>
                <w:rFonts w:ascii="Times New Roman" w:hAnsi="Times New Roman" w:cs="Times New Roman"/>
                <w:sz w:val="22"/>
                <w:szCs w:val="22"/>
                <w:lang w:val="en-US"/>
              </w:rPr>
              <w:t>of</w:t>
            </w:r>
            <w:r w:rsidRPr="0030536D">
              <w:rPr>
                <w:rFonts w:ascii="Times New Roman" w:hAnsi="Times New Roman" w:cs="Times New Roman"/>
                <w:sz w:val="22"/>
                <w:szCs w:val="22"/>
                <w:lang w:val="en-US"/>
              </w:rPr>
              <w:t xml:space="preserve">: ________________ </w:t>
            </w:r>
            <w:r w:rsidR="00B83443" w:rsidRPr="0030536D">
              <w:rPr>
                <w:rFonts w:ascii="Times New Roman" w:hAnsi="Times New Roman" w:cs="Times New Roman"/>
                <w:sz w:val="22"/>
                <w:szCs w:val="22"/>
                <w:lang w:val="en-US"/>
              </w:rPr>
              <w:t xml:space="preserve"> </w:t>
            </w:r>
            <w:r w:rsidR="00B83443" w:rsidRPr="0030536D">
              <w:rPr>
                <w:rFonts w:ascii="Arial Narrow" w:hAnsi="Arial Narrow" w:cs="Times New Roman"/>
                <w:i/>
                <w:iCs/>
                <w:lang w:val="en-US"/>
              </w:rPr>
              <w:t>(auto filled in web form)</w:t>
            </w:r>
          </w:p>
        </w:tc>
      </w:tr>
      <w:tr w:rsidR="00947BB2" w14:paraId="2AA9F8B1" w14:textId="77777777" w:rsidTr="001B3079">
        <w:trPr>
          <w:trHeight w:val="543"/>
        </w:trPr>
        <w:tc>
          <w:tcPr>
            <w:tcW w:w="9886" w:type="dxa"/>
            <w:gridSpan w:val="2"/>
            <w:shd w:val="clear" w:color="auto" w:fill="D9E2F3"/>
            <w:vAlign w:val="center"/>
          </w:tcPr>
          <w:p w14:paraId="01BC3EE2" w14:textId="37C527F8" w:rsidR="00947BB2" w:rsidRPr="004D466C" w:rsidRDefault="0030536D" w:rsidP="00947BB2">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E2. </w:t>
            </w:r>
            <w:r w:rsidR="00947BB2" w:rsidRPr="004D466C">
              <w:rPr>
                <w:rFonts w:ascii="Times New Roman" w:hAnsi="Times New Roman" w:cs="Times New Roman"/>
                <w:b/>
                <w:bCs/>
                <w:sz w:val="24"/>
                <w:szCs w:val="24"/>
                <w:lang w:val="en-US"/>
              </w:rPr>
              <w:t>NICU ADMISSION DETAILS</w:t>
            </w:r>
          </w:p>
        </w:tc>
      </w:tr>
      <w:tr w:rsidR="00947BB2" w14:paraId="4F0D09B9" w14:textId="77777777" w:rsidTr="001B3079">
        <w:trPr>
          <w:trHeight w:val="354"/>
        </w:trPr>
        <w:tc>
          <w:tcPr>
            <w:tcW w:w="4957" w:type="dxa"/>
            <w:vAlign w:val="center"/>
          </w:tcPr>
          <w:p w14:paraId="7F4E419B" w14:textId="7557F205" w:rsidR="00947BB2" w:rsidRPr="0030536D" w:rsidRDefault="006A072C" w:rsidP="00242F1B">
            <w:pPr>
              <w:pStyle w:val="ListParagraph"/>
              <w:numPr>
                <w:ilvl w:val="0"/>
                <w:numId w:val="15"/>
              </w:num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Date &amp; Time:               </w:t>
            </w:r>
            <w:r w:rsidR="00947BB2" w:rsidRPr="0030536D">
              <w:rPr>
                <w:rFonts w:ascii="Times New Roman" w:hAnsi="Times New Roman" w:cs="Times New Roman"/>
                <w:sz w:val="22"/>
                <w:szCs w:val="22"/>
                <w:lang w:val="en-US"/>
              </w:rPr>
              <w:t>___/___/____ ; __:__</w:t>
            </w:r>
            <w:r>
              <w:rPr>
                <w:rFonts w:ascii="Times New Roman" w:hAnsi="Times New Roman" w:cs="Times New Roman"/>
                <w:sz w:val="22"/>
                <w:szCs w:val="22"/>
                <w:lang w:val="en-US"/>
              </w:rPr>
              <w:t xml:space="preserve"> </w:t>
            </w:r>
            <w:ins w:id="68" w:author="Mannat Guliani" w:date="2026-06-12T11:26:00Z">
              <w:r>
                <w:rPr>
                  <w:rFonts w:ascii="Times New Roman" w:hAnsi="Times New Roman" w:cs="Times New Roman"/>
                  <w:sz w:val="20"/>
                  <w:szCs w:val="20"/>
                  <w:lang w:val="en-US"/>
                </w:rPr>
                <w:t>AM/PM</w:t>
              </w:r>
            </w:ins>
          </w:p>
          <w:p w14:paraId="7837D616" w14:textId="77777777" w:rsidR="00947BB2" w:rsidRPr="004D466C" w:rsidRDefault="00947BB2" w:rsidP="00947BB2">
            <w:pPr>
              <w:spacing w:before="15" w:after="15"/>
              <w:rPr>
                <w:rFonts w:ascii="Times New Roman" w:hAnsi="Times New Roman" w:cs="Times New Roman"/>
                <w:sz w:val="22"/>
                <w:szCs w:val="22"/>
                <w:lang w:val="en-US"/>
              </w:rPr>
            </w:pPr>
            <w:r w:rsidRPr="00A5539C">
              <w:rPr>
                <w:rFonts w:ascii="Times New Roman" w:hAnsi="Times New Roman" w:cs="Times New Roman"/>
                <w:sz w:val="18"/>
                <w:szCs w:val="18"/>
                <w:lang w:val="en-US"/>
              </w:rPr>
              <w:t>(DD/MM/YY; HH: MM)</w:t>
            </w:r>
          </w:p>
        </w:tc>
        <w:tc>
          <w:tcPr>
            <w:tcW w:w="4929" w:type="dxa"/>
            <w:vAlign w:val="center"/>
          </w:tcPr>
          <w:p w14:paraId="1E4B9DE2" w14:textId="02D871D6" w:rsidR="00947BB2" w:rsidRPr="0030536D" w:rsidRDefault="00947BB2" w:rsidP="00242F1B">
            <w:pPr>
              <w:pStyle w:val="ListParagraph"/>
              <w:numPr>
                <w:ilvl w:val="0"/>
                <w:numId w:val="15"/>
              </w:numPr>
              <w:spacing w:before="15" w:after="15"/>
              <w:rPr>
                <w:rFonts w:ascii="Times New Roman" w:hAnsi="Times New Roman" w:cs="Times New Roman"/>
                <w:sz w:val="22"/>
                <w:szCs w:val="22"/>
                <w:lang w:val="en-US"/>
              </w:rPr>
            </w:pPr>
            <w:r w:rsidRPr="0030536D">
              <w:rPr>
                <w:rFonts w:ascii="Times New Roman" w:hAnsi="Times New Roman" w:cs="Times New Roman"/>
                <w:sz w:val="22"/>
                <w:szCs w:val="22"/>
                <w:lang w:val="en-US"/>
              </w:rPr>
              <w:t>Age at admission: ____ hours</w:t>
            </w:r>
            <w:r w:rsidR="00032071" w:rsidRPr="0030536D">
              <w:rPr>
                <w:rFonts w:ascii="Times New Roman" w:hAnsi="Times New Roman" w:cs="Times New Roman"/>
                <w:sz w:val="22"/>
                <w:szCs w:val="22"/>
                <w:lang w:val="en-US"/>
              </w:rPr>
              <w:t xml:space="preserve"> </w:t>
            </w:r>
            <w:r w:rsidRPr="0030536D">
              <w:rPr>
                <w:rFonts w:ascii="Arial Narrow" w:hAnsi="Arial Narrow" w:cs="Times New Roman"/>
                <w:lang w:val="en-US"/>
              </w:rPr>
              <w:t>(</w:t>
            </w:r>
            <w:r w:rsidRPr="0030536D">
              <w:rPr>
                <w:rFonts w:ascii="Arial Narrow" w:hAnsi="Arial Narrow" w:cs="Times New Roman"/>
                <w:i/>
                <w:iCs/>
                <w:lang w:val="en-US"/>
              </w:rPr>
              <w:t>auto calculated in web form</w:t>
            </w:r>
            <w:r w:rsidRPr="0030536D">
              <w:rPr>
                <w:rFonts w:ascii="Arial Narrow" w:hAnsi="Arial Narrow" w:cs="Times New Roman"/>
                <w:lang w:val="en-US"/>
              </w:rPr>
              <w:t>)</w:t>
            </w:r>
          </w:p>
        </w:tc>
      </w:tr>
      <w:tr w:rsidR="00947BB2" w14:paraId="6656D7D7" w14:textId="77777777" w:rsidTr="001B3079">
        <w:trPr>
          <w:trHeight w:val="543"/>
        </w:trPr>
        <w:tc>
          <w:tcPr>
            <w:tcW w:w="9886" w:type="dxa"/>
            <w:gridSpan w:val="2"/>
            <w:shd w:val="clear" w:color="auto" w:fill="D9E2F3"/>
            <w:vAlign w:val="center"/>
          </w:tcPr>
          <w:p w14:paraId="27D76387" w14:textId="568E699F" w:rsidR="00947BB2" w:rsidRPr="004D466C" w:rsidRDefault="00947BB2" w:rsidP="00947BB2">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 </w:t>
            </w:r>
            <w:r w:rsidR="0030536D">
              <w:rPr>
                <w:rFonts w:ascii="Times New Roman" w:hAnsi="Times New Roman" w:cs="Times New Roman"/>
                <w:b/>
                <w:bCs/>
                <w:sz w:val="24"/>
                <w:szCs w:val="24"/>
                <w:lang w:val="en-US"/>
              </w:rPr>
              <w:t xml:space="preserve">E3. </w:t>
            </w:r>
            <w:r>
              <w:rPr>
                <w:rFonts w:ascii="Times New Roman" w:hAnsi="Times New Roman" w:cs="Times New Roman"/>
                <w:b/>
                <w:bCs/>
                <w:sz w:val="24"/>
                <w:szCs w:val="24"/>
                <w:lang w:val="en-US"/>
              </w:rPr>
              <w:t>NICU TRANSPORT DETAILS</w:t>
            </w:r>
          </w:p>
        </w:tc>
      </w:tr>
      <w:tr w:rsidR="00947BB2" w14:paraId="0DD47100" w14:textId="77777777" w:rsidTr="0063560D">
        <w:trPr>
          <w:trHeight w:val="565"/>
        </w:trPr>
        <w:tc>
          <w:tcPr>
            <w:tcW w:w="4957" w:type="dxa"/>
            <w:vAlign w:val="center"/>
          </w:tcPr>
          <w:p w14:paraId="02D93D34" w14:textId="0761DF8D" w:rsidR="00053D57" w:rsidRPr="0030536D" w:rsidRDefault="00053D57" w:rsidP="00242F1B">
            <w:pPr>
              <w:pStyle w:val="ListParagraph"/>
              <w:numPr>
                <w:ilvl w:val="0"/>
                <w:numId w:val="15"/>
              </w:numPr>
              <w:spacing w:before="15" w:after="15"/>
              <w:rPr>
                <w:rFonts w:ascii="Times New Roman" w:hAnsi="Times New Roman" w:cs="Times New Roman"/>
                <w:sz w:val="22"/>
                <w:szCs w:val="22"/>
                <w:lang w:val="en-US"/>
              </w:rPr>
            </w:pPr>
            <w:r w:rsidRPr="0030536D">
              <w:rPr>
                <w:rFonts w:ascii="Times New Roman" w:hAnsi="Times New Roman" w:cs="Times New Roman"/>
                <w:sz w:val="22"/>
                <w:szCs w:val="22"/>
                <w:lang w:val="en-US"/>
              </w:rPr>
              <w:t>Temperature in DR: _______</w:t>
            </w:r>
            <w:r w:rsidR="000804AD" w:rsidRPr="0030536D">
              <w:rPr>
                <w:rFonts w:ascii="Times New Roman" w:hAnsi="Times New Roman" w:cs="Times New Roman"/>
                <w:sz w:val="22"/>
                <w:szCs w:val="22"/>
                <w:lang w:val="en-US"/>
              </w:rPr>
              <w:t>°C</w:t>
            </w:r>
            <w:r w:rsidRPr="0030536D">
              <w:rPr>
                <w:rFonts w:ascii="Times New Roman" w:hAnsi="Times New Roman" w:cs="Times New Roman"/>
                <w:sz w:val="22"/>
                <w:szCs w:val="22"/>
                <w:lang w:val="en-US"/>
              </w:rPr>
              <w:t xml:space="preserve"> </w:t>
            </w:r>
            <w:r w:rsidRPr="0030536D">
              <w:rPr>
                <w:rFonts w:ascii="Times New Roman" w:hAnsi="Times New Roman" w:cs="Times New Roman"/>
                <w:sz w:val="20"/>
                <w:szCs w:val="20"/>
                <w:lang w:val="en-US"/>
              </w:rPr>
              <w:t>(prior to transport)</w:t>
            </w:r>
          </w:p>
          <w:p w14:paraId="0787187A" w14:textId="45E0597E" w:rsidR="00947BB2" w:rsidRPr="0030536D" w:rsidRDefault="00947BB2" w:rsidP="00242F1B">
            <w:pPr>
              <w:pStyle w:val="ListParagraph"/>
              <w:numPr>
                <w:ilvl w:val="0"/>
                <w:numId w:val="15"/>
              </w:numPr>
              <w:spacing w:before="15" w:after="15"/>
              <w:rPr>
                <w:rFonts w:ascii="Times New Roman" w:hAnsi="Times New Roman" w:cs="Times New Roman"/>
                <w:sz w:val="22"/>
                <w:szCs w:val="22"/>
                <w:lang w:val="en-US"/>
              </w:rPr>
            </w:pPr>
            <w:r w:rsidRPr="0030536D">
              <w:rPr>
                <w:rFonts w:ascii="Times New Roman" w:hAnsi="Times New Roman" w:cs="Times New Roman"/>
                <w:sz w:val="22"/>
                <w:szCs w:val="22"/>
                <w:lang w:val="en-US"/>
              </w:rPr>
              <w:t>Temperature at admission</w:t>
            </w:r>
            <w:r w:rsidR="00053D57" w:rsidRPr="0030536D">
              <w:rPr>
                <w:rFonts w:ascii="Times New Roman" w:hAnsi="Times New Roman" w:cs="Times New Roman"/>
                <w:sz w:val="22"/>
                <w:szCs w:val="22"/>
                <w:lang w:val="en-US"/>
              </w:rPr>
              <w:t xml:space="preserve"> into NICU</w:t>
            </w:r>
            <w:r w:rsidRPr="0030536D">
              <w:rPr>
                <w:rFonts w:ascii="Times New Roman" w:hAnsi="Times New Roman" w:cs="Times New Roman"/>
                <w:sz w:val="22"/>
                <w:szCs w:val="22"/>
                <w:lang w:val="en-US"/>
              </w:rPr>
              <w:t>:</w:t>
            </w:r>
          </w:p>
          <w:p w14:paraId="64C2B584" w14:textId="1738F3BB" w:rsidR="00947BB2" w:rsidRPr="004D466C" w:rsidRDefault="00975325" w:rsidP="00947BB2">
            <w:p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6a. </w:t>
            </w:r>
            <w:r w:rsidR="00947BB2" w:rsidRPr="004D466C">
              <w:rPr>
                <w:rFonts w:ascii="Times New Roman" w:hAnsi="Times New Roman" w:cs="Times New Roman"/>
                <w:sz w:val="22"/>
                <w:szCs w:val="22"/>
                <w:lang w:val="en-US"/>
              </w:rPr>
              <w:t xml:space="preserve">Skin: ____°C; </w:t>
            </w:r>
            <w:r>
              <w:rPr>
                <w:rFonts w:ascii="Times New Roman" w:hAnsi="Times New Roman" w:cs="Times New Roman"/>
                <w:sz w:val="22"/>
                <w:szCs w:val="22"/>
                <w:lang w:val="en-US"/>
              </w:rPr>
              <w:t xml:space="preserve">6b. </w:t>
            </w:r>
            <w:r w:rsidR="00947BB2" w:rsidRPr="004D466C">
              <w:rPr>
                <w:rFonts w:ascii="Times New Roman" w:hAnsi="Times New Roman" w:cs="Times New Roman"/>
                <w:sz w:val="22"/>
                <w:szCs w:val="22"/>
                <w:lang w:val="en-US"/>
              </w:rPr>
              <w:t>Axillary: ____°C</w:t>
            </w:r>
          </w:p>
        </w:tc>
        <w:tc>
          <w:tcPr>
            <w:tcW w:w="4929" w:type="dxa"/>
            <w:vAlign w:val="center"/>
          </w:tcPr>
          <w:p w14:paraId="1CBA87CF" w14:textId="77777777" w:rsidR="00947BB2" w:rsidRPr="00975325" w:rsidRDefault="00947BB2" w:rsidP="00242F1B">
            <w:pPr>
              <w:pStyle w:val="ListParagraph"/>
              <w:numPr>
                <w:ilvl w:val="0"/>
                <w:numId w:val="15"/>
              </w:numPr>
              <w:spacing w:before="15" w:after="15"/>
              <w:rPr>
                <w:rFonts w:ascii="Times New Roman" w:hAnsi="Times New Roman" w:cs="Times New Roman"/>
                <w:sz w:val="22"/>
                <w:szCs w:val="22"/>
                <w:lang w:val="en-US"/>
              </w:rPr>
            </w:pPr>
            <w:r w:rsidRPr="00975325">
              <w:rPr>
                <w:rFonts w:ascii="Times New Roman" w:hAnsi="Times New Roman" w:cs="Times New Roman"/>
                <w:sz w:val="22"/>
                <w:szCs w:val="22"/>
                <w:lang w:val="en-US"/>
              </w:rPr>
              <w:t xml:space="preserve">Transport incubator used: </w:t>
            </w:r>
            <w:r w:rsidRPr="00975325">
              <w:rPr>
                <w:rFonts w:ascii="Segoe UI Symbol" w:hAnsi="Segoe UI Symbol" w:cs="Segoe UI Symbol"/>
                <w:sz w:val="22"/>
                <w:szCs w:val="22"/>
                <w:lang w:val="en-US"/>
              </w:rPr>
              <w:t>☐</w:t>
            </w:r>
            <w:r w:rsidRPr="00975325">
              <w:rPr>
                <w:rFonts w:ascii="Times New Roman" w:hAnsi="Times New Roman" w:cs="Times New Roman"/>
                <w:sz w:val="22"/>
                <w:szCs w:val="22"/>
                <w:lang w:val="en-US"/>
              </w:rPr>
              <w:t xml:space="preserve"> Yes </w:t>
            </w:r>
            <w:r w:rsidRPr="00975325">
              <w:rPr>
                <w:rFonts w:ascii="Segoe UI Symbol" w:hAnsi="Segoe UI Symbol" w:cs="Segoe UI Symbol"/>
                <w:sz w:val="22"/>
                <w:szCs w:val="22"/>
                <w:lang w:val="en-US"/>
              </w:rPr>
              <w:t>☐</w:t>
            </w:r>
            <w:r w:rsidRPr="00975325">
              <w:rPr>
                <w:rFonts w:ascii="Times New Roman" w:hAnsi="Times New Roman" w:cs="Times New Roman"/>
                <w:sz w:val="22"/>
                <w:szCs w:val="22"/>
                <w:lang w:val="en-US"/>
              </w:rPr>
              <w:t xml:space="preserve"> No</w:t>
            </w:r>
          </w:p>
          <w:p w14:paraId="3AF8D788" w14:textId="0235F1B9" w:rsidR="00947BB2" w:rsidRPr="00975325" w:rsidRDefault="00947BB2" w:rsidP="00242F1B">
            <w:pPr>
              <w:pStyle w:val="ListParagraph"/>
              <w:numPr>
                <w:ilvl w:val="0"/>
                <w:numId w:val="15"/>
              </w:numPr>
              <w:spacing w:before="15" w:after="15"/>
              <w:rPr>
                <w:rFonts w:ascii="Times New Roman" w:hAnsi="Times New Roman" w:cs="Times New Roman"/>
                <w:sz w:val="22"/>
                <w:szCs w:val="22"/>
                <w:lang w:val="en-US"/>
              </w:rPr>
            </w:pPr>
            <w:r w:rsidRPr="00975325">
              <w:rPr>
                <w:rFonts w:ascii="Times New Roman" w:hAnsi="Times New Roman" w:cs="Times New Roman"/>
                <w:sz w:val="22"/>
                <w:szCs w:val="22"/>
                <w:lang w:val="en-US"/>
              </w:rPr>
              <w:t>If No, mode</w:t>
            </w:r>
            <w:r w:rsidR="00D336F8" w:rsidRPr="00975325">
              <w:rPr>
                <w:rFonts w:ascii="Times New Roman" w:hAnsi="Times New Roman" w:cs="Times New Roman"/>
                <w:sz w:val="22"/>
                <w:szCs w:val="22"/>
                <w:lang w:val="en-US"/>
              </w:rPr>
              <w:t xml:space="preserve"> of transport</w:t>
            </w:r>
            <w:r w:rsidRPr="00975325">
              <w:rPr>
                <w:rFonts w:ascii="Times New Roman" w:hAnsi="Times New Roman" w:cs="Times New Roman"/>
                <w:sz w:val="22"/>
                <w:szCs w:val="22"/>
                <w:lang w:val="en-US"/>
              </w:rPr>
              <w:t>: ________________</w:t>
            </w:r>
          </w:p>
        </w:tc>
      </w:tr>
      <w:tr w:rsidR="00947BB2" w14:paraId="530F1F6C" w14:textId="77777777" w:rsidTr="001B3079">
        <w:trPr>
          <w:trHeight w:val="803"/>
        </w:trPr>
        <w:tc>
          <w:tcPr>
            <w:tcW w:w="4957" w:type="dxa"/>
            <w:vAlign w:val="center"/>
          </w:tcPr>
          <w:p w14:paraId="519385BB" w14:textId="1BB4DEAA" w:rsidR="00947BB2" w:rsidRPr="00975325" w:rsidRDefault="00947BB2" w:rsidP="00242F1B">
            <w:pPr>
              <w:pStyle w:val="ListParagraph"/>
              <w:numPr>
                <w:ilvl w:val="0"/>
                <w:numId w:val="15"/>
              </w:numPr>
              <w:spacing w:before="15" w:after="15"/>
              <w:rPr>
                <w:rFonts w:ascii="Times New Roman" w:hAnsi="Times New Roman" w:cs="Times New Roman"/>
                <w:sz w:val="22"/>
                <w:szCs w:val="22"/>
                <w:lang w:val="en-US"/>
              </w:rPr>
            </w:pPr>
            <w:r w:rsidRPr="00975325">
              <w:rPr>
                <w:rFonts w:ascii="Times New Roman" w:hAnsi="Times New Roman" w:cs="Times New Roman"/>
                <w:sz w:val="22"/>
                <w:szCs w:val="22"/>
                <w:lang w:val="en-US"/>
              </w:rPr>
              <w:t xml:space="preserve">Additional heating: </w:t>
            </w:r>
            <w:r w:rsidRPr="00975325">
              <w:rPr>
                <w:rFonts w:ascii="Segoe UI Symbol" w:hAnsi="Segoe UI Symbol" w:cs="Segoe UI Symbol"/>
                <w:sz w:val="22"/>
                <w:szCs w:val="22"/>
                <w:lang w:val="en-US"/>
              </w:rPr>
              <w:t>☐</w:t>
            </w:r>
            <w:r w:rsidRPr="00975325">
              <w:rPr>
                <w:rFonts w:ascii="Times New Roman" w:hAnsi="Times New Roman" w:cs="Times New Roman"/>
                <w:sz w:val="22"/>
                <w:szCs w:val="22"/>
                <w:lang w:val="en-US"/>
              </w:rPr>
              <w:t xml:space="preserve"> Yes </w:t>
            </w:r>
            <w:r w:rsidRPr="00975325">
              <w:rPr>
                <w:rFonts w:ascii="Segoe UI Symbol" w:hAnsi="Segoe UI Symbol" w:cs="Segoe UI Symbol"/>
                <w:sz w:val="22"/>
                <w:szCs w:val="22"/>
                <w:lang w:val="en-US"/>
              </w:rPr>
              <w:t>☐</w:t>
            </w:r>
            <w:r w:rsidRPr="00975325">
              <w:rPr>
                <w:rFonts w:ascii="Times New Roman" w:hAnsi="Times New Roman" w:cs="Times New Roman"/>
                <w:sz w:val="22"/>
                <w:szCs w:val="22"/>
                <w:lang w:val="en-US"/>
              </w:rPr>
              <w:t xml:space="preserve"> No</w:t>
            </w:r>
          </w:p>
          <w:p w14:paraId="157EEAAF" w14:textId="609617AA" w:rsidR="00947BB2" w:rsidRPr="00975325" w:rsidRDefault="00947BB2" w:rsidP="00242F1B">
            <w:pPr>
              <w:pStyle w:val="ListParagraph"/>
              <w:numPr>
                <w:ilvl w:val="0"/>
                <w:numId w:val="15"/>
              </w:numPr>
              <w:spacing w:before="15" w:after="15"/>
              <w:rPr>
                <w:rFonts w:ascii="Times New Roman" w:hAnsi="Times New Roman" w:cs="Times New Roman"/>
                <w:sz w:val="22"/>
                <w:szCs w:val="22"/>
                <w:lang w:val="en-US"/>
              </w:rPr>
            </w:pPr>
            <w:r w:rsidRPr="00975325">
              <w:rPr>
                <w:rFonts w:ascii="Times New Roman" w:hAnsi="Times New Roman" w:cs="Times New Roman"/>
                <w:sz w:val="22"/>
                <w:szCs w:val="22"/>
                <w:lang w:val="en-US"/>
              </w:rPr>
              <w:t xml:space="preserve">Type: </w:t>
            </w:r>
            <w:r w:rsidRPr="00975325">
              <w:rPr>
                <w:rFonts w:ascii="Segoe UI Symbol" w:hAnsi="Segoe UI Symbol" w:cs="Segoe UI Symbol"/>
                <w:sz w:val="22"/>
                <w:szCs w:val="22"/>
                <w:lang w:val="en-US"/>
              </w:rPr>
              <w:t>☐</w:t>
            </w:r>
            <w:r w:rsidRPr="00975325">
              <w:rPr>
                <w:rFonts w:ascii="Times New Roman" w:hAnsi="Times New Roman" w:cs="Times New Roman"/>
                <w:sz w:val="22"/>
                <w:szCs w:val="22"/>
                <w:lang w:val="en-US"/>
              </w:rPr>
              <w:t xml:space="preserve"> Gel pack </w:t>
            </w:r>
            <w:r w:rsidRPr="00975325">
              <w:rPr>
                <w:rFonts w:ascii="Segoe UI Symbol" w:hAnsi="Segoe UI Symbol" w:cs="Segoe UI Symbol"/>
                <w:sz w:val="22"/>
                <w:szCs w:val="22"/>
                <w:lang w:val="en-US"/>
              </w:rPr>
              <w:t>☐</w:t>
            </w:r>
            <w:r w:rsidRPr="00975325">
              <w:rPr>
                <w:rFonts w:ascii="Times New Roman" w:hAnsi="Times New Roman" w:cs="Times New Roman"/>
                <w:sz w:val="22"/>
                <w:szCs w:val="22"/>
                <w:lang w:val="en-US"/>
              </w:rPr>
              <w:t xml:space="preserve"> PCM </w:t>
            </w:r>
            <w:r w:rsidRPr="00975325">
              <w:rPr>
                <w:rFonts w:ascii="Segoe UI Symbol" w:hAnsi="Segoe UI Symbol" w:cs="Segoe UI Symbol"/>
                <w:sz w:val="22"/>
                <w:szCs w:val="22"/>
                <w:lang w:val="en-US"/>
              </w:rPr>
              <w:t>☐</w:t>
            </w:r>
            <w:r w:rsidRPr="00975325">
              <w:rPr>
                <w:rFonts w:ascii="Times New Roman" w:hAnsi="Times New Roman" w:cs="Times New Roman"/>
                <w:sz w:val="22"/>
                <w:szCs w:val="22"/>
                <w:lang w:val="en-US"/>
              </w:rPr>
              <w:t xml:space="preserve"> Plastic wrap </w:t>
            </w:r>
            <w:r w:rsidRPr="00975325">
              <w:rPr>
                <w:rFonts w:ascii="Segoe UI Symbol" w:hAnsi="Segoe UI Symbol" w:cs="Segoe UI Symbol"/>
                <w:sz w:val="22"/>
                <w:szCs w:val="22"/>
                <w:lang w:val="en-US"/>
              </w:rPr>
              <w:t>☐</w:t>
            </w:r>
            <w:r w:rsidRPr="00975325">
              <w:rPr>
                <w:rFonts w:ascii="Times New Roman" w:hAnsi="Times New Roman" w:cs="Times New Roman"/>
                <w:sz w:val="22"/>
                <w:szCs w:val="22"/>
                <w:lang w:val="en-US"/>
              </w:rPr>
              <w:t xml:space="preserve"> Cap</w:t>
            </w:r>
          </w:p>
          <w:p w14:paraId="237E3BDD" w14:textId="40FDF0D9" w:rsidR="00947BB2" w:rsidRPr="004D466C" w:rsidRDefault="00947BB2" w:rsidP="00947BB2">
            <w:pPr>
              <w:spacing w:before="15" w:after="15"/>
              <w:rPr>
                <w:rFonts w:ascii="Times New Roman" w:hAnsi="Times New Roman" w:cs="Times New Roman"/>
                <w:sz w:val="22"/>
                <w:szCs w:val="22"/>
                <w:lang w:val="en-US"/>
              </w:rPr>
            </w:pPr>
            <w:r w:rsidRPr="004D466C">
              <w:rPr>
                <w:rFonts w:ascii="Segoe UI Symbol" w:hAnsi="Segoe UI Symbol" w:cs="Segoe UI Symbol"/>
                <w:sz w:val="22"/>
                <w:szCs w:val="22"/>
                <w:lang w:val="en-US"/>
              </w:rPr>
              <w:t>☐</w:t>
            </w:r>
            <w:r w:rsidRPr="004D466C">
              <w:rPr>
                <w:rFonts w:ascii="Times New Roman" w:hAnsi="Times New Roman" w:cs="Times New Roman"/>
                <w:sz w:val="22"/>
                <w:szCs w:val="22"/>
                <w:lang w:val="en-US"/>
              </w:rPr>
              <w:t xml:space="preserve"> Other: ____</w:t>
            </w:r>
            <w:r>
              <w:rPr>
                <w:rFonts w:ascii="Times New Roman" w:hAnsi="Times New Roman" w:cs="Times New Roman"/>
                <w:sz w:val="22"/>
                <w:szCs w:val="22"/>
                <w:lang w:val="en-US"/>
              </w:rPr>
              <w:t>____</w:t>
            </w:r>
          </w:p>
        </w:tc>
        <w:tc>
          <w:tcPr>
            <w:tcW w:w="4929" w:type="dxa"/>
            <w:vAlign w:val="center"/>
          </w:tcPr>
          <w:p w14:paraId="3CCB5A76" w14:textId="0CEC5D96" w:rsidR="00947BB2" w:rsidRPr="00975325" w:rsidRDefault="00947BB2" w:rsidP="00242F1B">
            <w:pPr>
              <w:pStyle w:val="ListParagraph"/>
              <w:numPr>
                <w:ilvl w:val="0"/>
                <w:numId w:val="15"/>
              </w:numPr>
              <w:spacing w:before="15" w:after="15"/>
              <w:rPr>
                <w:rFonts w:ascii="Times New Roman" w:hAnsi="Times New Roman" w:cs="Times New Roman"/>
                <w:sz w:val="22"/>
                <w:szCs w:val="22"/>
                <w:lang w:val="en-US"/>
              </w:rPr>
            </w:pPr>
            <w:r w:rsidRPr="00975325">
              <w:rPr>
                <w:rFonts w:ascii="Times New Roman" w:hAnsi="Times New Roman" w:cs="Times New Roman"/>
                <w:sz w:val="22"/>
                <w:szCs w:val="22"/>
                <w:lang w:val="en-US"/>
              </w:rPr>
              <w:t xml:space="preserve">Adverse events during transport: </w:t>
            </w:r>
            <w:r w:rsidRPr="00975325">
              <w:rPr>
                <w:rFonts w:ascii="Segoe UI Symbol" w:hAnsi="Segoe UI Symbol" w:cs="Segoe UI Symbol"/>
                <w:sz w:val="22"/>
                <w:szCs w:val="22"/>
                <w:lang w:val="en-US"/>
              </w:rPr>
              <w:t>☐</w:t>
            </w:r>
            <w:r w:rsidRPr="00975325">
              <w:rPr>
                <w:rFonts w:ascii="Times New Roman" w:hAnsi="Times New Roman" w:cs="Times New Roman"/>
                <w:sz w:val="22"/>
                <w:szCs w:val="22"/>
                <w:lang w:val="en-US"/>
              </w:rPr>
              <w:t xml:space="preserve"> Yes </w:t>
            </w:r>
            <w:r w:rsidRPr="00975325">
              <w:rPr>
                <w:rFonts w:ascii="Segoe UI Symbol" w:hAnsi="Segoe UI Symbol" w:cs="Segoe UI Symbol"/>
                <w:sz w:val="22"/>
                <w:szCs w:val="22"/>
                <w:lang w:val="en-US"/>
              </w:rPr>
              <w:t>☐</w:t>
            </w:r>
            <w:r w:rsidRPr="00975325">
              <w:rPr>
                <w:rFonts w:ascii="Times New Roman" w:hAnsi="Times New Roman" w:cs="Times New Roman"/>
                <w:sz w:val="22"/>
                <w:szCs w:val="22"/>
                <w:lang w:val="en-US"/>
              </w:rPr>
              <w:t xml:space="preserve"> No</w:t>
            </w:r>
          </w:p>
          <w:p w14:paraId="2F01656F" w14:textId="2F073CF6" w:rsidR="00947BB2" w:rsidRDefault="00D14EA9" w:rsidP="00242F1B">
            <w:pPr>
              <w:pStyle w:val="ListParagraph"/>
              <w:numPr>
                <w:ilvl w:val="0"/>
                <w:numId w:val="15"/>
              </w:numPr>
              <w:spacing w:before="15" w:after="15"/>
              <w:rPr>
                <w:rFonts w:ascii="Times New Roman" w:hAnsi="Times New Roman" w:cs="Times New Roman"/>
                <w:sz w:val="22"/>
                <w:szCs w:val="22"/>
                <w:lang w:val="en-US"/>
              </w:rPr>
            </w:pPr>
            <w:ins w:id="69" w:author="Mannat Guliani" w:date="2026-06-11T13:35:00Z">
              <w:r w:rsidRPr="00975325">
                <w:rPr>
                  <w:rFonts w:ascii="Times New Roman" w:hAnsi="Times New Roman" w:cs="Times New Roman"/>
                  <w:sz w:val="22"/>
                  <w:szCs w:val="22"/>
                  <w:lang w:val="en-US"/>
                </w:rPr>
                <w:t xml:space="preserve">If yes, </w:t>
              </w:r>
            </w:ins>
            <w:r w:rsidR="000C1045" w:rsidRPr="00975325">
              <w:rPr>
                <w:rFonts w:ascii="Times New Roman" w:hAnsi="Times New Roman" w:cs="Times New Roman"/>
                <w:sz w:val="22"/>
                <w:szCs w:val="22"/>
                <w:lang w:val="en-US"/>
              </w:rPr>
              <w:t>t</w:t>
            </w:r>
            <w:r w:rsidR="00947BB2" w:rsidRPr="00975325">
              <w:rPr>
                <w:rFonts w:ascii="Times New Roman" w:hAnsi="Times New Roman" w:cs="Times New Roman"/>
                <w:sz w:val="22"/>
                <w:szCs w:val="22"/>
                <w:lang w:val="en-US"/>
              </w:rPr>
              <w:t xml:space="preserve">ype: </w:t>
            </w:r>
            <w:r w:rsidR="00947BB2" w:rsidRPr="00975325">
              <w:rPr>
                <w:rFonts w:ascii="Segoe UI Symbol" w:hAnsi="Segoe UI Symbol" w:cs="Segoe UI Symbol"/>
                <w:sz w:val="22"/>
                <w:szCs w:val="22"/>
                <w:lang w:val="en-US"/>
              </w:rPr>
              <w:t>☐</w:t>
            </w:r>
            <w:r w:rsidR="00947BB2" w:rsidRPr="00975325">
              <w:rPr>
                <w:rFonts w:ascii="Times New Roman" w:hAnsi="Times New Roman" w:cs="Times New Roman"/>
                <w:sz w:val="22"/>
                <w:szCs w:val="22"/>
                <w:lang w:val="en-US"/>
              </w:rPr>
              <w:t xml:space="preserve"> Apnea </w:t>
            </w:r>
            <w:r w:rsidR="00947BB2" w:rsidRPr="00975325">
              <w:rPr>
                <w:rFonts w:ascii="Segoe UI Symbol" w:hAnsi="Segoe UI Symbol" w:cs="Segoe UI Symbol"/>
                <w:sz w:val="22"/>
                <w:szCs w:val="22"/>
                <w:lang w:val="en-US"/>
              </w:rPr>
              <w:t>☐</w:t>
            </w:r>
            <w:r w:rsidR="00947BB2" w:rsidRPr="00975325">
              <w:rPr>
                <w:rFonts w:ascii="Times New Roman" w:hAnsi="Times New Roman" w:cs="Times New Roman"/>
                <w:sz w:val="22"/>
                <w:szCs w:val="22"/>
                <w:lang w:val="en-US"/>
              </w:rPr>
              <w:t xml:space="preserve"> Bradycardia </w:t>
            </w:r>
            <w:r w:rsidR="00947BB2" w:rsidRPr="00975325">
              <w:rPr>
                <w:rFonts w:ascii="Segoe UI Symbol" w:hAnsi="Segoe UI Symbol" w:cs="Segoe UI Symbol"/>
                <w:sz w:val="22"/>
                <w:szCs w:val="22"/>
                <w:lang w:val="en-US"/>
              </w:rPr>
              <w:t>☐</w:t>
            </w:r>
            <w:r w:rsidR="00947BB2" w:rsidRPr="00975325">
              <w:rPr>
                <w:rFonts w:ascii="Times New Roman" w:hAnsi="Times New Roman" w:cs="Times New Roman"/>
                <w:sz w:val="22"/>
                <w:szCs w:val="22"/>
                <w:lang w:val="en-US"/>
              </w:rPr>
              <w:t xml:space="preserve"> Tube accident </w:t>
            </w:r>
            <w:r w:rsidR="00947BB2" w:rsidRPr="004D466C">
              <w:rPr>
                <w:rFonts w:ascii="Segoe UI Symbol" w:hAnsi="Segoe UI Symbol" w:cs="Segoe UI Symbol"/>
                <w:sz w:val="22"/>
                <w:szCs w:val="22"/>
                <w:lang w:val="en-US"/>
              </w:rPr>
              <w:t>☐</w:t>
            </w:r>
            <w:r w:rsidR="00947BB2" w:rsidRPr="004D466C">
              <w:rPr>
                <w:rFonts w:ascii="Times New Roman" w:hAnsi="Times New Roman" w:cs="Times New Roman"/>
                <w:sz w:val="22"/>
                <w:szCs w:val="22"/>
                <w:lang w:val="en-US"/>
              </w:rPr>
              <w:t xml:space="preserve"> Other</w:t>
            </w:r>
            <w:r w:rsidR="00947BB2">
              <w:rPr>
                <w:rFonts w:ascii="Times New Roman" w:hAnsi="Times New Roman" w:cs="Times New Roman"/>
                <w:sz w:val="22"/>
                <w:szCs w:val="22"/>
                <w:lang w:val="en-US"/>
              </w:rPr>
              <w:t xml:space="preserve"> __________</w:t>
            </w:r>
          </w:p>
          <w:p w14:paraId="605A3E27" w14:textId="1E7A8AE6" w:rsidR="00975325" w:rsidRPr="004D466C" w:rsidRDefault="00975325" w:rsidP="00242F1B">
            <w:pPr>
              <w:pStyle w:val="ListParagraph"/>
              <w:numPr>
                <w:ilvl w:val="0"/>
                <w:numId w:val="15"/>
              </w:numPr>
              <w:spacing w:before="15" w:after="15"/>
              <w:rPr>
                <w:rFonts w:ascii="Times New Roman" w:hAnsi="Times New Roman" w:cs="Times New Roman"/>
                <w:sz w:val="22"/>
                <w:szCs w:val="22"/>
                <w:lang w:val="en-US"/>
              </w:rPr>
            </w:pPr>
            <w:r w:rsidRPr="004D466C">
              <w:rPr>
                <w:rFonts w:ascii="Times New Roman" w:hAnsi="Times New Roman" w:cs="Times New Roman"/>
                <w:sz w:val="22"/>
                <w:szCs w:val="22"/>
                <w:lang w:val="en-US"/>
              </w:rPr>
              <w:t xml:space="preserve">If Tube accident: </w:t>
            </w:r>
            <w:r w:rsidRPr="004D466C">
              <w:rPr>
                <w:rFonts w:ascii="Segoe UI Symbol" w:hAnsi="Segoe UI Symbol" w:cs="Segoe UI Symbol"/>
                <w:sz w:val="22"/>
                <w:szCs w:val="22"/>
                <w:lang w:val="en-US"/>
              </w:rPr>
              <w:t>☐</w:t>
            </w:r>
            <w:r w:rsidRPr="004D466C">
              <w:rPr>
                <w:rFonts w:ascii="Times New Roman" w:hAnsi="Times New Roman" w:cs="Times New Roman"/>
                <w:sz w:val="22"/>
                <w:szCs w:val="22"/>
                <w:lang w:val="en-US"/>
              </w:rPr>
              <w:t xml:space="preserve"> Displacement </w:t>
            </w:r>
            <w:r w:rsidRPr="004D466C">
              <w:rPr>
                <w:rFonts w:ascii="Segoe UI Symbol" w:hAnsi="Segoe UI Symbol" w:cs="Segoe UI Symbol"/>
                <w:sz w:val="22"/>
                <w:szCs w:val="22"/>
                <w:lang w:val="en-US"/>
              </w:rPr>
              <w:t>☐</w:t>
            </w:r>
            <w:r w:rsidRPr="004D466C">
              <w:rPr>
                <w:rFonts w:ascii="Times New Roman" w:hAnsi="Times New Roman" w:cs="Times New Roman"/>
                <w:sz w:val="22"/>
                <w:szCs w:val="22"/>
                <w:lang w:val="en-US"/>
              </w:rPr>
              <w:t xml:space="preserve"> Blockage</w:t>
            </w:r>
          </w:p>
        </w:tc>
      </w:tr>
      <w:tr w:rsidR="00947BB2" w14:paraId="7C9FC3E0" w14:textId="77777777" w:rsidTr="001B3079">
        <w:trPr>
          <w:trHeight w:val="567"/>
        </w:trPr>
        <w:tc>
          <w:tcPr>
            <w:tcW w:w="9886" w:type="dxa"/>
            <w:gridSpan w:val="2"/>
            <w:shd w:val="clear" w:color="auto" w:fill="D9E2F3"/>
            <w:vAlign w:val="center"/>
          </w:tcPr>
          <w:p w14:paraId="71A3CDE7" w14:textId="29149BB5" w:rsidR="00947BB2" w:rsidRPr="004D466C" w:rsidRDefault="0030536D" w:rsidP="00947BB2">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E4. </w:t>
            </w:r>
            <w:r w:rsidR="00947BB2" w:rsidRPr="004D466C">
              <w:rPr>
                <w:rFonts w:ascii="Times New Roman" w:hAnsi="Times New Roman" w:cs="Times New Roman"/>
                <w:b/>
                <w:bCs/>
                <w:sz w:val="24"/>
                <w:szCs w:val="24"/>
                <w:lang w:val="en-US"/>
              </w:rPr>
              <w:t>RESPIRATORY SUPPORT</w:t>
            </w:r>
          </w:p>
        </w:tc>
      </w:tr>
      <w:tr w:rsidR="00947BB2" w14:paraId="2EBE3EB8" w14:textId="77777777" w:rsidTr="001B3079">
        <w:trPr>
          <w:trHeight w:val="1775"/>
        </w:trPr>
        <w:tc>
          <w:tcPr>
            <w:tcW w:w="4957" w:type="dxa"/>
            <w:vAlign w:val="center"/>
          </w:tcPr>
          <w:p w14:paraId="262EA460" w14:textId="77777777" w:rsidR="00947BB2" w:rsidRPr="00975325" w:rsidRDefault="00947BB2" w:rsidP="00242F1B">
            <w:pPr>
              <w:pStyle w:val="ListParagraph"/>
              <w:numPr>
                <w:ilvl w:val="0"/>
                <w:numId w:val="15"/>
              </w:numPr>
              <w:spacing w:before="20" w:after="20"/>
              <w:rPr>
                <w:rFonts w:ascii="Times New Roman" w:hAnsi="Times New Roman" w:cs="Times New Roman"/>
                <w:sz w:val="22"/>
                <w:szCs w:val="22"/>
                <w:lang w:val="en-US"/>
              </w:rPr>
            </w:pPr>
            <w:r w:rsidRPr="00975325">
              <w:rPr>
                <w:rFonts w:ascii="Times New Roman" w:hAnsi="Times New Roman" w:cs="Times New Roman"/>
                <w:b/>
                <w:bCs/>
                <w:sz w:val="22"/>
                <w:szCs w:val="22"/>
                <w:lang w:val="en-US"/>
              </w:rPr>
              <w:t>During Transport:</w:t>
            </w:r>
          </w:p>
          <w:p w14:paraId="6664BA9C" w14:textId="250DF3E7" w:rsidR="00947BB2" w:rsidRPr="004D466C" w:rsidRDefault="00975325" w:rsidP="00947BB2">
            <w:p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14a. </w:t>
            </w:r>
            <w:r w:rsidR="00947BB2" w:rsidRPr="004D466C">
              <w:rPr>
                <w:rFonts w:ascii="Times New Roman" w:hAnsi="Times New Roman" w:cs="Times New Roman"/>
                <w:sz w:val="22"/>
                <w:szCs w:val="22"/>
                <w:lang w:val="en-US"/>
              </w:rPr>
              <w:t xml:space="preserve">Mode: </w:t>
            </w:r>
            <w:r w:rsidR="00947BB2" w:rsidRPr="004D466C">
              <w:rPr>
                <w:rFonts w:ascii="Segoe UI Symbol" w:hAnsi="Segoe UI Symbol" w:cs="Segoe UI Symbol"/>
                <w:sz w:val="22"/>
                <w:szCs w:val="22"/>
                <w:lang w:val="en-US"/>
              </w:rPr>
              <w:t>☐</w:t>
            </w:r>
            <w:r w:rsidR="00947BB2" w:rsidRPr="004D466C">
              <w:rPr>
                <w:rFonts w:ascii="Times New Roman" w:hAnsi="Times New Roman" w:cs="Times New Roman"/>
                <w:sz w:val="22"/>
                <w:szCs w:val="22"/>
                <w:lang w:val="en-US"/>
              </w:rPr>
              <w:t xml:space="preserve"> Room air </w:t>
            </w:r>
            <w:r w:rsidR="00947BB2" w:rsidRPr="004D466C">
              <w:rPr>
                <w:rFonts w:ascii="Segoe UI Symbol" w:hAnsi="Segoe UI Symbol" w:cs="Segoe UI Symbol"/>
                <w:sz w:val="22"/>
                <w:szCs w:val="22"/>
                <w:lang w:val="en-US"/>
              </w:rPr>
              <w:t>☐</w:t>
            </w:r>
            <w:r w:rsidR="00947BB2" w:rsidRPr="004D466C">
              <w:rPr>
                <w:rFonts w:ascii="Times New Roman" w:hAnsi="Times New Roman" w:cs="Times New Roman"/>
                <w:sz w:val="22"/>
                <w:szCs w:val="22"/>
                <w:lang w:val="en-US"/>
              </w:rPr>
              <w:t xml:space="preserve"> CPAP</w:t>
            </w:r>
            <w:r w:rsidR="00947BB2">
              <w:rPr>
                <w:rFonts w:ascii="Times New Roman" w:hAnsi="Times New Roman" w:cs="Times New Roman"/>
                <w:sz w:val="22"/>
                <w:szCs w:val="22"/>
                <w:lang w:val="en-US"/>
              </w:rPr>
              <w:t xml:space="preserve"> </w:t>
            </w:r>
            <w:r w:rsidR="00947BB2" w:rsidRPr="004D466C">
              <w:rPr>
                <w:rFonts w:ascii="Segoe UI Symbol" w:hAnsi="Segoe UI Symbol" w:cs="Segoe UI Symbol"/>
                <w:sz w:val="22"/>
                <w:szCs w:val="22"/>
                <w:lang w:val="en-US"/>
              </w:rPr>
              <w:t>☐</w:t>
            </w:r>
            <w:r w:rsidR="00947BB2">
              <w:rPr>
                <w:rFonts w:ascii="Segoe UI Symbol" w:hAnsi="Segoe UI Symbol" w:cs="Segoe UI Symbol"/>
                <w:sz w:val="22"/>
                <w:szCs w:val="22"/>
                <w:lang w:val="en-US"/>
              </w:rPr>
              <w:t xml:space="preserve"> </w:t>
            </w:r>
            <w:r w:rsidR="00947BB2" w:rsidRPr="00D878D2">
              <w:rPr>
                <w:rFonts w:ascii="Times New Roman" w:hAnsi="Times New Roman" w:cs="Times New Roman"/>
                <w:sz w:val="22"/>
                <w:szCs w:val="22"/>
                <w:lang w:val="en-US"/>
              </w:rPr>
              <w:t>SIB</w:t>
            </w:r>
            <w:r w:rsidR="00947BB2" w:rsidRPr="004D466C">
              <w:rPr>
                <w:rFonts w:ascii="Times New Roman" w:hAnsi="Times New Roman" w:cs="Times New Roman"/>
                <w:sz w:val="22"/>
                <w:szCs w:val="22"/>
                <w:lang w:val="en-US"/>
              </w:rPr>
              <w:t xml:space="preserve"> </w:t>
            </w:r>
            <w:r w:rsidR="00947BB2" w:rsidRPr="004D466C">
              <w:rPr>
                <w:rFonts w:ascii="Segoe UI Symbol" w:hAnsi="Segoe UI Symbol" w:cs="Segoe UI Symbol"/>
                <w:sz w:val="22"/>
                <w:szCs w:val="22"/>
                <w:lang w:val="en-US"/>
              </w:rPr>
              <w:t>☐</w:t>
            </w:r>
            <w:r w:rsidR="00947BB2" w:rsidRPr="004D466C">
              <w:rPr>
                <w:rFonts w:ascii="Times New Roman" w:hAnsi="Times New Roman" w:cs="Times New Roman"/>
                <w:sz w:val="22"/>
                <w:szCs w:val="22"/>
                <w:lang w:val="en-US"/>
              </w:rPr>
              <w:t xml:space="preserve"> NIPPV </w:t>
            </w:r>
            <w:r w:rsidR="00947BB2" w:rsidRPr="004D466C">
              <w:rPr>
                <w:rFonts w:ascii="Segoe UI Symbol" w:hAnsi="Segoe UI Symbol" w:cs="Segoe UI Symbol"/>
                <w:sz w:val="22"/>
                <w:szCs w:val="22"/>
                <w:lang w:val="en-US"/>
              </w:rPr>
              <w:t>☐</w:t>
            </w:r>
            <w:r w:rsidR="00947BB2" w:rsidRPr="004D466C">
              <w:rPr>
                <w:rFonts w:ascii="Times New Roman" w:hAnsi="Times New Roman" w:cs="Times New Roman"/>
                <w:sz w:val="22"/>
                <w:szCs w:val="22"/>
                <w:lang w:val="en-US"/>
              </w:rPr>
              <w:t xml:space="preserve"> IMV</w:t>
            </w:r>
            <w:r>
              <w:rPr>
                <w:rFonts w:ascii="Times New Roman" w:hAnsi="Times New Roman" w:cs="Times New Roman"/>
                <w:sz w:val="22"/>
                <w:szCs w:val="22"/>
                <w:lang w:val="en-US"/>
              </w:rPr>
              <w:t xml:space="preserve"> </w:t>
            </w:r>
            <w:r w:rsidR="00947BB2" w:rsidRPr="004D466C">
              <w:rPr>
                <w:rFonts w:ascii="Segoe UI Symbol" w:hAnsi="Segoe UI Symbol" w:cs="Segoe UI Symbol"/>
                <w:sz w:val="22"/>
                <w:szCs w:val="22"/>
                <w:lang w:val="en-US"/>
              </w:rPr>
              <w:t>☐</w:t>
            </w:r>
            <w:r w:rsidR="00947BB2" w:rsidRPr="004D466C">
              <w:rPr>
                <w:rFonts w:ascii="Times New Roman" w:hAnsi="Times New Roman" w:cs="Times New Roman"/>
                <w:sz w:val="22"/>
                <w:szCs w:val="22"/>
                <w:lang w:val="en-US"/>
              </w:rPr>
              <w:t xml:space="preserve"> </w:t>
            </w:r>
            <w:r w:rsidR="00947BB2">
              <w:rPr>
                <w:rFonts w:ascii="Times New Roman" w:hAnsi="Times New Roman" w:cs="Times New Roman"/>
                <w:sz w:val="22"/>
                <w:szCs w:val="22"/>
                <w:lang w:val="en-US"/>
              </w:rPr>
              <w:t>S</w:t>
            </w:r>
            <w:r w:rsidR="00947BB2" w:rsidRPr="004D466C">
              <w:rPr>
                <w:rFonts w:ascii="Times New Roman" w:hAnsi="Times New Roman" w:cs="Times New Roman"/>
                <w:sz w:val="22"/>
                <w:szCs w:val="22"/>
                <w:lang w:val="en-US"/>
              </w:rPr>
              <w:t>IMV</w:t>
            </w:r>
            <w:r w:rsidR="00947BB2">
              <w:rPr>
                <w:rFonts w:ascii="Times New Roman" w:hAnsi="Times New Roman" w:cs="Times New Roman"/>
                <w:sz w:val="22"/>
                <w:szCs w:val="22"/>
                <w:lang w:val="en-US"/>
              </w:rPr>
              <w:t xml:space="preserve"> </w:t>
            </w:r>
            <w:r w:rsidR="00947BB2" w:rsidRPr="004D466C">
              <w:rPr>
                <w:rFonts w:ascii="Times New Roman" w:hAnsi="Times New Roman" w:cs="Times New Roman"/>
                <w:sz w:val="22"/>
                <w:szCs w:val="22"/>
                <w:lang w:val="en-US"/>
              </w:rPr>
              <w:t xml:space="preserve"> </w:t>
            </w:r>
            <w:r w:rsidR="00947BB2" w:rsidRPr="004D466C">
              <w:rPr>
                <w:rFonts w:ascii="Segoe UI Symbol" w:hAnsi="Segoe UI Symbol" w:cs="Segoe UI Symbol"/>
                <w:sz w:val="22"/>
                <w:szCs w:val="22"/>
                <w:lang w:val="en-US"/>
              </w:rPr>
              <w:t>☐</w:t>
            </w:r>
            <w:r w:rsidR="00947BB2" w:rsidRPr="004D466C">
              <w:rPr>
                <w:rFonts w:ascii="Times New Roman" w:hAnsi="Times New Roman" w:cs="Times New Roman"/>
                <w:sz w:val="22"/>
                <w:szCs w:val="22"/>
                <w:lang w:val="en-US"/>
              </w:rPr>
              <w:t xml:space="preserve"> HFO</w:t>
            </w:r>
            <w:r w:rsidR="00947BB2">
              <w:rPr>
                <w:rFonts w:ascii="Times New Roman" w:hAnsi="Times New Roman" w:cs="Times New Roman"/>
                <w:sz w:val="22"/>
                <w:szCs w:val="22"/>
                <w:lang w:val="en-US"/>
              </w:rPr>
              <w:t>V</w:t>
            </w:r>
            <w:r w:rsidR="00947BB2" w:rsidRPr="004D466C">
              <w:rPr>
                <w:rFonts w:ascii="Times New Roman" w:hAnsi="Times New Roman" w:cs="Times New Roman"/>
                <w:sz w:val="22"/>
                <w:szCs w:val="22"/>
                <w:lang w:val="en-US"/>
              </w:rPr>
              <w:t xml:space="preserve"> </w:t>
            </w:r>
            <w:r w:rsidR="00947BB2" w:rsidRPr="004D466C">
              <w:rPr>
                <w:rFonts w:ascii="Segoe UI Symbol" w:hAnsi="Segoe UI Symbol" w:cs="Segoe UI Symbol"/>
                <w:sz w:val="22"/>
                <w:szCs w:val="22"/>
                <w:lang w:val="en-US"/>
              </w:rPr>
              <w:t>☐</w:t>
            </w:r>
            <w:r w:rsidR="00947BB2" w:rsidRPr="004D466C">
              <w:rPr>
                <w:rFonts w:ascii="Times New Roman" w:hAnsi="Times New Roman" w:cs="Times New Roman"/>
                <w:sz w:val="22"/>
                <w:szCs w:val="22"/>
                <w:lang w:val="en-US"/>
              </w:rPr>
              <w:t xml:space="preserve"> Other: ____</w:t>
            </w:r>
          </w:p>
          <w:p w14:paraId="4157D44E" w14:textId="76CDF243" w:rsidR="00947BB2" w:rsidRPr="004D466C" w:rsidRDefault="00975325" w:rsidP="00947BB2">
            <w:p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14b. </w:t>
            </w:r>
            <w:r w:rsidR="00947BB2" w:rsidRPr="004D466C">
              <w:rPr>
                <w:rFonts w:ascii="Times New Roman" w:hAnsi="Times New Roman" w:cs="Times New Roman"/>
                <w:sz w:val="22"/>
                <w:szCs w:val="22"/>
                <w:lang w:val="en-US"/>
              </w:rPr>
              <w:t>CPAP: ____ cm H</w:t>
            </w:r>
            <w:r w:rsidR="00947BB2" w:rsidRPr="001B3079">
              <w:rPr>
                <w:rFonts w:ascii="Times New Roman" w:hAnsi="Times New Roman" w:cs="Times New Roman"/>
                <w:sz w:val="22"/>
                <w:szCs w:val="22"/>
                <w:vertAlign w:val="subscript"/>
                <w:lang w:val="en-US"/>
              </w:rPr>
              <w:t>2</w:t>
            </w:r>
            <w:r w:rsidR="00947BB2" w:rsidRPr="004D466C">
              <w:rPr>
                <w:rFonts w:ascii="Times New Roman" w:hAnsi="Times New Roman" w:cs="Times New Roman"/>
                <w:sz w:val="22"/>
                <w:szCs w:val="22"/>
                <w:lang w:val="en-US"/>
              </w:rPr>
              <w:t xml:space="preserve">O; </w:t>
            </w:r>
            <w:r>
              <w:rPr>
                <w:rFonts w:ascii="Times New Roman" w:hAnsi="Times New Roman" w:cs="Times New Roman"/>
                <w:sz w:val="22"/>
                <w:szCs w:val="22"/>
                <w:lang w:val="en-US"/>
              </w:rPr>
              <w:t xml:space="preserve">14c. </w:t>
            </w:r>
            <w:r w:rsidR="00947BB2" w:rsidRPr="004D466C">
              <w:rPr>
                <w:rFonts w:ascii="Times New Roman" w:hAnsi="Times New Roman" w:cs="Times New Roman"/>
                <w:sz w:val="22"/>
                <w:szCs w:val="22"/>
                <w:lang w:val="en-US"/>
              </w:rPr>
              <w:t>PIP: ____ cm</w:t>
            </w:r>
            <w:r w:rsidR="00947BB2">
              <w:rPr>
                <w:rFonts w:ascii="Times New Roman" w:hAnsi="Times New Roman" w:cs="Times New Roman"/>
                <w:sz w:val="22"/>
                <w:szCs w:val="22"/>
                <w:lang w:val="en-US"/>
              </w:rPr>
              <w:t xml:space="preserve"> </w:t>
            </w:r>
            <w:r w:rsidR="00947BB2" w:rsidRPr="004D466C">
              <w:rPr>
                <w:rFonts w:ascii="Times New Roman" w:hAnsi="Times New Roman" w:cs="Times New Roman"/>
                <w:sz w:val="22"/>
                <w:szCs w:val="22"/>
                <w:lang w:val="en-US"/>
              </w:rPr>
              <w:t>H</w:t>
            </w:r>
            <w:r w:rsidR="00947BB2" w:rsidRPr="001B3079">
              <w:rPr>
                <w:rFonts w:ascii="Times New Roman" w:hAnsi="Times New Roman" w:cs="Times New Roman"/>
                <w:sz w:val="22"/>
                <w:szCs w:val="22"/>
                <w:vertAlign w:val="subscript"/>
                <w:lang w:val="en-US"/>
              </w:rPr>
              <w:t>2</w:t>
            </w:r>
            <w:r w:rsidR="00947BB2" w:rsidRPr="004D466C">
              <w:rPr>
                <w:rFonts w:ascii="Times New Roman" w:hAnsi="Times New Roman" w:cs="Times New Roman"/>
                <w:sz w:val="22"/>
                <w:szCs w:val="22"/>
                <w:lang w:val="en-US"/>
              </w:rPr>
              <w:t xml:space="preserve">O </w:t>
            </w:r>
          </w:p>
          <w:p w14:paraId="617881CF" w14:textId="411265FC" w:rsidR="00947BB2" w:rsidRDefault="00975325" w:rsidP="00947BB2">
            <w:p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14d. </w:t>
            </w:r>
            <w:r w:rsidR="00947BB2" w:rsidRPr="004D466C">
              <w:rPr>
                <w:rFonts w:ascii="Times New Roman" w:hAnsi="Times New Roman" w:cs="Times New Roman"/>
                <w:sz w:val="22"/>
                <w:szCs w:val="22"/>
                <w:lang w:val="en-US"/>
              </w:rPr>
              <w:t>PEEP: ____ cm H</w:t>
            </w:r>
            <w:r w:rsidR="00947BB2" w:rsidRPr="001B3079">
              <w:rPr>
                <w:rFonts w:ascii="Times New Roman" w:hAnsi="Times New Roman" w:cs="Times New Roman"/>
                <w:sz w:val="22"/>
                <w:szCs w:val="22"/>
                <w:vertAlign w:val="subscript"/>
                <w:lang w:val="en-US"/>
              </w:rPr>
              <w:t>2</w:t>
            </w:r>
            <w:r w:rsidR="00947BB2" w:rsidRPr="004D466C">
              <w:rPr>
                <w:rFonts w:ascii="Times New Roman" w:hAnsi="Times New Roman" w:cs="Times New Roman"/>
                <w:sz w:val="22"/>
                <w:szCs w:val="22"/>
                <w:lang w:val="en-US"/>
              </w:rPr>
              <w:t xml:space="preserve">O; </w:t>
            </w:r>
            <w:r>
              <w:rPr>
                <w:rFonts w:ascii="Times New Roman" w:hAnsi="Times New Roman" w:cs="Times New Roman"/>
                <w:sz w:val="22"/>
                <w:szCs w:val="22"/>
                <w:lang w:val="en-US"/>
              </w:rPr>
              <w:t xml:space="preserve">14e. </w:t>
            </w:r>
            <w:r w:rsidR="00947BB2" w:rsidRPr="004D466C">
              <w:rPr>
                <w:rFonts w:ascii="Times New Roman" w:hAnsi="Times New Roman" w:cs="Times New Roman"/>
                <w:sz w:val="22"/>
                <w:szCs w:val="22"/>
                <w:lang w:val="en-US"/>
              </w:rPr>
              <w:t>MAP: ____ cm H</w:t>
            </w:r>
            <w:r w:rsidR="00947BB2" w:rsidRPr="001B3079">
              <w:rPr>
                <w:rFonts w:ascii="Times New Roman" w:hAnsi="Times New Roman" w:cs="Times New Roman"/>
                <w:sz w:val="22"/>
                <w:szCs w:val="22"/>
                <w:vertAlign w:val="subscript"/>
                <w:lang w:val="en-US"/>
              </w:rPr>
              <w:t>2</w:t>
            </w:r>
            <w:r w:rsidR="00947BB2" w:rsidRPr="004D466C">
              <w:rPr>
                <w:rFonts w:ascii="Times New Roman" w:hAnsi="Times New Roman" w:cs="Times New Roman"/>
                <w:sz w:val="22"/>
                <w:szCs w:val="22"/>
                <w:lang w:val="en-US"/>
              </w:rPr>
              <w:t>O</w:t>
            </w:r>
          </w:p>
          <w:p w14:paraId="6718DB5B" w14:textId="0F4F5F8D" w:rsidR="00947BB2" w:rsidRPr="004D466C" w:rsidRDefault="00975325" w:rsidP="00947BB2">
            <w:p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14f. </w:t>
            </w:r>
            <w:r w:rsidR="00947BB2" w:rsidRPr="004D466C">
              <w:rPr>
                <w:rFonts w:ascii="Times New Roman" w:hAnsi="Times New Roman" w:cs="Times New Roman"/>
                <w:sz w:val="22"/>
                <w:szCs w:val="22"/>
                <w:lang w:val="en-US"/>
              </w:rPr>
              <w:t>FiO</w:t>
            </w:r>
            <w:r w:rsidR="00947BB2" w:rsidRPr="001B3079">
              <w:rPr>
                <w:rFonts w:ascii="Times New Roman" w:hAnsi="Times New Roman" w:cs="Times New Roman"/>
                <w:sz w:val="22"/>
                <w:szCs w:val="22"/>
                <w:vertAlign w:val="subscript"/>
                <w:lang w:val="en-US"/>
              </w:rPr>
              <w:t>2</w:t>
            </w:r>
            <w:r w:rsidR="00947BB2" w:rsidRPr="004D466C">
              <w:rPr>
                <w:rFonts w:ascii="Times New Roman" w:hAnsi="Times New Roman" w:cs="Times New Roman"/>
                <w:sz w:val="22"/>
                <w:szCs w:val="22"/>
                <w:lang w:val="en-US"/>
              </w:rPr>
              <w:t>: ____%</w:t>
            </w:r>
          </w:p>
        </w:tc>
        <w:tc>
          <w:tcPr>
            <w:tcW w:w="4929" w:type="dxa"/>
            <w:vAlign w:val="center"/>
          </w:tcPr>
          <w:p w14:paraId="3FA4273F" w14:textId="77777777" w:rsidR="00947BB2" w:rsidRPr="00975325" w:rsidRDefault="00947BB2" w:rsidP="00242F1B">
            <w:pPr>
              <w:pStyle w:val="ListParagraph"/>
              <w:numPr>
                <w:ilvl w:val="0"/>
                <w:numId w:val="15"/>
              </w:numPr>
              <w:spacing w:before="20" w:after="20"/>
              <w:rPr>
                <w:rFonts w:ascii="Times New Roman" w:hAnsi="Times New Roman" w:cs="Times New Roman"/>
                <w:sz w:val="22"/>
                <w:szCs w:val="22"/>
                <w:lang w:val="en-US"/>
              </w:rPr>
            </w:pPr>
            <w:r w:rsidRPr="00975325">
              <w:rPr>
                <w:rFonts w:ascii="Times New Roman" w:hAnsi="Times New Roman" w:cs="Times New Roman"/>
                <w:b/>
                <w:bCs/>
                <w:sz w:val="22"/>
                <w:szCs w:val="22"/>
                <w:lang w:val="en-US"/>
              </w:rPr>
              <w:t>In NICU (after stabilization):</w:t>
            </w:r>
          </w:p>
          <w:p w14:paraId="51598031" w14:textId="23609BDC" w:rsidR="00947BB2" w:rsidRDefault="00975325" w:rsidP="00947BB2">
            <w:p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15a. </w:t>
            </w:r>
            <w:r w:rsidR="00947BB2" w:rsidRPr="004D466C">
              <w:rPr>
                <w:rFonts w:ascii="Times New Roman" w:hAnsi="Times New Roman" w:cs="Times New Roman"/>
                <w:sz w:val="22"/>
                <w:szCs w:val="22"/>
                <w:lang w:val="en-US"/>
              </w:rPr>
              <w:t xml:space="preserve">Mode: </w:t>
            </w:r>
            <w:r w:rsidR="00947BB2" w:rsidRPr="004D466C">
              <w:rPr>
                <w:rFonts w:ascii="Segoe UI Symbol" w:hAnsi="Segoe UI Symbol" w:cs="Segoe UI Symbol"/>
                <w:sz w:val="22"/>
                <w:szCs w:val="22"/>
                <w:lang w:val="en-US"/>
              </w:rPr>
              <w:t>☐</w:t>
            </w:r>
            <w:r w:rsidR="00947BB2" w:rsidRPr="004D466C">
              <w:rPr>
                <w:rFonts w:ascii="Times New Roman" w:hAnsi="Times New Roman" w:cs="Times New Roman"/>
                <w:sz w:val="22"/>
                <w:szCs w:val="22"/>
                <w:lang w:val="en-US"/>
              </w:rPr>
              <w:t xml:space="preserve"> Room air </w:t>
            </w:r>
            <w:r w:rsidR="00947BB2" w:rsidRPr="004D466C">
              <w:rPr>
                <w:rFonts w:ascii="Segoe UI Symbol" w:hAnsi="Segoe UI Symbol" w:cs="Segoe UI Symbol"/>
                <w:sz w:val="22"/>
                <w:szCs w:val="22"/>
                <w:lang w:val="en-US"/>
              </w:rPr>
              <w:t>☐</w:t>
            </w:r>
            <w:r w:rsidR="00947BB2" w:rsidRPr="004D466C">
              <w:rPr>
                <w:rFonts w:ascii="Times New Roman" w:hAnsi="Times New Roman" w:cs="Times New Roman"/>
                <w:sz w:val="22"/>
                <w:szCs w:val="22"/>
                <w:lang w:val="en-US"/>
              </w:rPr>
              <w:t xml:space="preserve"> CPAP </w:t>
            </w:r>
            <w:r w:rsidR="00947BB2" w:rsidRPr="004D466C">
              <w:rPr>
                <w:rFonts w:ascii="Segoe UI Symbol" w:hAnsi="Segoe UI Symbol" w:cs="Segoe UI Symbol"/>
                <w:sz w:val="22"/>
                <w:szCs w:val="22"/>
                <w:lang w:val="en-US"/>
              </w:rPr>
              <w:t>☐</w:t>
            </w:r>
            <w:r w:rsidR="00947BB2" w:rsidRPr="004D466C">
              <w:rPr>
                <w:rFonts w:ascii="Times New Roman" w:hAnsi="Times New Roman" w:cs="Times New Roman"/>
                <w:sz w:val="22"/>
                <w:szCs w:val="22"/>
                <w:lang w:val="en-US"/>
              </w:rPr>
              <w:t xml:space="preserve"> NIPPV </w:t>
            </w:r>
            <w:r w:rsidR="00947BB2" w:rsidRPr="004D466C">
              <w:rPr>
                <w:rFonts w:ascii="Segoe UI Symbol" w:hAnsi="Segoe UI Symbol" w:cs="Segoe UI Symbol"/>
                <w:sz w:val="22"/>
                <w:szCs w:val="22"/>
                <w:lang w:val="en-US"/>
              </w:rPr>
              <w:t>☐</w:t>
            </w:r>
            <w:r w:rsidR="00947BB2" w:rsidRPr="004D466C">
              <w:rPr>
                <w:rFonts w:ascii="Times New Roman" w:hAnsi="Times New Roman" w:cs="Times New Roman"/>
                <w:sz w:val="22"/>
                <w:szCs w:val="22"/>
                <w:lang w:val="en-US"/>
              </w:rPr>
              <w:t xml:space="preserve"> IMV</w:t>
            </w:r>
          </w:p>
          <w:p w14:paraId="17827906" w14:textId="50C75855" w:rsidR="00947BB2" w:rsidRPr="004D466C" w:rsidRDefault="00947BB2" w:rsidP="00947BB2">
            <w:pPr>
              <w:spacing w:before="15" w:after="15"/>
              <w:rPr>
                <w:rFonts w:ascii="Times New Roman" w:hAnsi="Times New Roman" w:cs="Times New Roman"/>
                <w:sz w:val="22"/>
                <w:szCs w:val="22"/>
                <w:lang w:val="en-US"/>
              </w:rPr>
            </w:pPr>
            <w:r w:rsidRPr="004D466C">
              <w:rPr>
                <w:rFonts w:ascii="Segoe UI Symbol" w:hAnsi="Segoe UI Symbol" w:cs="Segoe UI Symbol"/>
                <w:sz w:val="22"/>
                <w:szCs w:val="22"/>
                <w:lang w:val="en-US"/>
              </w:rPr>
              <w:t>☐</w:t>
            </w:r>
            <w:r w:rsidRPr="004D466C">
              <w:rPr>
                <w:rFonts w:ascii="Times New Roman" w:hAnsi="Times New Roman" w:cs="Times New Roman"/>
                <w:sz w:val="22"/>
                <w:szCs w:val="22"/>
                <w:lang w:val="en-US"/>
              </w:rPr>
              <w:t xml:space="preserve"> </w:t>
            </w:r>
            <w:r>
              <w:rPr>
                <w:rFonts w:ascii="Times New Roman" w:hAnsi="Times New Roman" w:cs="Times New Roman"/>
                <w:sz w:val="22"/>
                <w:szCs w:val="22"/>
                <w:lang w:val="en-US"/>
              </w:rPr>
              <w:t>S</w:t>
            </w:r>
            <w:r w:rsidRPr="004D466C">
              <w:rPr>
                <w:rFonts w:ascii="Times New Roman" w:hAnsi="Times New Roman" w:cs="Times New Roman"/>
                <w:sz w:val="22"/>
                <w:szCs w:val="22"/>
                <w:lang w:val="en-US"/>
              </w:rPr>
              <w:t>IMV</w:t>
            </w:r>
            <w:r>
              <w:rPr>
                <w:rFonts w:ascii="Times New Roman" w:hAnsi="Times New Roman" w:cs="Times New Roman"/>
                <w:sz w:val="22"/>
                <w:szCs w:val="22"/>
                <w:lang w:val="en-US"/>
              </w:rPr>
              <w:t xml:space="preserve"> </w:t>
            </w:r>
            <w:r w:rsidRPr="004D466C">
              <w:rPr>
                <w:rFonts w:ascii="Times New Roman" w:hAnsi="Times New Roman" w:cs="Times New Roman"/>
                <w:sz w:val="22"/>
                <w:szCs w:val="22"/>
                <w:lang w:val="en-US"/>
              </w:rPr>
              <w:t xml:space="preserve"> </w:t>
            </w:r>
            <w:r w:rsidRPr="004D466C">
              <w:rPr>
                <w:rFonts w:ascii="Segoe UI Symbol" w:hAnsi="Segoe UI Symbol" w:cs="Segoe UI Symbol"/>
                <w:sz w:val="22"/>
                <w:szCs w:val="22"/>
                <w:lang w:val="en-US"/>
              </w:rPr>
              <w:t>☐</w:t>
            </w:r>
            <w:r w:rsidRPr="004D466C">
              <w:rPr>
                <w:rFonts w:ascii="Times New Roman" w:hAnsi="Times New Roman" w:cs="Times New Roman"/>
                <w:sz w:val="22"/>
                <w:szCs w:val="22"/>
                <w:lang w:val="en-US"/>
              </w:rPr>
              <w:t xml:space="preserve"> HFO</w:t>
            </w:r>
            <w:r>
              <w:rPr>
                <w:rFonts w:ascii="Times New Roman" w:hAnsi="Times New Roman" w:cs="Times New Roman"/>
                <w:sz w:val="22"/>
                <w:szCs w:val="22"/>
                <w:lang w:val="en-US"/>
              </w:rPr>
              <w:t>V</w:t>
            </w:r>
            <w:r w:rsidRPr="004D466C">
              <w:rPr>
                <w:rFonts w:ascii="Times New Roman" w:hAnsi="Times New Roman" w:cs="Times New Roman"/>
                <w:sz w:val="22"/>
                <w:szCs w:val="22"/>
                <w:lang w:val="en-US"/>
              </w:rPr>
              <w:t xml:space="preserve"> </w:t>
            </w:r>
            <w:r w:rsidRPr="004D466C">
              <w:rPr>
                <w:rFonts w:ascii="Segoe UI Symbol" w:hAnsi="Segoe UI Symbol" w:cs="Segoe UI Symbol"/>
                <w:sz w:val="22"/>
                <w:szCs w:val="22"/>
                <w:lang w:val="en-US"/>
              </w:rPr>
              <w:t>☐</w:t>
            </w:r>
            <w:r w:rsidRPr="004D466C">
              <w:rPr>
                <w:rFonts w:ascii="Times New Roman" w:hAnsi="Times New Roman" w:cs="Times New Roman"/>
                <w:sz w:val="22"/>
                <w:szCs w:val="22"/>
                <w:lang w:val="en-US"/>
              </w:rPr>
              <w:t xml:space="preserve"> Other: ____</w:t>
            </w:r>
          </w:p>
          <w:p w14:paraId="0369AC8E" w14:textId="2AE34398" w:rsidR="00947BB2" w:rsidRPr="004D466C" w:rsidRDefault="00975325" w:rsidP="00947BB2">
            <w:p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15b. </w:t>
            </w:r>
            <w:r w:rsidR="00947BB2" w:rsidRPr="004D466C">
              <w:rPr>
                <w:rFonts w:ascii="Times New Roman" w:hAnsi="Times New Roman" w:cs="Times New Roman"/>
                <w:sz w:val="22"/>
                <w:szCs w:val="22"/>
                <w:lang w:val="en-US"/>
              </w:rPr>
              <w:t>CPAP: ____ cm H</w:t>
            </w:r>
            <w:r w:rsidR="00947BB2" w:rsidRPr="001B3079">
              <w:rPr>
                <w:rFonts w:ascii="Times New Roman" w:hAnsi="Times New Roman" w:cs="Times New Roman"/>
                <w:sz w:val="22"/>
                <w:szCs w:val="22"/>
                <w:vertAlign w:val="subscript"/>
                <w:lang w:val="en-US"/>
              </w:rPr>
              <w:t>2</w:t>
            </w:r>
            <w:r w:rsidR="00947BB2" w:rsidRPr="004D466C">
              <w:rPr>
                <w:rFonts w:ascii="Times New Roman" w:hAnsi="Times New Roman" w:cs="Times New Roman"/>
                <w:sz w:val="22"/>
                <w:szCs w:val="22"/>
                <w:lang w:val="en-US"/>
              </w:rPr>
              <w:t xml:space="preserve">O; </w:t>
            </w:r>
            <w:r>
              <w:rPr>
                <w:rFonts w:ascii="Times New Roman" w:hAnsi="Times New Roman" w:cs="Times New Roman"/>
                <w:sz w:val="22"/>
                <w:szCs w:val="22"/>
                <w:lang w:val="en-US"/>
              </w:rPr>
              <w:t xml:space="preserve">15c. </w:t>
            </w:r>
            <w:r w:rsidR="00947BB2" w:rsidRPr="004D466C">
              <w:rPr>
                <w:rFonts w:ascii="Times New Roman" w:hAnsi="Times New Roman" w:cs="Times New Roman"/>
                <w:sz w:val="22"/>
                <w:szCs w:val="22"/>
                <w:lang w:val="en-US"/>
              </w:rPr>
              <w:t xml:space="preserve">PIP: ____ cm </w:t>
            </w:r>
            <w:r w:rsidR="00947BB2">
              <w:rPr>
                <w:rFonts w:ascii="Times New Roman" w:hAnsi="Times New Roman" w:cs="Times New Roman"/>
                <w:sz w:val="22"/>
                <w:szCs w:val="22"/>
                <w:lang w:val="en-US"/>
              </w:rPr>
              <w:t>H</w:t>
            </w:r>
            <w:r w:rsidR="00947BB2" w:rsidRPr="001B3079">
              <w:rPr>
                <w:rFonts w:ascii="Times New Roman" w:hAnsi="Times New Roman" w:cs="Times New Roman"/>
                <w:sz w:val="22"/>
                <w:szCs w:val="22"/>
                <w:vertAlign w:val="subscript"/>
                <w:lang w:val="en-US"/>
              </w:rPr>
              <w:t>2</w:t>
            </w:r>
            <w:r w:rsidR="00947BB2" w:rsidRPr="004D466C">
              <w:rPr>
                <w:rFonts w:ascii="Times New Roman" w:hAnsi="Times New Roman" w:cs="Times New Roman"/>
                <w:sz w:val="22"/>
                <w:szCs w:val="22"/>
                <w:lang w:val="en-US"/>
              </w:rPr>
              <w:t>O</w:t>
            </w:r>
          </w:p>
          <w:p w14:paraId="080D811B" w14:textId="567F02DF" w:rsidR="00947BB2" w:rsidRPr="004D466C" w:rsidRDefault="00975325" w:rsidP="00947BB2">
            <w:p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15d. </w:t>
            </w:r>
            <w:r w:rsidR="00947BB2" w:rsidRPr="004D466C">
              <w:rPr>
                <w:rFonts w:ascii="Times New Roman" w:hAnsi="Times New Roman" w:cs="Times New Roman"/>
                <w:sz w:val="22"/>
                <w:szCs w:val="22"/>
                <w:lang w:val="en-US"/>
              </w:rPr>
              <w:t>PEEP: ____ cm H</w:t>
            </w:r>
            <w:r w:rsidR="00947BB2" w:rsidRPr="001B3079">
              <w:rPr>
                <w:rFonts w:ascii="Times New Roman" w:hAnsi="Times New Roman" w:cs="Times New Roman"/>
                <w:sz w:val="22"/>
                <w:szCs w:val="22"/>
                <w:vertAlign w:val="subscript"/>
                <w:lang w:val="en-US"/>
              </w:rPr>
              <w:t>2</w:t>
            </w:r>
            <w:r w:rsidR="00947BB2" w:rsidRPr="004D466C">
              <w:rPr>
                <w:rFonts w:ascii="Times New Roman" w:hAnsi="Times New Roman" w:cs="Times New Roman"/>
                <w:sz w:val="22"/>
                <w:szCs w:val="22"/>
                <w:lang w:val="en-US"/>
              </w:rPr>
              <w:t xml:space="preserve">O; </w:t>
            </w:r>
            <w:r>
              <w:rPr>
                <w:rFonts w:ascii="Times New Roman" w:hAnsi="Times New Roman" w:cs="Times New Roman"/>
                <w:sz w:val="22"/>
                <w:szCs w:val="22"/>
                <w:lang w:val="en-US"/>
              </w:rPr>
              <w:t xml:space="preserve">15e. </w:t>
            </w:r>
            <w:r w:rsidR="00947BB2" w:rsidRPr="004D466C">
              <w:rPr>
                <w:rFonts w:ascii="Times New Roman" w:hAnsi="Times New Roman" w:cs="Times New Roman"/>
                <w:sz w:val="22"/>
                <w:szCs w:val="22"/>
                <w:lang w:val="en-US"/>
              </w:rPr>
              <w:t xml:space="preserve">MAP: ____ cm </w:t>
            </w:r>
            <w:r w:rsidR="00947BB2">
              <w:rPr>
                <w:rFonts w:ascii="Times New Roman" w:hAnsi="Times New Roman" w:cs="Times New Roman"/>
                <w:sz w:val="22"/>
                <w:szCs w:val="22"/>
                <w:lang w:val="en-US"/>
              </w:rPr>
              <w:t>H</w:t>
            </w:r>
            <w:r w:rsidR="00947BB2" w:rsidRPr="001B3079">
              <w:rPr>
                <w:rFonts w:ascii="Times New Roman" w:hAnsi="Times New Roman" w:cs="Times New Roman"/>
                <w:sz w:val="22"/>
                <w:szCs w:val="22"/>
                <w:vertAlign w:val="subscript"/>
                <w:lang w:val="en-US"/>
              </w:rPr>
              <w:t>2</w:t>
            </w:r>
            <w:r w:rsidR="00947BB2" w:rsidRPr="004D466C">
              <w:rPr>
                <w:rFonts w:ascii="Times New Roman" w:hAnsi="Times New Roman" w:cs="Times New Roman"/>
                <w:sz w:val="22"/>
                <w:szCs w:val="22"/>
                <w:lang w:val="en-US"/>
              </w:rPr>
              <w:t>O</w:t>
            </w:r>
          </w:p>
          <w:p w14:paraId="091EA129" w14:textId="59150933" w:rsidR="00947BB2" w:rsidRPr="004D466C" w:rsidRDefault="00975325" w:rsidP="00947BB2">
            <w:pPr>
              <w:spacing w:before="15" w:after="15"/>
              <w:rPr>
                <w:rFonts w:ascii="Times New Roman" w:hAnsi="Times New Roman" w:cs="Times New Roman"/>
                <w:sz w:val="22"/>
                <w:szCs w:val="22"/>
                <w:lang w:val="en-US"/>
              </w:rPr>
            </w:pPr>
            <w:r>
              <w:rPr>
                <w:rFonts w:ascii="Times New Roman" w:hAnsi="Times New Roman" w:cs="Times New Roman"/>
                <w:sz w:val="22"/>
                <w:szCs w:val="22"/>
                <w:lang w:val="en-US"/>
              </w:rPr>
              <w:t xml:space="preserve">15f. </w:t>
            </w:r>
            <w:r w:rsidR="00947BB2" w:rsidRPr="004D466C">
              <w:rPr>
                <w:rFonts w:ascii="Times New Roman" w:hAnsi="Times New Roman" w:cs="Times New Roman"/>
                <w:sz w:val="22"/>
                <w:szCs w:val="22"/>
                <w:lang w:val="en-US"/>
              </w:rPr>
              <w:t>FiO</w:t>
            </w:r>
            <w:r w:rsidR="00947BB2" w:rsidRPr="001B3079">
              <w:rPr>
                <w:rFonts w:ascii="Times New Roman" w:hAnsi="Times New Roman" w:cs="Times New Roman"/>
                <w:sz w:val="22"/>
                <w:szCs w:val="22"/>
                <w:vertAlign w:val="subscript"/>
                <w:lang w:val="en-US"/>
              </w:rPr>
              <w:t>2</w:t>
            </w:r>
            <w:r w:rsidR="00947BB2" w:rsidRPr="004D466C">
              <w:rPr>
                <w:rFonts w:ascii="Times New Roman" w:hAnsi="Times New Roman" w:cs="Times New Roman"/>
                <w:sz w:val="22"/>
                <w:szCs w:val="22"/>
                <w:lang w:val="en-US"/>
              </w:rPr>
              <w:t>: ____%</w:t>
            </w:r>
          </w:p>
        </w:tc>
      </w:tr>
    </w:tbl>
    <w:p w14:paraId="1F970A16" w14:textId="77777777" w:rsidR="00871ECE" w:rsidRPr="00A5539C" w:rsidRDefault="00871ECE">
      <w:pPr>
        <w:spacing w:before="200"/>
        <w:rPr>
          <w:rFonts w:ascii="Times New Roman" w:hAnsi="Times New Roman" w:cs="Times New Roman"/>
          <w:lang w:val="en-US"/>
        </w:rPr>
      </w:pPr>
    </w:p>
    <w:tbl>
      <w:tblPr>
        <w:tblW w:w="9900"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10" w:type="dxa"/>
        </w:tblCellMar>
        <w:tblLook w:val="04A0" w:firstRow="1" w:lastRow="0" w:firstColumn="1" w:lastColumn="0" w:noHBand="0" w:noVBand="1"/>
      </w:tblPr>
      <w:tblGrid>
        <w:gridCol w:w="3780"/>
        <w:gridCol w:w="3150"/>
        <w:gridCol w:w="2970"/>
      </w:tblGrid>
      <w:tr w:rsidR="00863BE3" w14:paraId="613C9E2B" w14:textId="77777777" w:rsidTr="00B169C4">
        <w:trPr>
          <w:trHeight w:val="466"/>
        </w:trPr>
        <w:tc>
          <w:tcPr>
            <w:tcW w:w="3780" w:type="dxa"/>
          </w:tcPr>
          <w:p w14:paraId="162B9E54" w14:textId="77777777" w:rsidR="00B169C4" w:rsidRPr="00B42550" w:rsidRDefault="00B169C4" w:rsidP="00C80488">
            <w:pPr>
              <w:spacing w:before="120" w:after="120"/>
              <w:rPr>
                <w:rFonts w:ascii="Times New Roman" w:hAnsi="Times New Roman" w:cs="Times New Roman"/>
                <w:sz w:val="22"/>
                <w:szCs w:val="22"/>
                <w:lang w:val="en-US"/>
              </w:rPr>
            </w:pPr>
            <w:r w:rsidRPr="00B42550">
              <w:rPr>
                <w:rFonts w:ascii="Times New Roman" w:hAnsi="Times New Roman" w:cs="Times New Roman"/>
                <w:sz w:val="22"/>
                <w:szCs w:val="22"/>
                <w:lang w:val="en-US"/>
              </w:rPr>
              <w:t>Completed by: ________________</w:t>
            </w:r>
          </w:p>
          <w:p w14:paraId="2265BBE8" w14:textId="77777777" w:rsidR="00B169C4" w:rsidRPr="00B42550" w:rsidRDefault="00B169C4" w:rsidP="00C80488">
            <w:pPr>
              <w:spacing w:before="15"/>
              <w:rPr>
                <w:rFonts w:ascii="Times New Roman" w:hAnsi="Times New Roman" w:cs="Times New Roman"/>
                <w:sz w:val="22"/>
                <w:szCs w:val="22"/>
                <w:lang w:val="en-US"/>
              </w:rPr>
            </w:pPr>
          </w:p>
        </w:tc>
        <w:tc>
          <w:tcPr>
            <w:tcW w:w="3150" w:type="dxa"/>
          </w:tcPr>
          <w:p w14:paraId="33E68062" w14:textId="77777777" w:rsidR="00B169C4" w:rsidRPr="00B42550" w:rsidRDefault="00B169C4" w:rsidP="00C80488">
            <w:pPr>
              <w:spacing w:before="120" w:after="120"/>
              <w:rPr>
                <w:rFonts w:ascii="Times New Roman" w:hAnsi="Times New Roman" w:cs="Times New Roman"/>
                <w:sz w:val="22"/>
                <w:szCs w:val="22"/>
                <w:lang w:val="en-US"/>
              </w:rPr>
            </w:pPr>
            <w:r w:rsidRPr="00B42550">
              <w:rPr>
                <w:rFonts w:ascii="Times New Roman" w:hAnsi="Times New Roman" w:cs="Times New Roman"/>
                <w:sz w:val="22"/>
                <w:szCs w:val="22"/>
                <w:lang w:val="en-US"/>
              </w:rPr>
              <w:t>Designation: ________________</w:t>
            </w:r>
          </w:p>
        </w:tc>
        <w:tc>
          <w:tcPr>
            <w:tcW w:w="2970" w:type="dxa"/>
          </w:tcPr>
          <w:p w14:paraId="2CD805EC" w14:textId="77777777" w:rsidR="00B169C4" w:rsidRPr="00B42550" w:rsidRDefault="00B169C4" w:rsidP="00C80488">
            <w:pPr>
              <w:spacing w:before="120" w:after="120"/>
              <w:rPr>
                <w:rFonts w:ascii="Times New Roman" w:hAnsi="Times New Roman" w:cs="Times New Roman"/>
                <w:sz w:val="22"/>
                <w:szCs w:val="22"/>
                <w:lang w:val="en-US"/>
              </w:rPr>
            </w:pPr>
            <w:r w:rsidRPr="00B42550">
              <w:rPr>
                <w:rFonts w:ascii="Times New Roman" w:hAnsi="Times New Roman" w:cs="Times New Roman"/>
                <w:sz w:val="22"/>
                <w:szCs w:val="22"/>
                <w:lang w:val="en-US"/>
              </w:rPr>
              <w:t>Date</w:t>
            </w:r>
            <w:r>
              <w:rPr>
                <w:rFonts w:ascii="Times New Roman" w:hAnsi="Times New Roman" w:cs="Times New Roman"/>
                <w:sz w:val="22"/>
                <w:szCs w:val="22"/>
                <w:lang w:val="en-US"/>
              </w:rPr>
              <w:t xml:space="preserve"> </w:t>
            </w:r>
            <w:r w:rsidRPr="00B169C4">
              <w:rPr>
                <w:rFonts w:ascii="Times New Roman" w:hAnsi="Times New Roman" w:cs="Times New Roman"/>
                <w:sz w:val="18"/>
                <w:szCs w:val="18"/>
                <w:lang w:val="en-US"/>
              </w:rPr>
              <w:t>(DD/MM/YY)</w:t>
            </w:r>
            <w:r w:rsidRPr="00B42550">
              <w:rPr>
                <w:rFonts w:ascii="Times New Roman" w:hAnsi="Times New Roman" w:cs="Times New Roman"/>
                <w:sz w:val="22"/>
                <w:szCs w:val="22"/>
                <w:lang w:val="en-US"/>
              </w:rPr>
              <w:t xml:space="preserve">: </w:t>
            </w: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__/___</w:t>
            </w:r>
          </w:p>
        </w:tc>
      </w:tr>
    </w:tbl>
    <w:p w14:paraId="0A23934B" w14:textId="77777777" w:rsidR="009012D2" w:rsidRDefault="009012D2">
      <w:pPr>
        <w:rPr>
          <w:rFonts w:ascii="Times New Roman" w:hAnsi="Times New Roman" w:cs="Times New Roman"/>
          <w:lang w:val="en-US"/>
        </w:rPr>
        <w:sectPr w:rsidR="009012D2" w:rsidSect="005A7DDD">
          <w:footerReference w:type="default" r:id="rId14"/>
          <w:footerReference w:type="first" r:id="rId15"/>
          <w:pgSz w:w="11906" w:h="16838"/>
          <w:pgMar w:top="720" w:right="1440" w:bottom="360" w:left="1440" w:header="432" w:footer="222" w:gutter="0"/>
          <w:cols w:space="720"/>
          <w:titlePg/>
          <w:docGrid w:linePitch="360"/>
        </w:sectPr>
      </w:pPr>
    </w:p>
    <w:p w14:paraId="3BB33243" w14:textId="77777777" w:rsidR="00BD1E3F" w:rsidRDefault="00BD1E3F" w:rsidP="00BD1E3F">
      <w:pPr>
        <w:pStyle w:val="Heading1"/>
        <w:rPr>
          <w:lang w:val="en-US"/>
        </w:rPr>
      </w:pPr>
      <w:bookmarkStart w:id="70" w:name="_Toc231310391"/>
      <w:r>
        <w:rPr>
          <w:lang w:val="en-US"/>
        </w:rPr>
        <w:lastRenderedPageBreak/>
        <w:t xml:space="preserve">Helper Form 1: </w:t>
      </w:r>
      <w:r w:rsidRPr="00397825">
        <w:rPr>
          <w:lang w:val="en-US"/>
        </w:rPr>
        <w:t>FiO</w:t>
      </w:r>
      <w:r w:rsidRPr="00B7705A">
        <w:rPr>
          <w:vertAlign w:val="subscript"/>
          <w:lang w:val="en-US"/>
        </w:rPr>
        <w:t>2</w:t>
      </w:r>
      <w:r w:rsidRPr="00397825">
        <w:rPr>
          <w:lang w:val="en-US"/>
        </w:rPr>
        <w:t xml:space="preserve"> Logging Sheet for AUC Calculation</w:t>
      </w:r>
      <w:bookmarkEnd w:id="70"/>
    </w:p>
    <w:p w14:paraId="649C099B" w14:textId="77777777" w:rsidR="00BD1E3F" w:rsidRDefault="00BD1E3F" w:rsidP="00BD1E3F">
      <w:pPr>
        <w:jc w:val="center"/>
        <w:rPr>
          <w:rFonts w:ascii="Times New Roman" w:hAnsi="Times New Roman" w:cs="Times New Roman"/>
          <w:sz w:val="22"/>
          <w:szCs w:val="22"/>
          <w:lang w:val="en-US"/>
        </w:rPr>
      </w:pPr>
      <w:r w:rsidRPr="00B76B5A">
        <w:rPr>
          <w:rFonts w:ascii="Times New Roman" w:hAnsi="Times New Roman" w:cs="Times New Roman"/>
          <w:sz w:val="22"/>
          <w:szCs w:val="22"/>
          <w:lang w:val="en-US"/>
        </w:rPr>
        <w:t>(First 7 Days - Critical Period)</w:t>
      </w:r>
    </w:p>
    <w:p w14:paraId="51297445" w14:textId="34A5D2D1" w:rsidR="00BD1E3F" w:rsidRDefault="00BD1E3F" w:rsidP="00BD1E3F">
      <w:pPr>
        <w:rPr>
          <w:rFonts w:ascii="Times New Roman" w:hAnsi="Times New Roman" w:cs="Times New Roman"/>
          <w:sz w:val="22"/>
          <w:szCs w:val="22"/>
          <w:lang w:val="en-US"/>
        </w:rPr>
      </w:pPr>
      <w:r w:rsidRPr="00397825">
        <w:rPr>
          <w:rFonts w:ascii="Times New Roman" w:hAnsi="Times New Roman" w:cs="Times New Roman"/>
          <w:sz w:val="22"/>
          <w:szCs w:val="22"/>
          <w:lang w:val="en-US"/>
        </w:rPr>
        <w:t>Record FiO</w:t>
      </w:r>
      <w:r w:rsidRPr="005449D6">
        <w:rPr>
          <w:rFonts w:ascii="Times New Roman" w:hAnsi="Times New Roman" w:cs="Times New Roman"/>
          <w:sz w:val="22"/>
          <w:szCs w:val="22"/>
          <w:vertAlign w:val="subscript"/>
          <w:lang w:val="en-US"/>
        </w:rPr>
        <w:t>2</w:t>
      </w:r>
      <w:r w:rsidRPr="00397825">
        <w:rPr>
          <w:rFonts w:ascii="Times New Roman" w:hAnsi="Times New Roman" w:cs="Times New Roman"/>
          <w:sz w:val="22"/>
          <w:szCs w:val="22"/>
          <w:lang w:val="en-US"/>
        </w:rPr>
        <w:t xml:space="preserve"> (%) </w:t>
      </w:r>
      <w:r w:rsidR="00DB7153">
        <w:rPr>
          <w:rFonts w:ascii="Times New Roman" w:hAnsi="Times New Roman" w:cs="Times New Roman"/>
          <w:sz w:val="22"/>
          <w:szCs w:val="22"/>
          <w:lang w:val="en-US"/>
        </w:rPr>
        <w:t>for</w:t>
      </w:r>
      <w:r w:rsidRPr="00397825">
        <w:rPr>
          <w:rFonts w:ascii="Times New Roman" w:hAnsi="Times New Roman" w:cs="Times New Roman"/>
          <w:sz w:val="22"/>
          <w:szCs w:val="22"/>
          <w:lang w:val="en-US"/>
        </w:rPr>
        <w:t xml:space="preserve"> each</w:t>
      </w:r>
      <w:r w:rsidR="00DB7153">
        <w:rPr>
          <w:rFonts w:ascii="Times New Roman" w:hAnsi="Times New Roman" w:cs="Times New Roman"/>
          <w:sz w:val="22"/>
          <w:szCs w:val="22"/>
          <w:lang w:val="en-US"/>
        </w:rPr>
        <w:t xml:space="preserve"> change in a 12</w:t>
      </w:r>
      <w:r w:rsidRPr="00397825">
        <w:rPr>
          <w:rFonts w:ascii="Times New Roman" w:hAnsi="Times New Roman" w:cs="Times New Roman"/>
          <w:sz w:val="22"/>
          <w:szCs w:val="22"/>
          <w:lang w:val="en-US"/>
        </w:rPr>
        <w:t>-hour interval. AUC = Σ</w:t>
      </w:r>
      <w:r>
        <w:rPr>
          <w:rFonts w:ascii="Times New Roman" w:hAnsi="Times New Roman" w:cs="Times New Roman"/>
          <w:sz w:val="22"/>
          <w:szCs w:val="22"/>
          <w:lang w:val="en-US"/>
        </w:rPr>
        <w:t xml:space="preserve"> </w:t>
      </w:r>
      <w:r w:rsidRPr="00397825">
        <w:rPr>
          <w:rFonts w:ascii="Times New Roman" w:hAnsi="Times New Roman" w:cs="Times New Roman"/>
          <w:sz w:val="22"/>
          <w:szCs w:val="22"/>
          <w:lang w:val="en-US"/>
        </w:rPr>
        <w:t>(FiO</w:t>
      </w:r>
      <w:r w:rsidRPr="005449D6">
        <w:rPr>
          <w:rFonts w:ascii="Times New Roman" w:hAnsi="Times New Roman" w:cs="Times New Roman"/>
          <w:sz w:val="22"/>
          <w:szCs w:val="22"/>
          <w:vertAlign w:val="subscript"/>
          <w:lang w:val="en-US"/>
        </w:rPr>
        <w:t>2</w:t>
      </w:r>
      <w:r w:rsidRPr="00397825">
        <w:rPr>
          <w:rFonts w:ascii="Times New Roman" w:hAnsi="Times New Roman" w:cs="Times New Roman"/>
          <w:sz w:val="22"/>
          <w:szCs w:val="22"/>
          <w:lang w:val="en-US"/>
        </w:rPr>
        <w:t xml:space="preserve"> × </w:t>
      </w:r>
      <w:r w:rsidR="00DB7153">
        <w:rPr>
          <w:rFonts w:ascii="Times New Roman" w:hAnsi="Times New Roman" w:cs="Times New Roman"/>
          <w:sz w:val="22"/>
          <w:szCs w:val="22"/>
          <w:lang w:val="en-US"/>
        </w:rPr>
        <w:t>X</w:t>
      </w:r>
      <w:r w:rsidRPr="00397825">
        <w:rPr>
          <w:rFonts w:ascii="Times New Roman" w:hAnsi="Times New Roman" w:cs="Times New Roman"/>
          <w:sz w:val="22"/>
          <w:szCs w:val="22"/>
          <w:lang w:val="en-US"/>
        </w:rPr>
        <w:t xml:space="preserve"> hours). Leave blank if on Room Air (21%)</w:t>
      </w:r>
      <w:r>
        <w:rPr>
          <w:rFonts w:ascii="Times New Roman" w:hAnsi="Times New Roman" w:cs="Times New Roman"/>
          <w:sz w:val="22"/>
          <w:szCs w:val="22"/>
          <w:lang w:val="en-US"/>
        </w:rPr>
        <w:t>.</w:t>
      </w:r>
    </w:p>
    <w:p w14:paraId="3E5E69A9" w14:textId="6AC595CA" w:rsidR="00BD1E3F" w:rsidRPr="00397825" w:rsidRDefault="00BD1E3F" w:rsidP="00BD1E3F">
      <w:pPr>
        <w:rPr>
          <w:rFonts w:ascii="Times New Roman" w:hAnsi="Times New Roman" w:cs="Times New Roman"/>
          <w:sz w:val="22"/>
          <w:szCs w:val="22"/>
          <w:lang w:val="en-US"/>
        </w:rPr>
      </w:pPr>
      <w:r>
        <w:rPr>
          <w:rFonts w:ascii="Times New Roman" w:hAnsi="Times New Roman" w:cs="Times New Roman"/>
          <w:sz w:val="22"/>
          <w:szCs w:val="22"/>
          <w:lang w:val="en-US"/>
        </w:rPr>
        <w:t xml:space="preserve">Example:  </w:t>
      </w:r>
      <w:r w:rsidR="0041112C">
        <w:rPr>
          <w:rFonts w:ascii="Times New Roman" w:hAnsi="Times New Roman" w:cs="Times New Roman"/>
          <w:sz w:val="22"/>
          <w:szCs w:val="22"/>
          <w:lang w:val="en-US"/>
        </w:rPr>
        <w:t>I</w:t>
      </w:r>
      <w:r>
        <w:rPr>
          <w:rFonts w:ascii="Times New Roman" w:hAnsi="Times New Roman" w:cs="Times New Roman"/>
          <w:sz w:val="22"/>
          <w:szCs w:val="22"/>
          <w:lang w:val="en-US"/>
        </w:rPr>
        <w:t xml:space="preserve">n </w:t>
      </w:r>
      <w:r w:rsidR="0041112C">
        <w:rPr>
          <w:rFonts w:ascii="Times New Roman" w:hAnsi="Times New Roman" w:cs="Times New Roman"/>
          <w:sz w:val="22"/>
          <w:szCs w:val="22"/>
          <w:lang w:val="en-US"/>
        </w:rPr>
        <w:t xml:space="preserve">a </w:t>
      </w:r>
      <w:r>
        <w:rPr>
          <w:rFonts w:ascii="Times New Roman" w:hAnsi="Times New Roman" w:cs="Times New Roman"/>
          <w:sz w:val="22"/>
          <w:szCs w:val="22"/>
          <w:lang w:val="en-US"/>
        </w:rPr>
        <w:t>6 hours window = 30% for 3 hours and 40% for 3 hours = 0.3 x 3 = 0.9 + 0.4 x 3 = 1.2 =</w:t>
      </w:r>
      <w:r w:rsidR="0041112C">
        <w:rPr>
          <w:rFonts w:ascii="Times New Roman" w:hAnsi="Times New Roman" w:cs="Times New Roman"/>
          <w:sz w:val="22"/>
          <w:szCs w:val="22"/>
          <w:lang w:val="en-US"/>
        </w:rPr>
        <w:t xml:space="preserve">&gt; 0.9 + 1.2 = </w:t>
      </w:r>
      <w:r>
        <w:rPr>
          <w:rFonts w:ascii="Times New Roman" w:hAnsi="Times New Roman" w:cs="Times New Roman"/>
          <w:sz w:val="22"/>
          <w:szCs w:val="22"/>
          <w:lang w:val="en-US"/>
        </w:rPr>
        <w:t>2.1</w:t>
      </w:r>
    </w:p>
    <w:p w14:paraId="47085621" w14:textId="77777777" w:rsidR="00BD1E3F" w:rsidRDefault="00BD1E3F" w:rsidP="00BD1E3F">
      <w:pPr>
        <w:rPr>
          <w:rFonts w:ascii="Times New Roman" w:hAnsi="Times New Roman" w:cs="Times New Roman"/>
          <w:lang w:val="en-US"/>
        </w:rPr>
      </w:pPr>
    </w:p>
    <w:p w14:paraId="25DD12BF" w14:textId="77777777" w:rsidR="00BD1E3F" w:rsidRDefault="00BD1E3F" w:rsidP="00BD1E3F">
      <w:pPr>
        <w:rPr>
          <w:rFonts w:ascii="Times New Roman" w:hAnsi="Times New Roman" w:cs="Times New Roman"/>
          <w:lang w:val="en-US"/>
        </w:rPr>
      </w:pPr>
    </w:p>
    <w:tbl>
      <w:tblPr>
        <w:tblStyle w:val="TableGrid"/>
        <w:tblW w:w="16290" w:type="dxa"/>
        <w:tblInd w:w="-905" w:type="dxa"/>
        <w:tblLook w:val="04A0" w:firstRow="1" w:lastRow="0" w:firstColumn="1" w:lastColumn="0" w:noHBand="0" w:noVBand="1"/>
      </w:tblPr>
      <w:tblGrid>
        <w:gridCol w:w="4658"/>
        <w:gridCol w:w="4757"/>
        <w:gridCol w:w="6875"/>
      </w:tblGrid>
      <w:tr w:rsidR="00BD1E3F" w:rsidRPr="00397825" w14:paraId="1201BDC4" w14:textId="77777777" w:rsidTr="0037380C">
        <w:trPr>
          <w:trHeight w:val="422"/>
        </w:trPr>
        <w:tc>
          <w:tcPr>
            <w:tcW w:w="4658" w:type="dxa"/>
            <w:noWrap/>
            <w:hideMark/>
          </w:tcPr>
          <w:p w14:paraId="2D24EC4D" w14:textId="77777777" w:rsidR="00BD1E3F" w:rsidRPr="00397825" w:rsidRDefault="00BD1E3F" w:rsidP="000F625F">
            <w:pPr>
              <w:rPr>
                <w:rFonts w:ascii="Times New Roman" w:hAnsi="Times New Roman" w:cs="Times New Roman"/>
                <w:b/>
                <w:bCs/>
                <w:sz w:val="22"/>
                <w:szCs w:val="22"/>
              </w:rPr>
            </w:pPr>
            <w:r w:rsidRPr="00397825">
              <w:rPr>
                <w:rFonts w:ascii="Times New Roman" w:hAnsi="Times New Roman" w:cs="Times New Roman"/>
                <w:b/>
                <w:bCs/>
                <w:sz w:val="22"/>
                <w:szCs w:val="22"/>
              </w:rPr>
              <w:t>Enrolment ID:</w:t>
            </w:r>
          </w:p>
        </w:tc>
        <w:tc>
          <w:tcPr>
            <w:tcW w:w="4757" w:type="dxa"/>
            <w:noWrap/>
            <w:hideMark/>
          </w:tcPr>
          <w:p w14:paraId="7C8A0150" w14:textId="77777777" w:rsidR="00BD1E3F" w:rsidRPr="00397825" w:rsidRDefault="00BD1E3F" w:rsidP="000F625F">
            <w:pPr>
              <w:rPr>
                <w:rFonts w:ascii="Times New Roman" w:hAnsi="Times New Roman" w:cs="Times New Roman"/>
                <w:b/>
                <w:bCs/>
                <w:sz w:val="22"/>
                <w:szCs w:val="22"/>
              </w:rPr>
            </w:pPr>
            <w:r w:rsidRPr="00397825">
              <w:rPr>
                <w:rFonts w:ascii="Times New Roman" w:hAnsi="Times New Roman" w:cs="Times New Roman"/>
                <w:b/>
                <w:bCs/>
                <w:sz w:val="22"/>
                <w:szCs w:val="22"/>
              </w:rPr>
              <w:t>DOB</w:t>
            </w:r>
            <w:r>
              <w:rPr>
                <w:rFonts w:ascii="Times New Roman" w:hAnsi="Times New Roman" w:cs="Times New Roman"/>
                <w:b/>
                <w:bCs/>
                <w:sz w:val="22"/>
                <w:szCs w:val="22"/>
              </w:rPr>
              <w:t xml:space="preserve"> </w:t>
            </w:r>
            <w:r w:rsidRPr="00397825">
              <w:rPr>
                <w:rFonts w:ascii="Times New Roman" w:hAnsi="Times New Roman" w:cs="Times New Roman"/>
                <w:b/>
                <w:bCs/>
                <w:sz w:val="18"/>
                <w:szCs w:val="18"/>
              </w:rPr>
              <w:t>(DD/MM/YY)</w:t>
            </w:r>
            <w:r w:rsidRPr="00397825">
              <w:rPr>
                <w:rFonts w:ascii="Times New Roman" w:hAnsi="Times New Roman" w:cs="Times New Roman"/>
                <w:b/>
                <w:bCs/>
                <w:sz w:val="22"/>
                <w:szCs w:val="22"/>
              </w:rPr>
              <w:t>:</w:t>
            </w:r>
          </w:p>
        </w:tc>
        <w:tc>
          <w:tcPr>
            <w:tcW w:w="6875" w:type="dxa"/>
            <w:noWrap/>
            <w:hideMark/>
          </w:tcPr>
          <w:p w14:paraId="556154DE" w14:textId="4E3D9A52" w:rsidR="00BD1E3F" w:rsidRPr="00397825" w:rsidRDefault="00BD1E3F" w:rsidP="00512ABD">
            <w:pPr>
              <w:rPr>
                <w:rFonts w:ascii="Times New Roman" w:hAnsi="Times New Roman" w:cs="Times New Roman"/>
                <w:b/>
                <w:bCs/>
                <w:sz w:val="22"/>
                <w:szCs w:val="22"/>
              </w:rPr>
            </w:pPr>
            <w:r w:rsidRPr="00397825">
              <w:rPr>
                <w:rFonts w:ascii="Times New Roman" w:hAnsi="Times New Roman" w:cs="Times New Roman"/>
                <w:b/>
                <w:bCs/>
                <w:sz w:val="22"/>
                <w:szCs w:val="22"/>
              </w:rPr>
              <w:t>Gestation</w:t>
            </w:r>
            <w:r w:rsidR="00512ABD">
              <w:rPr>
                <w:rFonts w:ascii="Times New Roman" w:hAnsi="Times New Roman" w:cs="Times New Roman"/>
                <w:b/>
                <w:bCs/>
                <w:sz w:val="22"/>
                <w:szCs w:val="22"/>
              </w:rPr>
              <w:t>al age</w:t>
            </w:r>
            <w:r w:rsidRPr="00397825">
              <w:rPr>
                <w:rFonts w:ascii="Times New Roman" w:hAnsi="Times New Roman" w:cs="Times New Roman"/>
                <w:b/>
                <w:bCs/>
                <w:sz w:val="22"/>
                <w:szCs w:val="22"/>
              </w:rPr>
              <w:t>:</w:t>
            </w:r>
            <w:r>
              <w:rPr>
                <w:rFonts w:ascii="Times New Roman" w:hAnsi="Times New Roman" w:cs="Times New Roman"/>
                <w:b/>
                <w:bCs/>
                <w:sz w:val="22"/>
                <w:szCs w:val="22"/>
              </w:rPr>
              <w:t xml:space="preserve"> ____ </w:t>
            </w:r>
            <w:proofErr w:type="spellStart"/>
            <w:r w:rsidRPr="00C9798B">
              <w:rPr>
                <w:rFonts w:ascii="Times New Roman" w:hAnsi="Times New Roman" w:cs="Times New Roman"/>
                <w:sz w:val="22"/>
                <w:szCs w:val="22"/>
              </w:rPr>
              <w:t>wks</w:t>
            </w:r>
            <w:proofErr w:type="spellEnd"/>
            <w:r>
              <w:rPr>
                <w:rFonts w:ascii="Times New Roman" w:hAnsi="Times New Roman" w:cs="Times New Roman"/>
                <w:b/>
                <w:bCs/>
                <w:sz w:val="22"/>
                <w:szCs w:val="22"/>
              </w:rPr>
              <w:t xml:space="preserve"> </w:t>
            </w:r>
            <w:r>
              <w:rPr>
                <w:rFonts w:ascii="Times New Roman" w:hAnsi="Times New Roman" w:cs="Times New Roman"/>
                <w:sz w:val="22"/>
                <w:szCs w:val="22"/>
                <w:lang w:val="en-US"/>
              </w:rPr>
              <w:t>____days</w:t>
            </w:r>
          </w:p>
        </w:tc>
      </w:tr>
    </w:tbl>
    <w:p w14:paraId="67D9B801" w14:textId="77777777" w:rsidR="00BD1E3F" w:rsidRDefault="00BD1E3F" w:rsidP="00BD1E3F"/>
    <w:tbl>
      <w:tblPr>
        <w:tblStyle w:val="TableGrid"/>
        <w:tblW w:w="16320" w:type="dxa"/>
        <w:tblInd w:w="-935" w:type="dxa"/>
        <w:tblLayout w:type="fixed"/>
        <w:tblLook w:val="04A0" w:firstRow="1" w:lastRow="0" w:firstColumn="1" w:lastColumn="0" w:noHBand="0" w:noVBand="1"/>
      </w:tblPr>
      <w:tblGrid>
        <w:gridCol w:w="992"/>
        <w:gridCol w:w="726"/>
        <w:gridCol w:w="730"/>
        <w:gridCol w:w="731"/>
        <w:gridCol w:w="728"/>
        <w:gridCol w:w="732"/>
        <w:gridCol w:w="731"/>
        <w:gridCol w:w="727"/>
        <w:gridCol w:w="730"/>
        <w:gridCol w:w="729"/>
        <w:gridCol w:w="731"/>
        <w:gridCol w:w="731"/>
        <w:gridCol w:w="730"/>
        <w:gridCol w:w="727"/>
        <w:gridCol w:w="729"/>
        <w:gridCol w:w="734"/>
        <w:gridCol w:w="730"/>
        <w:gridCol w:w="729"/>
        <w:gridCol w:w="732"/>
        <w:gridCol w:w="729"/>
        <w:gridCol w:w="733"/>
        <w:gridCol w:w="729"/>
      </w:tblGrid>
      <w:tr w:rsidR="00BD1E3F" w:rsidRPr="009E159E" w14:paraId="272C6840" w14:textId="77777777" w:rsidTr="0083538E">
        <w:trPr>
          <w:trHeight w:val="395"/>
        </w:trPr>
        <w:tc>
          <w:tcPr>
            <w:tcW w:w="992" w:type="dxa"/>
            <w:noWrap/>
            <w:vAlign w:val="center"/>
          </w:tcPr>
          <w:p w14:paraId="2674FA39" w14:textId="77777777" w:rsidR="00BD1E3F" w:rsidRPr="005D0435" w:rsidRDefault="00BD1E3F" w:rsidP="000F625F">
            <w:pPr>
              <w:jc w:val="center"/>
              <w:rPr>
                <w:rFonts w:ascii="Times New Roman" w:hAnsi="Times New Roman" w:cs="Times New Roman"/>
                <w:b/>
                <w:bCs/>
                <w:sz w:val="20"/>
                <w:szCs w:val="20"/>
              </w:rPr>
            </w:pPr>
            <w:r w:rsidRPr="005D0435">
              <w:rPr>
                <w:rFonts w:ascii="Times New Roman" w:hAnsi="Times New Roman" w:cs="Times New Roman"/>
                <w:b/>
                <w:bCs/>
                <w:sz w:val="20"/>
                <w:szCs w:val="20"/>
              </w:rPr>
              <w:t>Time Point</w:t>
            </w:r>
          </w:p>
        </w:tc>
        <w:tc>
          <w:tcPr>
            <w:tcW w:w="2187" w:type="dxa"/>
            <w:gridSpan w:val="3"/>
            <w:noWrap/>
            <w:vAlign w:val="center"/>
          </w:tcPr>
          <w:p w14:paraId="70B019D9" w14:textId="77777777" w:rsidR="00BD1E3F" w:rsidRPr="00FC1B1B" w:rsidRDefault="00BD1E3F" w:rsidP="000F625F">
            <w:pPr>
              <w:jc w:val="center"/>
              <w:rPr>
                <w:rFonts w:ascii="Times New Roman" w:hAnsi="Times New Roman" w:cs="Times New Roman"/>
                <w:b/>
                <w:bCs/>
                <w:sz w:val="20"/>
                <w:szCs w:val="20"/>
              </w:rPr>
            </w:pPr>
            <w:r w:rsidRPr="00FC1B1B">
              <w:rPr>
                <w:rFonts w:ascii="Times New Roman" w:hAnsi="Times New Roman" w:cs="Times New Roman"/>
                <w:b/>
                <w:bCs/>
                <w:sz w:val="20"/>
                <w:szCs w:val="20"/>
              </w:rPr>
              <w:t>Day 1</w:t>
            </w:r>
          </w:p>
        </w:tc>
        <w:tc>
          <w:tcPr>
            <w:tcW w:w="2191" w:type="dxa"/>
            <w:gridSpan w:val="3"/>
            <w:noWrap/>
            <w:vAlign w:val="center"/>
          </w:tcPr>
          <w:p w14:paraId="2EDC7C10" w14:textId="77777777" w:rsidR="00BD1E3F" w:rsidRPr="00FC1B1B" w:rsidRDefault="00BD1E3F" w:rsidP="000F625F">
            <w:pPr>
              <w:jc w:val="center"/>
              <w:rPr>
                <w:rFonts w:ascii="Times New Roman" w:hAnsi="Times New Roman" w:cs="Times New Roman"/>
                <w:b/>
                <w:bCs/>
                <w:sz w:val="20"/>
                <w:szCs w:val="20"/>
              </w:rPr>
            </w:pPr>
            <w:r w:rsidRPr="00FC1B1B">
              <w:rPr>
                <w:rFonts w:ascii="Times New Roman" w:hAnsi="Times New Roman" w:cs="Times New Roman"/>
                <w:b/>
                <w:bCs/>
                <w:sz w:val="20"/>
                <w:szCs w:val="20"/>
              </w:rPr>
              <w:t>Day 2</w:t>
            </w:r>
          </w:p>
        </w:tc>
        <w:tc>
          <w:tcPr>
            <w:tcW w:w="2186" w:type="dxa"/>
            <w:gridSpan w:val="3"/>
            <w:noWrap/>
            <w:vAlign w:val="center"/>
          </w:tcPr>
          <w:p w14:paraId="5B9050BF" w14:textId="77777777" w:rsidR="00BD1E3F" w:rsidRPr="00FC1B1B" w:rsidRDefault="00BD1E3F" w:rsidP="000F625F">
            <w:pPr>
              <w:jc w:val="center"/>
              <w:rPr>
                <w:rFonts w:ascii="Times New Roman" w:hAnsi="Times New Roman" w:cs="Times New Roman"/>
                <w:b/>
                <w:bCs/>
                <w:sz w:val="20"/>
                <w:szCs w:val="20"/>
              </w:rPr>
            </w:pPr>
            <w:r w:rsidRPr="00FC1B1B">
              <w:rPr>
                <w:rFonts w:ascii="Times New Roman" w:hAnsi="Times New Roman" w:cs="Times New Roman"/>
                <w:b/>
                <w:bCs/>
                <w:sz w:val="20"/>
                <w:szCs w:val="20"/>
              </w:rPr>
              <w:t>Day 3</w:t>
            </w:r>
          </w:p>
        </w:tc>
        <w:tc>
          <w:tcPr>
            <w:tcW w:w="2192" w:type="dxa"/>
            <w:gridSpan w:val="3"/>
            <w:noWrap/>
            <w:vAlign w:val="center"/>
          </w:tcPr>
          <w:p w14:paraId="4A768E8C" w14:textId="77777777" w:rsidR="00BD1E3F" w:rsidRPr="00FC1B1B" w:rsidRDefault="00BD1E3F" w:rsidP="000F625F">
            <w:pPr>
              <w:jc w:val="center"/>
              <w:rPr>
                <w:rFonts w:ascii="Times New Roman" w:hAnsi="Times New Roman" w:cs="Times New Roman"/>
                <w:b/>
                <w:bCs/>
                <w:sz w:val="20"/>
                <w:szCs w:val="20"/>
              </w:rPr>
            </w:pPr>
            <w:r w:rsidRPr="00FC1B1B">
              <w:rPr>
                <w:rFonts w:ascii="Times New Roman" w:hAnsi="Times New Roman" w:cs="Times New Roman"/>
                <w:b/>
                <w:bCs/>
                <w:sz w:val="20"/>
                <w:szCs w:val="20"/>
              </w:rPr>
              <w:t>Day 4</w:t>
            </w:r>
          </w:p>
        </w:tc>
        <w:tc>
          <w:tcPr>
            <w:tcW w:w="2190" w:type="dxa"/>
            <w:gridSpan w:val="3"/>
            <w:noWrap/>
            <w:vAlign w:val="center"/>
          </w:tcPr>
          <w:p w14:paraId="41475E8F" w14:textId="77777777" w:rsidR="00BD1E3F" w:rsidRPr="00FC1B1B" w:rsidRDefault="00BD1E3F" w:rsidP="000F625F">
            <w:pPr>
              <w:jc w:val="center"/>
              <w:rPr>
                <w:rFonts w:ascii="Times New Roman" w:hAnsi="Times New Roman" w:cs="Times New Roman"/>
                <w:b/>
                <w:bCs/>
                <w:sz w:val="20"/>
                <w:szCs w:val="20"/>
              </w:rPr>
            </w:pPr>
            <w:r w:rsidRPr="00FC1B1B">
              <w:rPr>
                <w:rFonts w:ascii="Times New Roman" w:hAnsi="Times New Roman" w:cs="Times New Roman"/>
                <w:b/>
                <w:bCs/>
                <w:sz w:val="20"/>
                <w:szCs w:val="20"/>
              </w:rPr>
              <w:t>Day 5</w:t>
            </w:r>
          </w:p>
        </w:tc>
        <w:tc>
          <w:tcPr>
            <w:tcW w:w="2191" w:type="dxa"/>
            <w:gridSpan w:val="3"/>
            <w:noWrap/>
            <w:vAlign w:val="center"/>
          </w:tcPr>
          <w:p w14:paraId="6A037BA6" w14:textId="77777777" w:rsidR="00BD1E3F" w:rsidRPr="00FC1B1B" w:rsidRDefault="00BD1E3F" w:rsidP="000F625F">
            <w:pPr>
              <w:jc w:val="center"/>
              <w:rPr>
                <w:rFonts w:ascii="Times New Roman" w:hAnsi="Times New Roman" w:cs="Times New Roman"/>
                <w:b/>
                <w:bCs/>
                <w:sz w:val="20"/>
                <w:szCs w:val="20"/>
              </w:rPr>
            </w:pPr>
            <w:r w:rsidRPr="00FC1B1B">
              <w:rPr>
                <w:rFonts w:ascii="Times New Roman" w:hAnsi="Times New Roman" w:cs="Times New Roman"/>
                <w:b/>
                <w:bCs/>
                <w:sz w:val="20"/>
                <w:szCs w:val="20"/>
              </w:rPr>
              <w:t>Day 6</w:t>
            </w:r>
          </w:p>
        </w:tc>
        <w:tc>
          <w:tcPr>
            <w:tcW w:w="2191" w:type="dxa"/>
            <w:gridSpan w:val="3"/>
            <w:noWrap/>
            <w:vAlign w:val="center"/>
          </w:tcPr>
          <w:p w14:paraId="22AB7822" w14:textId="77777777" w:rsidR="00BD1E3F" w:rsidRPr="00FC1B1B" w:rsidRDefault="00BD1E3F" w:rsidP="000F625F">
            <w:pPr>
              <w:jc w:val="center"/>
              <w:rPr>
                <w:rFonts w:ascii="Times New Roman" w:hAnsi="Times New Roman" w:cs="Times New Roman"/>
                <w:b/>
                <w:bCs/>
                <w:sz w:val="20"/>
                <w:szCs w:val="20"/>
              </w:rPr>
            </w:pPr>
            <w:r w:rsidRPr="00FC1B1B">
              <w:rPr>
                <w:rFonts w:ascii="Times New Roman" w:hAnsi="Times New Roman" w:cs="Times New Roman"/>
                <w:b/>
                <w:bCs/>
                <w:sz w:val="20"/>
                <w:szCs w:val="20"/>
              </w:rPr>
              <w:t>Day 7</w:t>
            </w:r>
          </w:p>
        </w:tc>
      </w:tr>
      <w:tr w:rsidR="00BD1E3F" w:rsidRPr="009E159E" w14:paraId="38B0693C" w14:textId="77777777" w:rsidTr="0083538E">
        <w:trPr>
          <w:trHeight w:val="395"/>
        </w:trPr>
        <w:tc>
          <w:tcPr>
            <w:tcW w:w="992" w:type="dxa"/>
            <w:noWrap/>
            <w:vAlign w:val="center"/>
            <w:hideMark/>
          </w:tcPr>
          <w:p w14:paraId="6DA8260E" w14:textId="77777777" w:rsidR="00BD1E3F" w:rsidRPr="005D0435" w:rsidRDefault="00BD1E3F" w:rsidP="000F625F">
            <w:pPr>
              <w:jc w:val="center"/>
              <w:rPr>
                <w:rFonts w:ascii="Times New Roman" w:hAnsi="Times New Roman" w:cs="Times New Roman"/>
                <w:b/>
                <w:bCs/>
                <w:sz w:val="20"/>
                <w:szCs w:val="20"/>
              </w:rPr>
            </w:pPr>
            <w:r w:rsidRPr="005D0435">
              <w:rPr>
                <w:rFonts w:ascii="Times New Roman" w:hAnsi="Times New Roman" w:cs="Times New Roman"/>
                <w:b/>
                <w:bCs/>
                <w:sz w:val="20"/>
                <w:szCs w:val="20"/>
              </w:rPr>
              <w:t>Hour of Life</w:t>
            </w:r>
          </w:p>
        </w:tc>
        <w:tc>
          <w:tcPr>
            <w:tcW w:w="726" w:type="dxa"/>
            <w:noWrap/>
            <w:vAlign w:val="center"/>
            <w:hideMark/>
          </w:tcPr>
          <w:p w14:paraId="66C8D9E0" w14:textId="77777777" w:rsidR="00BD1E3F" w:rsidRPr="00FC1B1B" w:rsidRDefault="00BD1E3F" w:rsidP="000F625F">
            <w:pPr>
              <w:jc w:val="center"/>
              <w:rPr>
                <w:rFonts w:ascii="Times New Roman" w:hAnsi="Times New Roman" w:cs="Times New Roman"/>
                <w:b/>
                <w:bCs/>
                <w:sz w:val="18"/>
                <w:szCs w:val="18"/>
              </w:rPr>
            </w:pPr>
            <w:r>
              <w:rPr>
                <w:rFonts w:ascii="Times New Roman" w:hAnsi="Times New Roman" w:cs="Times New Roman"/>
                <w:b/>
                <w:bCs/>
                <w:sz w:val="18"/>
                <w:szCs w:val="18"/>
              </w:rPr>
              <w:t>1</w:t>
            </w:r>
            <w:r w:rsidRPr="00FC1B1B">
              <w:rPr>
                <w:rFonts w:ascii="Times New Roman" w:hAnsi="Times New Roman" w:cs="Times New Roman"/>
                <w:b/>
                <w:bCs/>
                <w:sz w:val="18"/>
                <w:szCs w:val="18"/>
              </w:rPr>
              <w:t>-12hr</w:t>
            </w:r>
          </w:p>
        </w:tc>
        <w:tc>
          <w:tcPr>
            <w:tcW w:w="730" w:type="dxa"/>
            <w:noWrap/>
            <w:vAlign w:val="center"/>
            <w:hideMark/>
          </w:tcPr>
          <w:p w14:paraId="425B4AB4"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1</w:t>
            </w:r>
            <w:r>
              <w:rPr>
                <w:rFonts w:ascii="Times New Roman" w:hAnsi="Times New Roman" w:cs="Times New Roman"/>
                <w:b/>
                <w:bCs/>
                <w:sz w:val="18"/>
                <w:szCs w:val="18"/>
              </w:rPr>
              <w:t>3</w:t>
            </w:r>
            <w:r w:rsidRPr="00FC1B1B">
              <w:rPr>
                <w:rFonts w:ascii="Times New Roman" w:hAnsi="Times New Roman" w:cs="Times New Roman"/>
                <w:b/>
                <w:bCs/>
                <w:sz w:val="18"/>
                <w:szCs w:val="18"/>
              </w:rPr>
              <w:t>-24h</w:t>
            </w:r>
          </w:p>
        </w:tc>
        <w:tc>
          <w:tcPr>
            <w:tcW w:w="731" w:type="dxa"/>
            <w:shd w:val="clear" w:color="auto" w:fill="DEEAF6" w:themeFill="accent1" w:themeFillTint="33"/>
            <w:noWrap/>
            <w:vAlign w:val="center"/>
            <w:hideMark/>
          </w:tcPr>
          <w:p w14:paraId="434DBD8C"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AUC</w:t>
            </w:r>
          </w:p>
        </w:tc>
        <w:tc>
          <w:tcPr>
            <w:tcW w:w="728" w:type="dxa"/>
            <w:noWrap/>
            <w:vAlign w:val="center"/>
            <w:hideMark/>
          </w:tcPr>
          <w:p w14:paraId="186D7BC1" w14:textId="77777777" w:rsidR="00BD1E3F" w:rsidRPr="00FC1B1B" w:rsidRDefault="00BD1E3F" w:rsidP="000F625F">
            <w:pPr>
              <w:jc w:val="center"/>
              <w:rPr>
                <w:rFonts w:ascii="Times New Roman" w:hAnsi="Times New Roman" w:cs="Times New Roman"/>
                <w:b/>
                <w:bCs/>
                <w:sz w:val="18"/>
                <w:szCs w:val="18"/>
              </w:rPr>
            </w:pPr>
            <w:r>
              <w:rPr>
                <w:rFonts w:ascii="Times New Roman" w:hAnsi="Times New Roman" w:cs="Times New Roman"/>
                <w:b/>
                <w:bCs/>
                <w:sz w:val="18"/>
                <w:szCs w:val="18"/>
              </w:rPr>
              <w:t>1</w:t>
            </w:r>
            <w:r w:rsidRPr="00FC1B1B">
              <w:rPr>
                <w:rFonts w:ascii="Times New Roman" w:hAnsi="Times New Roman" w:cs="Times New Roman"/>
                <w:b/>
                <w:bCs/>
                <w:sz w:val="18"/>
                <w:szCs w:val="18"/>
              </w:rPr>
              <w:t>-12hr</w:t>
            </w:r>
          </w:p>
        </w:tc>
        <w:tc>
          <w:tcPr>
            <w:tcW w:w="732" w:type="dxa"/>
            <w:noWrap/>
            <w:vAlign w:val="center"/>
            <w:hideMark/>
          </w:tcPr>
          <w:p w14:paraId="3B315110"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1</w:t>
            </w:r>
            <w:r>
              <w:rPr>
                <w:rFonts w:ascii="Times New Roman" w:hAnsi="Times New Roman" w:cs="Times New Roman"/>
                <w:b/>
                <w:bCs/>
                <w:sz w:val="18"/>
                <w:szCs w:val="18"/>
              </w:rPr>
              <w:t>3</w:t>
            </w:r>
            <w:r w:rsidRPr="00FC1B1B">
              <w:rPr>
                <w:rFonts w:ascii="Times New Roman" w:hAnsi="Times New Roman" w:cs="Times New Roman"/>
                <w:b/>
                <w:bCs/>
                <w:sz w:val="18"/>
                <w:szCs w:val="18"/>
              </w:rPr>
              <w:t>-24h</w:t>
            </w:r>
          </w:p>
        </w:tc>
        <w:tc>
          <w:tcPr>
            <w:tcW w:w="731" w:type="dxa"/>
            <w:shd w:val="clear" w:color="auto" w:fill="DEEAF6" w:themeFill="accent1" w:themeFillTint="33"/>
            <w:noWrap/>
            <w:vAlign w:val="center"/>
            <w:hideMark/>
          </w:tcPr>
          <w:p w14:paraId="6DFFA442"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AUC</w:t>
            </w:r>
          </w:p>
        </w:tc>
        <w:tc>
          <w:tcPr>
            <w:tcW w:w="727" w:type="dxa"/>
            <w:noWrap/>
            <w:vAlign w:val="center"/>
            <w:hideMark/>
          </w:tcPr>
          <w:p w14:paraId="034D62D4" w14:textId="77777777" w:rsidR="00BD1E3F" w:rsidRPr="00FC1B1B" w:rsidRDefault="00BD1E3F" w:rsidP="000F625F">
            <w:pPr>
              <w:jc w:val="center"/>
              <w:rPr>
                <w:rFonts w:ascii="Times New Roman" w:hAnsi="Times New Roman" w:cs="Times New Roman"/>
                <w:b/>
                <w:bCs/>
                <w:sz w:val="18"/>
                <w:szCs w:val="18"/>
              </w:rPr>
            </w:pPr>
            <w:r>
              <w:rPr>
                <w:rFonts w:ascii="Times New Roman" w:hAnsi="Times New Roman" w:cs="Times New Roman"/>
                <w:b/>
                <w:bCs/>
                <w:sz w:val="18"/>
                <w:szCs w:val="18"/>
              </w:rPr>
              <w:t>1</w:t>
            </w:r>
            <w:r w:rsidRPr="00FC1B1B">
              <w:rPr>
                <w:rFonts w:ascii="Times New Roman" w:hAnsi="Times New Roman" w:cs="Times New Roman"/>
                <w:b/>
                <w:bCs/>
                <w:sz w:val="18"/>
                <w:szCs w:val="18"/>
              </w:rPr>
              <w:t>-12hr</w:t>
            </w:r>
          </w:p>
        </w:tc>
        <w:tc>
          <w:tcPr>
            <w:tcW w:w="730" w:type="dxa"/>
            <w:noWrap/>
            <w:vAlign w:val="center"/>
            <w:hideMark/>
          </w:tcPr>
          <w:p w14:paraId="4AD51364"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1</w:t>
            </w:r>
            <w:r>
              <w:rPr>
                <w:rFonts w:ascii="Times New Roman" w:hAnsi="Times New Roman" w:cs="Times New Roman"/>
                <w:b/>
                <w:bCs/>
                <w:sz w:val="18"/>
                <w:szCs w:val="18"/>
              </w:rPr>
              <w:t>3</w:t>
            </w:r>
            <w:r w:rsidRPr="00FC1B1B">
              <w:rPr>
                <w:rFonts w:ascii="Times New Roman" w:hAnsi="Times New Roman" w:cs="Times New Roman"/>
                <w:b/>
                <w:bCs/>
                <w:sz w:val="18"/>
                <w:szCs w:val="18"/>
              </w:rPr>
              <w:t>-24h</w:t>
            </w:r>
          </w:p>
        </w:tc>
        <w:tc>
          <w:tcPr>
            <w:tcW w:w="729" w:type="dxa"/>
            <w:shd w:val="clear" w:color="auto" w:fill="DEEAF6" w:themeFill="accent1" w:themeFillTint="33"/>
            <w:noWrap/>
            <w:vAlign w:val="center"/>
            <w:hideMark/>
          </w:tcPr>
          <w:p w14:paraId="6B55BBE5"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AUC</w:t>
            </w:r>
          </w:p>
        </w:tc>
        <w:tc>
          <w:tcPr>
            <w:tcW w:w="731" w:type="dxa"/>
            <w:noWrap/>
            <w:vAlign w:val="center"/>
            <w:hideMark/>
          </w:tcPr>
          <w:p w14:paraId="5316257E" w14:textId="77777777" w:rsidR="00BD1E3F" w:rsidRPr="00FC1B1B" w:rsidRDefault="00BD1E3F" w:rsidP="000F625F">
            <w:pPr>
              <w:jc w:val="center"/>
              <w:rPr>
                <w:rFonts w:ascii="Times New Roman" w:hAnsi="Times New Roman" w:cs="Times New Roman"/>
                <w:b/>
                <w:bCs/>
                <w:sz w:val="18"/>
                <w:szCs w:val="18"/>
              </w:rPr>
            </w:pPr>
            <w:r>
              <w:rPr>
                <w:rFonts w:ascii="Times New Roman" w:hAnsi="Times New Roman" w:cs="Times New Roman"/>
                <w:b/>
                <w:bCs/>
                <w:sz w:val="18"/>
                <w:szCs w:val="18"/>
              </w:rPr>
              <w:t>1</w:t>
            </w:r>
            <w:r w:rsidRPr="00FC1B1B">
              <w:rPr>
                <w:rFonts w:ascii="Times New Roman" w:hAnsi="Times New Roman" w:cs="Times New Roman"/>
                <w:b/>
                <w:bCs/>
                <w:sz w:val="18"/>
                <w:szCs w:val="18"/>
              </w:rPr>
              <w:t>-12hr</w:t>
            </w:r>
          </w:p>
        </w:tc>
        <w:tc>
          <w:tcPr>
            <w:tcW w:w="731" w:type="dxa"/>
            <w:noWrap/>
            <w:vAlign w:val="center"/>
            <w:hideMark/>
          </w:tcPr>
          <w:p w14:paraId="13A942CB"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1</w:t>
            </w:r>
            <w:r>
              <w:rPr>
                <w:rFonts w:ascii="Times New Roman" w:hAnsi="Times New Roman" w:cs="Times New Roman"/>
                <w:b/>
                <w:bCs/>
                <w:sz w:val="18"/>
                <w:szCs w:val="18"/>
              </w:rPr>
              <w:t>3</w:t>
            </w:r>
            <w:r w:rsidRPr="00FC1B1B">
              <w:rPr>
                <w:rFonts w:ascii="Times New Roman" w:hAnsi="Times New Roman" w:cs="Times New Roman"/>
                <w:b/>
                <w:bCs/>
                <w:sz w:val="18"/>
                <w:szCs w:val="18"/>
              </w:rPr>
              <w:t>-24h</w:t>
            </w:r>
          </w:p>
        </w:tc>
        <w:tc>
          <w:tcPr>
            <w:tcW w:w="730" w:type="dxa"/>
            <w:shd w:val="clear" w:color="auto" w:fill="DEEAF6" w:themeFill="accent1" w:themeFillTint="33"/>
            <w:noWrap/>
            <w:vAlign w:val="center"/>
            <w:hideMark/>
          </w:tcPr>
          <w:p w14:paraId="5F742E6D"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AUC</w:t>
            </w:r>
          </w:p>
        </w:tc>
        <w:tc>
          <w:tcPr>
            <w:tcW w:w="727" w:type="dxa"/>
            <w:noWrap/>
            <w:vAlign w:val="center"/>
            <w:hideMark/>
          </w:tcPr>
          <w:p w14:paraId="0725ECC9" w14:textId="77777777" w:rsidR="00BD1E3F" w:rsidRPr="00FC1B1B" w:rsidRDefault="00BD1E3F" w:rsidP="000F625F">
            <w:pPr>
              <w:jc w:val="center"/>
              <w:rPr>
                <w:rFonts w:ascii="Times New Roman" w:hAnsi="Times New Roman" w:cs="Times New Roman"/>
                <w:b/>
                <w:bCs/>
                <w:sz w:val="18"/>
                <w:szCs w:val="18"/>
              </w:rPr>
            </w:pPr>
            <w:r>
              <w:rPr>
                <w:rFonts w:ascii="Times New Roman" w:hAnsi="Times New Roman" w:cs="Times New Roman"/>
                <w:b/>
                <w:bCs/>
                <w:sz w:val="18"/>
                <w:szCs w:val="18"/>
              </w:rPr>
              <w:t>1</w:t>
            </w:r>
            <w:r w:rsidRPr="00FC1B1B">
              <w:rPr>
                <w:rFonts w:ascii="Times New Roman" w:hAnsi="Times New Roman" w:cs="Times New Roman"/>
                <w:b/>
                <w:bCs/>
                <w:sz w:val="18"/>
                <w:szCs w:val="18"/>
              </w:rPr>
              <w:t>-12hr</w:t>
            </w:r>
          </w:p>
        </w:tc>
        <w:tc>
          <w:tcPr>
            <w:tcW w:w="729" w:type="dxa"/>
            <w:noWrap/>
            <w:vAlign w:val="center"/>
            <w:hideMark/>
          </w:tcPr>
          <w:p w14:paraId="54F97EAF"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1</w:t>
            </w:r>
            <w:r>
              <w:rPr>
                <w:rFonts w:ascii="Times New Roman" w:hAnsi="Times New Roman" w:cs="Times New Roman"/>
                <w:b/>
                <w:bCs/>
                <w:sz w:val="18"/>
                <w:szCs w:val="18"/>
              </w:rPr>
              <w:t>3</w:t>
            </w:r>
            <w:r w:rsidRPr="00FC1B1B">
              <w:rPr>
                <w:rFonts w:ascii="Times New Roman" w:hAnsi="Times New Roman" w:cs="Times New Roman"/>
                <w:b/>
                <w:bCs/>
                <w:sz w:val="18"/>
                <w:szCs w:val="18"/>
              </w:rPr>
              <w:t>-24h</w:t>
            </w:r>
          </w:p>
        </w:tc>
        <w:tc>
          <w:tcPr>
            <w:tcW w:w="734" w:type="dxa"/>
            <w:shd w:val="clear" w:color="auto" w:fill="DEEAF6" w:themeFill="accent1" w:themeFillTint="33"/>
            <w:noWrap/>
            <w:vAlign w:val="center"/>
            <w:hideMark/>
          </w:tcPr>
          <w:p w14:paraId="027DEB1A"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AUC</w:t>
            </w:r>
          </w:p>
        </w:tc>
        <w:tc>
          <w:tcPr>
            <w:tcW w:w="730" w:type="dxa"/>
            <w:noWrap/>
            <w:vAlign w:val="center"/>
            <w:hideMark/>
          </w:tcPr>
          <w:p w14:paraId="33B0EAA9" w14:textId="77777777" w:rsidR="00BD1E3F" w:rsidRPr="00FC1B1B" w:rsidRDefault="00BD1E3F" w:rsidP="000F625F">
            <w:pPr>
              <w:jc w:val="center"/>
              <w:rPr>
                <w:rFonts w:ascii="Times New Roman" w:hAnsi="Times New Roman" w:cs="Times New Roman"/>
                <w:b/>
                <w:bCs/>
                <w:sz w:val="18"/>
                <w:szCs w:val="18"/>
              </w:rPr>
            </w:pPr>
            <w:r>
              <w:rPr>
                <w:rFonts w:ascii="Times New Roman" w:hAnsi="Times New Roman" w:cs="Times New Roman"/>
                <w:b/>
                <w:bCs/>
                <w:sz w:val="18"/>
                <w:szCs w:val="18"/>
              </w:rPr>
              <w:t>1</w:t>
            </w:r>
            <w:r w:rsidRPr="00FC1B1B">
              <w:rPr>
                <w:rFonts w:ascii="Times New Roman" w:hAnsi="Times New Roman" w:cs="Times New Roman"/>
                <w:b/>
                <w:bCs/>
                <w:sz w:val="18"/>
                <w:szCs w:val="18"/>
              </w:rPr>
              <w:t>-12hr</w:t>
            </w:r>
          </w:p>
        </w:tc>
        <w:tc>
          <w:tcPr>
            <w:tcW w:w="729" w:type="dxa"/>
            <w:noWrap/>
            <w:vAlign w:val="center"/>
            <w:hideMark/>
          </w:tcPr>
          <w:p w14:paraId="2527214D"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1</w:t>
            </w:r>
            <w:r>
              <w:rPr>
                <w:rFonts w:ascii="Times New Roman" w:hAnsi="Times New Roman" w:cs="Times New Roman"/>
                <w:b/>
                <w:bCs/>
                <w:sz w:val="18"/>
                <w:szCs w:val="18"/>
              </w:rPr>
              <w:t>3</w:t>
            </w:r>
            <w:r w:rsidRPr="00FC1B1B">
              <w:rPr>
                <w:rFonts w:ascii="Times New Roman" w:hAnsi="Times New Roman" w:cs="Times New Roman"/>
                <w:b/>
                <w:bCs/>
                <w:sz w:val="18"/>
                <w:szCs w:val="18"/>
              </w:rPr>
              <w:t>-24h</w:t>
            </w:r>
          </w:p>
        </w:tc>
        <w:tc>
          <w:tcPr>
            <w:tcW w:w="732" w:type="dxa"/>
            <w:shd w:val="clear" w:color="auto" w:fill="DEEAF6" w:themeFill="accent1" w:themeFillTint="33"/>
            <w:noWrap/>
            <w:vAlign w:val="center"/>
            <w:hideMark/>
          </w:tcPr>
          <w:p w14:paraId="69355186"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AUC</w:t>
            </w:r>
          </w:p>
        </w:tc>
        <w:tc>
          <w:tcPr>
            <w:tcW w:w="729" w:type="dxa"/>
            <w:noWrap/>
            <w:vAlign w:val="center"/>
            <w:hideMark/>
          </w:tcPr>
          <w:p w14:paraId="3D85779E" w14:textId="77777777" w:rsidR="00BD1E3F" w:rsidRPr="00FC1B1B" w:rsidRDefault="00BD1E3F" w:rsidP="000F625F">
            <w:pPr>
              <w:jc w:val="center"/>
              <w:rPr>
                <w:rFonts w:ascii="Times New Roman" w:hAnsi="Times New Roman" w:cs="Times New Roman"/>
                <w:b/>
                <w:bCs/>
                <w:sz w:val="18"/>
                <w:szCs w:val="18"/>
              </w:rPr>
            </w:pPr>
            <w:r>
              <w:rPr>
                <w:rFonts w:ascii="Times New Roman" w:hAnsi="Times New Roman" w:cs="Times New Roman"/>
                <w:b/>
                <w:bCs/>
                <w:sz w:val="18"/>
                <w:szCs w:val="18"/>
              </w:rPr>
              <w:t>1</w:t>
            </w:r>
            <w:r w:rsidRPr="00FC1B1B">
              <w:rPr>
                <w:rFonts w:ascii="Times New Roman" w:hAnsi="Times New Roman" w:cs="Times New Roman"/>
                <w:b/>
                <w:bCs/>
                <w:sz w:val="18"/>
                <w:szCs w:val="18"/>
              </w:rPr>
              <w:t>-12hr</w:t>
            </w:r>
          </w:p>
        </w:tc>
        <w:tc>
          <w:tcPr>
            <w:tcW w:w="733" w:type="dxa"/>
            <w:noWrap/>
            <w:vAlign w:val="center"/>
            <w:hideMark/>
          </w:tcPr>
          <w:p w14:paraId="444ABE7E"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1</w:t>
            </w:r>
            <w:r>
              <w:rPr>
                <w:rFonts w:ascii="Times New Roman" w:hAnsi="Times New Roman" w:cs="Times New Roman"/>
                <w:b/>
                <w:bCs/>
                <w:sz w:val="18"/>
                <w:szCs w:val="18"/>
              </w:rPr>
              <w:t>3</w:t>
            </w:r>
            <w:r w:rsidRPr="00FC1B1B">
              <w:rPr>
                <w:rFonts w:ascii="Times New Roman" w:hAnsi="Times New Roman" w:cs="Times New Roman"/>
                <w:b/>
                <w:bCs/>
                <w:sz w:val="18"/>
                <w:szCs w:val="18"/>
              </w:rPr>
              <w:t>-24h</w:t>
            </w:r>
          </w:p>
        </w:tc>
        <w:tc>
          <w:tcPr>
            <w:tcW w:w="729" w:type="dxa"/>
            <w:shd w:val="clear" w:color="auto" w:fill="DEEAF6" w:themeFill="accent1" w:themeFillTint="33"/>
            <w:noWrap/>
            <w:vAlign w:val="center"/>
            <w:hideMark/>
          </w:tcPr>
          <w:p w14:paraId="027AB64D" w14:textId="77777777" w:rsidR="00BD1E3F" w:rsidRPr="00FC1B1B" w:rsidRDefault="00BD1E3F" w:rsidP="000F625F">
            <w:pPr>
              <w:jc w:val="center"/>
              <w:rPr>
                <w:rFonts w:ascii="Times New Roman" w:hAnsi="Times New Roman" w:cs="Times New Roman"/>
                <w:b/>
                <w:bCs/>
                <w:sz w:val="18"/>
                <w:szCs w:val="18"/>
              </w:rPr>
            </w:pPr>
            <w:r w:rsidRPr="00FC1B1B">
              <w:rPr>
                <w:rFonts w:ascii="Times New Roman" w:hAnsi="Times New Roman" w:cs="Times New Roman"/>
                <w:b/>
                <w:bCs/>
                <w:sz w:val="18"/>
                <w:szCs w:val="18"/>
              </w:rPr>
              <w:t>AUC</w:t>
            </w:r>
          </w:p>
        </w:tc>
      </w:tr>
      <w:tr w:rsidR="00BD1E3F" w:rsidRPr="009E159E" w14:paraId="385A233F" w14:textId="77777777" w:rsidTr="0083538E">
        <w:trPr>
          <w:trHeight w:val="1587"/>
        </w:trPr>
        <w:tc>
          <w:tcPr>
            <w:tcW w:w="992" w:type="dxa"/>
            <w:noWrap/>
            <w:vAlign w:val="center"/>
            <w:hideMark/>
          </w:tcPr>
          <w:p w14:paraId="4322D84D" w14:textId="198CA550" w:rsidR="00BD1E3F" w:rsidRPr="005454FB" w:rsidRDefault="00BD1E3F" w:rsidP="00242F1B">
            <w:pPr>
              <w:pStyle w:val="ListParagraph"/>
              <w:numPr>
                <w:ilvl w:val="0"/>
                <w:numId w:val="16"/>
              </w:numPr>
              <w:jc w:val="center"/>
              <w:rPr>
                <w:rFonts w:ascii="Times New Roman" w:hAnsi="Times New Roman" w:cs="Times New Roman"/>
                <w:b/>
                <w:bCs/>
                <w:sz w:val="20"/>
                <w:szCs w:val="20"/>
              </w:rPr>
            </w:pPr>
            <w:r w:rsidRPr="005454FB">
              <w:rPr>
                <w:rFonts w:ascii="Times New Roman" w:hAnsi="Times New Roman" w:cs="Times New Roman"/>
                <w:b/>
                <w:bCs/>
                <w:sz w:val="22"/>
                <w:szCs w:val="22"/>
              </w:rPr>
              <w:t>FiO</w:t>
            </w:r>
            <w:r w:rsidRPr="005454FB">
              <w:rPr>
                <w:rFonts w:ascii="Times New Roman" w:hAnsi="Times New Roman" w:cs="Times New Roman"/>
                <w:b/>
                <w:bCs/>
                <w:sz w:val="22"/>
                <w:szCs w:val="22"/>
                <w:vertAlign w:val="subscript"/>
              </w:rPr>
              <w:t>2</w:t>
            </w:r>
            <w:r w:rsidRPr="005454FB">
              <w:rPr>
                <w:rFonts w:ascii="Times New Roman" w:hAnsi="Times New Roman" w:cs="Times New Roman"/>
                <w:b/>
                <w:bCs/>
                <w:sz w:val="22"/>
                <w:szCs w:val="22"/>
              </w:rPr>
              <w:t xml:space="preserve"> </w:t>
            </w:r>
            <w:r w:rsidRPr="005454FB">
              <w:rPr>
                <w:rFonts w:ascii="Times New Roman" w:hAnsi="Times New Roman" w:cs="Times New Roman"/>
                <w:b/>
                <w:bCs/>
                <w:sz w:val="20"/>
                <w:szCs w:val="20"/>
              </w:rPr>
              <w:t>(%)</w:t>
            </w:r>
          </w:p>
        </w:tc>
        <w:tc>
          <w:tcPr>
            <w:tcW w:w="726" w:type="dxa"/>
            <w:noWrap/>
            <w:vAlign w:val="center"/>
            <w:hideMark/>
          </w:tcPr>
          <w:p w14:paraId="2AD0D465" w14:textId="77777777" w:rsidR="00BD1E3F" w:rsidRPr="009E159E" w:rsidRDefault="00BD1E3F" w:rsidP="000F625F">
            <w:pPr>
              <w:jc w:val="center"/>
            </w:pPr>
          </w:p>
        </w:tc>
        <w:tc>
          <w:tcPr>
            <w:tcW w:w="730" w:type="dxa"/>
            <w:noWrap/>
            <w:vAlign w:val="center"/>
            <w:hideMark/>
          </w:tcPr>
          <w:p w14:paraId="2870F90A" w14:textId="77777777" w:rsidR="00BD1E3F" w:rsidRPr="009E159E" w:rsidRDefault="00BD1E3F" w:rsidP="000F625F">
            <w:pPr>
              <w:jc w:val="center"/>
            </w:pPr>
          </w:p>
        </w:tc>
        <w:tc>
          <w:tcPr>
            <w:tcW w:w="731" w:type="dxa"/>
            <w:shd w:val="clear" w:color="auto" w:fill="DEEAF6" w:themeFill="accent1" w:themeFillTint="33"/>
            <w:noWrap/>
            <w:vAlign w:val="center"/>
            <w:hideMark/>
          </w:tcPr>
          <w:p w14:paraId="110EC004" w14:textId="77777777" w:rsidR="00BD1E3F" w:rsidRPr="009E159E" w:rsidRDefault="00BD1E3F" w:rsidP="000F625F">
            <w:pPr>
              <w:jc w:val="center"/>
              <w:rPr>
                <w:b/>
                <w:bCs/>
              </w:rPr>
            </w:pPr>
          </w:p>
        </w:tc>
        <w:tc>
          <w:tcPr>
            <w:tcW w:w="728" w:type="dxa"/>
            <w:noWrap/>
            <w:vAlign w:val="center"/>
            <w:hideMark/>
          </w:tcPr>
          <w:p w14:paraId="7DE90296" w14:textId="77777777" w:rsidR="00BD1E3F" w:rsidRPr="009E159E" w:rsidRDefault="00BD1E3F" w:rsidP="000F625F">
            <w:pPr>
              <w:jc w:val="center"/>
            </w:pPr>
          </w:p>
        </w:tc>
        <w:tc>
          <w:tcPr>
            <w:tcW w:w="732" w:type="dxa"/>
            <w:noWrap/>
            <w:vAlign w:val="center"/>
            <w:hideMark/>
          </w:tcPr>
          <w:p w14:paraId="6F1529FA" w14:textId="77777777" w:rsidR="00BD1E3F" w:rsidRPr="009E159E" w:rsidRDefault="00BD1E3F" w:rsidP="000F625F">
            <w:pPr>
              <w:jc w:val="center"/>
            </w:pPr>
          </w:p>
        </w:tc>
        <w:tc>
          <w:tcPr>
            <w:tcW w:w="731" w:type="dxa"/>
            <w:shd w:val="clear" w:color="auto" w:fill="DEEAF6" w:themeFill="accent1" w:themeFillTint="33"/>
            <w:noWrap/>
            <w:vAlign w:val="center"/>
            <w:hideMark/>
          </w:tcPr>
          <w:p w14:paraId="19F854D5" w14:textId="77777777" w:rsidR="00BD1E3F" w:rsidRPr="009E159E" w:rsidRDefault="00BD1E3F" w:rsidP="000F625F">
            <w:pPr>
              <w:jc w:val="center"/>
              <w:rPr>
                <w:b/>
                <w:bCs/>
              </w:rPr>
            </w:pPr>
          </w:p>
        </w:tc>
        <w:tc>
          <w:tcPr>
            <w:tcW w:w="727" w:type="dxa"/>
            <w:noWrap/>
            <w:vAlign w:val="center"/>
            <w:hideMark/>
          </w:tcPr>
          <w:p w14:paraId="66DB3057" w14:textId="77777777" w:rsidR="00BD1E3F" w:rsidRPr="009E159E" w:rsidRDefault="00BD1E3F" w:rsidP="000F625F">
            <w:pPr>
              <w:jc w:val="center"/>
            </w:pPr>
          </w:p>
        </w:tc>
        <w:tc>
          <w:tcPr>
            <w:tcW w:w="730" w:type="dxa"/>
            <w:noWrap/>
            <w:vAlign w:val="center"/>
            <w:hideMark/>
          </w:tcPr>
          <w:p w14:paraId="01DA65F5" w14:textId="77777777" w:rsidR="00BD1E3F" w:rsidRPr="009E159E" w:rsidRDefault="00BD1E3F" w:rsidP="000F625F">
            <w:pPr>
              <w:jc w:val="center"/>
            </w:pPr>
          </w:p>
        </w:tc>
        <w:tc>
          <w:tcPr>
            <w:tcW w:w="729" w:type="dxa"/>
            <w:shd w:val="clear" w:color="auto" w:fill="DEEAF6" w:themeFill="accent1" w:themeFillTint="33"/>
            <w:noWrap/>
            <w:vAlign w:val="center"/>
            <w:hideMark/>
          </w:tcPr>
          <w:p w14:paraId="32860E25" w14:textId="77777777" w:rsidR="00BD1E3F" w:rsidRPr="009E159E" w:rsidRDefault="00BD1E3F" w:rsidP="000F625F">
            <w:pPr>
              <w:jc w:val="center"/>
              <w:rPr>
                <w:b/>
                <w:bCs/>
              </w:rPr>
            </w:pPr>
          </w:p>
        </w:tc>
        <w:tc>
          <w:tcPr>
            <w:tcW w:w="731" w:type="dxa"/>
            <w:noWrap/>
            <w:vAlign w:val="center"/>
            <w:hideMark/>
          </w:tcPr>
          <w:p w14:paraId="5BD96660" w14:textId="77777777" w:rsidR="00BD1E3F" w:rsidRPr="009E159E" w:rsidRDefault="00BD1E3F" w:rsidP="000F625F">
            <w:pPr>
              <w:jc w:val="center"/>
            </w:pPr>
          </w:p>
        </w:tc>
        <w:tc>
          <w:tcPr>
            <w:tcW w:w="731" w:type="dxa"/>
            <w:noWrap/>
            <w:vAlign w:val="center"/>
            <w:hideMark/>
          </w:tcPr>
          <w:p w14:paraId="3E3965EA" w14:textId="77777777" w:rsidR="00BD1E3F" w:rsidRPr="009E159E" w:rsidRDefault="00BD1E3F" w:rsidP="000F625F">
            <w:pPr>
              <w:jc w:val="center"/>
            </w:pPr>
          </w:p>
        </w:tc>
        <w:tc>
          <w:tcPr>
            <w:tcW w:w="730" w:type="dxa"/>
            <w:shd w:val="clear" w:color="auto" w:fill="DEEAF6" w:themeFill="accent1" w:themeFillTint="33"/>
            <w:noWrap/>
            <w:vAlign w:val="center"/>
            <w:hideMark/>
          </w:tcPr>
          <w:p w14:paraId="3B079135" w14:textId="77777777" w:rsidR="00BD1E3F" w:rsidRPr="009E159E" w:rsidRDefault="00BD1E3F" w:rsidP="000F625F">
            <w:pPr>
              <w:jc w:val="center"/>
              <w:rPr>
                <w:b/>
                <w:bCs/>
              </w:rPr>
            </w:pPr>
          </w:p>
        </w:tc>
        <w:tc>
          <w:tcPr>
            <w:tcW w:w="727" w:type="dxa"/>
            <w:noWrap/>
            <w:vAlign w:val="center"/>
            <w:hideMark/>
          </w:tcPr>
          <w:p w14:paraId="2C5A77DF" w14:textId="77777777" w:rsidR="00BD1E3F" w:rsidRPr="009E159E" w:rsidRDefault="00BD1E3F" w:rsidP="000F625F">
            <w:pPr>
              <w:jc w:val="center"/>
            </w:pPr>
          </w:p>
        </w:tc>
        <w:tc>
          <w:tcPr>
            <w:tcW w:w="729" w:type="dxa"/>
            <w:noWrap/>
            <w:vAlign w:val="center"/>
            <w:hideMark/>
          </w:tcPr>
          <w:p w14:paraId="25B562C8" w14:textId="77777777" w:rsidR="00BD1E3F" w:rsidRPr="009E159E" w:rsidRDefault="00BD1E3F" w:rsidP="000F625F">
            <w:pPr>
              <w:jc w:val="center"/>
            </w:pPr>
          </w:p>
        </w:tc>
        <w:tc>
          <w:tcPr>
            <w:tcW w:w="734" w:type="dxa"/>
            <w:shd w:val="clear" w:color="auto" w:fill="DEEAF6" w:themeFill="accent1" w:themeFillTint="33"/>
            <w:noWrap/>
            <w:vAlign w:val="center"/>
            <w:hideMark/>
          </w:tcPr>
          <w:p w14:paraId="3A9B520C" w14:textId="77777777" w:rsidR="00BD1E3F" w:rsidRPr="009E159E" w:rsidRDefault="00BD1E3F" w:rsidP="000F625F">
            <w:pPr>
              <w:jc w:val="center"/>
              <w:rPr>
                <w:b/>
                <w:bCs/>
              </w:rPr>
            </w:pPr>
          </w:p>
        </w:tc>
        <w:tc>
          <w:tcPr>
            <w:tcW w:w="730" w:type="dxa"/>
            <w:noWrap/>
            <w:vAlign w:val="center"/>
            <w:hideMark/>
          </w:tcPr>
          <w:p w14:paraId="73A76375" w14:textId="77777777" w:rsidR="00BD1E3F" w:rsidRPr="009E159E" w:rsidRDefault="00BD1E3F" w:rsidP="000F625F">
            <w:pPr>
              <w:jc w:val="center"/>
            </w:pPr>
          </w:p>
        </w:tc>
        <w:tc>
          <w:tcPr>
            <w:tcW w:w="729" w:type="dxa"/>
            <w:noWrap/>
            <w:vAlign w:val="center"/>
            <w:hideMark/>
          </w:tcPr>
          <w:p w14:paraId="779F7C2E" w14:textId="77777777" w:rsidR="00BD1E3F" w:rsidRPr="009E159E" w:rsidRDefault="00BD1E3F" w:rsidP="000F625F">
            <w:pPr>
              <w:jc w:val="center"/>
            </w:pPr>
          </w:p>
        </w:tc>
        <w:tc>
          <w:tcPr>
            <w:tcW w:w="732" w:type="dxa"/>
            <w:shd w:val="clear" w:color="auto" w:fill="DEEAF6" w:themeFill="accent1" w:themeFillTint="33"/>
            <w:noWrap/>
            <w:vAlign w:val="center"/>
            <w:hideMark/>
          </w:tcPr>
          <w:p w14:paraId="3C6BFA81" w14:textId="77777777" w:rsidR="00BD1E3F" w:rsidRPr="009E159E" w:rsidRDefault="00BD1E3F" w:rsidP="000F625F">
            <w:pPr>
              <w:jc w:val="center"/>
              <w:rPr>
                <w:b/>
                <w:bCs/>
              </w:rPr>
            </w:pPr>
          </w:p>
        </w:tc>
        <w:tc>
          <w:tcPr>
            <w:tcW w:w="729" w:type="dxa"/>
            <w:noWrap/>
            <w:vAlign w:val="center"/>
            <w:hideMark/>
          </w:tcPr>
          <w:p w14:paraId="15760234" w14:textId="77777777" w:rsidR="00BD1E3F" w:rsidRPr="009E159E" w:rsidRDefault="00BD1E3F" w:rsidP="000F625F">
            <w:pPr>
              <w:jc w:val="center"/>
            </w:pPr>
          </w:p>
        </w:tc>
        <w:tc>
          <w:tcPr>
            <w:tcW w:w="733" w:type="dxa"/>
            <w:noWrap/>
            <w:vAlign w:val="center"/>
            <w:hideMark/>
          </w:tcPr>
          <w:p w14:paraId="6B3F4879" w14:textId="77777777" w:rsidR="00BD1E3F" w:rsidRPr="009E159E" w:rsidRDefault="00BD1E3F" w:rsidP="000F625F">
            <w:pPr>
              <w:jc w:val="center"/>
            </w:pPr>
          </w:p>
        </w:tc>
        <w:tc>
          <w:tcPr>
            <w:tcW w:w="729" w:type="dxa"/>
            <w:shd w:val="clear" w:color="auto" w:fill="DEEAF6" w:themeFill="accent1" w:themeFillTint="33"/>
            <w:noWrap/>
            <w:vAlign w:val="center"/>
            <w:hideMark/>
          </w:tcPr>
          <w:p w14:paraId="75CC4403" w14:textId="77777777" w:rsidR="00BD1E3F" w:rsidRPr="009E159E" w:rsidRDefault="00BD1E3F" w:rsidP="000F625F">
            <w:pPr>
              <w:jc w:val="center"/>
              <w:rPr>
                <w:b/>
                <w:bCs/>
              </w:rPr>
            </w:pPr>
          </w:p>
        </w:tc>
      </w:tr>
      <w:tr w:rsidR="0083538E" w:rsidRPr="009E159E" w14:paraId="61840A68" w14:textId="77777777" w:rsidTr="0083538E">
        <w:trPr>
          <w:trHeight w:val="395"/>
        </w:trPr>
        <w:tc>
          <w:tcPr>
            <w:tcW w:w="2448" w:type="dxa"/>
            <w:gridSpan w:val="3"/>
            <w:noWrap/>
            <w:vAlign w:val="center"/>
          </w:tcPr>
          <w:p w14:paraId="750700F9" w14:textId="35308B94" w:rsidR="00BD1E3F" w:rsidRPr="005454FB" w:rsidRDefault="00BD1E3F" w:rsidP="00242F1B">
            <w:pPr>
              <w:pStyle w:val="ListParagraph"/>
              <w:numPr>
                <w:ilvl w:val="0"/>
                <w:numId w:val="16"/>
              </w:numPr>
              <w:rPr>
                <w:rFonts w:ascii="Times New Roman" w:hAnsi="Times New Roman" w:cs="Times New Roman"/>
                <w:b/>
                <w:bCs/>
              </w:rPr>
            </w:pPr>
            <w:r w:rsidRPr="005454FB">
              <w:rPr>
                <w:rFonts w:ascii="Times New Roman" w:hAnsi="Times New Roman" w:cs="Times New Roman"/>
                <w:b/>
                <w:bCs/>
                <w:sz w:val="22"/>
                <w:szCs w:val="22"/>
              </w:rPr>
              <w:t>Cumulative AUC</w:t>
            </w:r>
            <w:r w:rsidR="00696044" w:rsidRPr="005454FB">
              <w:rPr>
                <w:rFonts w:ascii="Times New Roman" w:hAnsi="Times New Roman" w:cs="Times New Roman"/>
                <w:b/>
                <w:bCs/>
                <w:sz w:val="22"/>
                <w:szCs w:val="22"/>
              </w:rPr>
              <w:t xml:space="preserve"> </w:t>
            </w:r>
            <w:r w:rsidR="00696044" w:rsidRPr="005454FB">
              <w:rPr>
                <w:rFonts w:ascii="Times New Roman" w:hAnsi="Times New Roman" w:cs="Times New Roman"/>
                <w:b/>
                <w:bCs/>
                <w:sz w:val="18"/>
                <w:szCs w:val="18"/>
              </w:rPr>
              <w:t>(per day)</w:t>
            </w:r>
          </w:p>
        </w:tc>
        <w:tc>
          <w:tcPr>
            <w:tcW w:w="731" w:type="dxa"/>
            <w:shd w:val="clear" w:color="auto" w:fill="DEEAF6" w:themeFill="accent1" w:themeFillTint="33"/>
            <w:vAlign w:val="center"/>
          </w:tcPr>
          <w:p w14:paraId="28BD4F8A" w14:textId="77777777" w:rsidR="00BD1E3F" w:rsidRPr="009E159E" w:rsidRDefault="00BD1E3F" w:rsidP="000F625F">
            <w:pPr>
              <w:jc w:val="center"/>
              <w:rPr>
                <w:b/>
                <w:bCs/>
              </w:rPr>
            </w:pPr>
          </w:p>
        </w:tc>
        <w:tc>
          <w:tcPr>
            <w:tcW w:w="1460" w:type="dxa"/>
            <w:gridSpan w:val="2"/>
            <w:noWrap/>
            <w:vAlign w:val="center"/>
          </w:tcPr>
          <w:p w14:paraId="01A11703" w14:textId="39105FEB" w:rsidR="00BD1E3F" w:rsidRPr="009E159E" w:rsidRDefault="00BD1E3F" w:rsidP="00F7108F">
            <w:pPr>
              <w:rPr>
                <w:b/>
                <w:bCs/>
              </w:rPr>
            </w:pPr>
            <w:r w:rsidRPr="00A84043">
              <w:rPr>
                <w:rFonts w:ascii="Times New Roman" w:eastAsia="Times New Roman" w:hAnsi="Times New Roman" w:cs="Times New Roman"/>
                <w:i/>
                <w:iCs/>
                <w:color w:val="000000"/>
                <w:sz w:val="18"/>
                <w:szCs w:val="18"/>
              </w:rPr>
              <w:t xml:space="preserve">(auto calculated in </w:t>
            </w:r>
            <w:r w:rsidR="00F7108F">
              <w:rPr>
                <w:rFonts w:ascii="Times New Roman" w:eastAsia="Times New Roman" w:hAnsi="Times New Roman" w:cs="Times New Roman"/>
                <w:i/>
                <w:iCs/>
                <w:color w:val="000000"/>
                <w:sz w:val="18"/>
                <w:szCs w:val="18"/>
              </w:rPr>
              <w:t>app</w:t>
            </w:r>
            <w:r w:rsidRPr="00A84043">
              <w:rPr>
                <w:rFonts w:ascii="Times New Roman" w:eastAsia="Times New Roman" w:hAnsi="Times New Roman" w:cs="Times New Roman"/>
                <w:i/>
                <w:iCs/>
                <w:color w:val="000000"/>
                <w:sz w:val="18"/>
                <w:szCs w:val="18"/>
              </w:rPr>
              <w:t>)</w:t>
            </w:r>
          </w:p>
        </w:tc>
        <w:tc>
          <w:tcPr>
            <w:tcW w:w="731" w:type="dxa"/>
            <w:shd w:val="clear" w:color="auto" w:fill="DEEAF6" w:themeFill="accent1" w:themeFillTint="33"/>
            <w:vAlign w:val="center"/>
          </w:tcPr>
          <w:p w14:paraId="1BFC7235" w14:textId="77777777" w:rsidR="00BD1E3F" w:rsidRPr="009E159E" w:rsidRDefault="00BD1E3F" w:rsidP="000F625F">
            <w:pPr>
              <w:jc w:val="center"/>
              <w:rPr>
                <w:b/>
                <w:bCs/>
              </w:rPr>
            </w:pPr>
          </w:p>
        </w:tc>
        <w:tc>
          <w:tcPr>
            <w:tcW w:w="1457" w:type="dxa"/>
            <w:gridSpan w:val="2"/>
            <w:noWrap/>
            <w:vAlign w:val="center"/>
          </w:tcPr>
          <w:p w14:paraId="3EB623DC" w14:textId="77777777" w:rsidR="00BD1E3F" w:rsidRPr="009E159E" w:rsidRDefault="00BD1E3F" w:rsidP="000F625F">
            <w:pPr>
              <w:jc w:val="center"/>
              <w:rPr>
                <w:b/>
                <w:bCs/>
              </w:rPr>
            </w:pPr>
          </w:p>
        </w:tc>
        <w:tc>
          <w:tcPr>
            <w:tcW w:w="729" w:type="dxa"/>
            <w:shd w:val="clear" w:color="auto" w:fill="DEEAF6" w:themeFill="accent1" w:themeFillTint="33"/>
            <w:vAlign w:val="center"/>
          </w:tcPr>
          <w:p w14:paraId="6C8A94A2" w14:textId="77777777" w:rsidR="00BD1E3F" w:rsidRPr="009E159E" w:rsidRDefault="00BD1E3F" w:rsidP="000F625F">
            <w:pPr>
              <w:jc w:val="center"/>
              <w:rPr>
                <w:b/>
                <w:bCs/>
              </w:rPr>
            </w:pPr>
          </w:p>
        </w:tc>
        <w:tc>
          <w:tcPr>
            <w:tcW w:w="1462" w:type="dxa"/>
            <w:gridSpan w:val="2"/>
            <w:noWrap/>
            <w:vAlign w:val="center"/>
          </w:tcPr>
          <w:p w14:paraId="1B750DFB" w14:textId="77777777" w:rsidR="00BD1E3F" w:rsidRPr="009E159E" w:rsidRDefault="00BD1E3F" w:rsidP="000F625F">
            <w:pPr>
              <w:jc w:val="center"/>
              <w:rPr>
                <w:b/>
                <w:bCs/>
              </w:rPr>
            </w:pPr>
          </w:p>
        </w:tc>
        <w:tc>
          <w:tcPr>
            <w:tcW w:w="730" w:type="dxa"/>
            <w:shd w:val="clear" w:color="auto" w:fill="DEEAF6" w:themeFill="accent1" w:themeFillTint="33"/>
            <w:vAlign w:val="center"/>
          </w:tcPr>
          <w:p w14:paraId="74A604DC" w14:textId="77777777" w:rsidR="00BD1E3F" w:rsidRPr="009E159E" w:rsidRDefault="00BD1E3F" w:rsidP="000F625F">
            <w:pPr>
              <w:jc w:val="center"/>
              <w:rPr>
                <w:b/>
                <w:bCs/>
              </w:rPr>
            </w:pPr>
          </w:p>
        </w:tc>
        <w:tc>
          <w:tcPr>
            <w:tcW w:w="1456" w:type="dxa"/>
            <w:gridSpan w:val="2"/>
            <w:noWrap/>
            <w:vAlign w:val="center"/>
          </w:tcPr>
          <w:p w14:paraId="20157258" w14:textId="77777777" w:rsidR="00BD1E3F" w:rsidRPr="009E159E" w:rsidRDefault="00BD1E3F" w:rsidP="000F625F">
            <w:pPr>
              <w:jc w:val="center"/>
              <w:rPr>
                <w:b/>
                <w:bCs/>
              </w:rPr>
            </w:pPr>
          </w:p>
        </w:tc>
        <w:tc>
          <w:tcPr>
            <w:tcW w:w="734" w:type="dxa"/>
            <w:shd w:val="clear" w:color="auto" w:fill="DEEAF6" w:themeFill="accent1" w:themeFillTint="33"/>
            <w:vAlign w:val="center"/>
          </w:tcPr>
          <w:p w14:paraId="71D06EB6" w14:textId="77777777" w:rsidR="00BD1E3F" w:rsidRPr="009E159E" w:rsidRDefault="00BD1E3F" w:rsidP="000F625F">
            <w:pPr>
              <w:jc w:val="center"/>
              <w:rPr>
                <w:b/>
                <w:bCs/>
              </w:rPr>
            </w:pPr>
          </w:p>
        </w:tc>
        <w:tc>
          <w:tcPr>
            <w:tcW w:w="1459" w:type="dxa"/>
            <w:gridSpan w:val="2"/>
            <w:noWrap/>
            <w:vAlign w:val="center"/>
          </w:tcPr>
          <w:p w14:paraId="643426AA" w14:textId="77777777" w:rsidR="00BD1E3F" w:rsidRPr="009E159E" w:rsidRDefault="00BD1E3F" w:rsidP="000F625F">
            <w:pPr>
              <w:jc w:val="center"/>
              <w:rPr>
                <w:b/>
                <w:bCs/>
              </w:rPr>
            </w:pPr>
          </w:p>
        </w:tc>
        <w:tc>
          <w:tcPr>
            <w:tcW w:w="732" w:type="dxa"/>
            <w:shd w:val="clear" w:color="auto" w:fill="DEEAF6" w:themeFill="accent1" w:themeFillTint="33"/>
            <w:vAlign w:val="center"/>
          </w:tcPr>
          <w:p w14:paraId="3FBC2CFC" w14:textId="77777777" w:rsidR="00BD1E3F" w:rsidRPr="009E159E" w:rsidRDefault="00BD1E3F" w:rsidP="000F625F">
            <w:pPr>
              <w:jc w:val="center"/>
              <w:rPr>
                <w:b/>
                <w:bCs/>
              </w:rPr>
            </w:pPr>
          </w:p>
        </w:tc>
        <w:tc>
          <w:tcPr>
            <w:tcW w:w="1462" w:type="dxa"/>
            <w:gridSpan w:val="2"/>
            <w:noWrap/>
            <w:vAlign w:val="center"/>
          </w:tcPr>
          <w:p w14:paraId="3116A899" w14:textId="77777777" w:rsidR="00BD1E3F" w:rsidRPr="009E159E" w:rsidRDefault="00BD1E3F" w:rsidP="000F625F">
            <w:pPr>
              <w:jc w:val="center"/>
              <w:rPr>
                <w:b/>
                <w:bCs/>
              </w:rPr>
            </w:pPr>
          </w:p>
        </w:tc>
        <w:tc>
          <w:tcPr>
            <w:tcW w:w="729" w:type="dxa"/>
            <w:shd w:val="clear" w:color="auto" w:fill="DEEAF6" w:themeFill="accent1" w:themeFillTint="33"/>
            <w:vAlign w:val="center"/>
          </w:tcPr>
          <w:p w14:paraId="4D4EC262" w14:textId="77777777" w:rsidR="00BD1E3F" w:rsidRPr="009E159E" w:rsidRDefault="00BD1E3F" w:rsidP="000F625F">
            <w:pPr>
              <w:jc w:val="center"/>
              <w:rPr>
                <w:b/>
                <w:bCs/>
              </w:rPr>
            </w:pPr>
          </w:p>
        </w:tc>
      </w:tr>
      <w:tr w:rsidR="0083538E" w:rsidRPr="009E159E" w14:paraId="57ECE109" w14:textId="77777777" w:rsidTr="0083538E">
        <w:trPr>
          <w:trHeight w:val="395"/>
        </w:trPr>
        <w:tc>
          <w:tcPr>
            <w:tcW w:w="2448" w:type="dxa"/>
            <w:gridSpan w:val="3"/>
            <w:noWrap/>
            <w:vAlign w:val="center"/>
          </w:tcPr>
          <w:p w14:paraId="21902BB3" w14:textId="77777777" w:rsidR="00BD1E3F" w:rsidRPr="005454FB" w:rsidRDefault="00BD1E3F" w:rsidP="00242F1B">
            <w:pPr>
              <w:pStyle w:val="ListParagraph"/>
              <w:numPr>
                <w:ilvl w:val="0"/>
                <w:numId w:val="16"/>
              </w:numPr>
              <w:rPr>
                <w:rFonts w:ascii="Times New Roman" w:hAnsi="Times New Roman" w:cs="Times New Roman"/>
                <w:b/>
                <w:bCs/>
                <w:sz w:val="22"/>
                <w:szCs w:val="22"/>
              </w:rPr>
            </w:pPr>
            <w:r w:rsidRPr="005454FB">
              <w:rPr>
                <w:rFonts w:ascii="Times New Roman" w:hAnsi="Times New Roman" w:cs="Times New Roman"/>
                <w:b/>
                <w:bCs/>
                <w:sz w:val="22"/>
                <w:szCs w:val="22"/>
              </w:rPr>
              <w:t xml:space="preserve">Mean AUC </w:t>
            </w:r>
            <w:r w:rsidRPr="005454FB">
              <w:rPr>
                <w:rFonts w:ascii="Times New Roman" w:hAnsi="Times New Roman" w:cs="Times New Roman"/>
                <w:b/>
                <w:bCs/>
                <w:sz w:val="20"/>
                <w:szCs w:val="20"/>
              </w:rPr>
              <w:t>(per day)</w:t>
            </w:r>
          </w:p>
        </w:tc>
        <w:tc>
          <w:tcPr>
            <w:tcW w:w="731" w:type="dxa"/>
            <w:shd w:val="clear" w:color="auto" w:fill="DEEAF6" w:themeFill="accent1" w:themeFillTint="33"/>
            <w:vAlign w:val="center"/>
          </w:tcPr>
          <w:p w14:paraId="32E9256E" w14:textId="77777777" w:rsidR="00BD1E3F" w:rsidRPr="009E159E" w:rsidRDefault="00BD1E3F" w:rsidP="000F625F">
            <w:pPr>
              <w:jc w:val="center"/>
              <w:rPr>
                <w:b/>
                <w:bCs/>
              </w:rPr>
            </w:pPr>
          </w:p>
        </w:tc>
        <w:tc>
          <w:tcPr>
            <w:tcW w:w="1460" w:type="dxa"/>
            <w:gridSpan w:val="2"/>
            <w:noWrap/>
            <w:vAlign w:val="center"/>
          </w:tcPr>
          <w:p w14:paraId="354DB7AA" w14:textId="443C85D3" w:rsidR="00BD1E3F" w:rsidRPr="009E159E" w:rsidRDefault="00BD1E3F" w:rsidP="00F7108F">
            <w:pPr>
              <w:rPr>
                <w:b/>
                <w:bCs/>
              </w:rPr>
            </w:pPr>
            <w:r w:rsidRPr="00A84043">
              <w:rPr>
                <w:rFonts w:ascii="Times New Roman" w:eastAsia="Times New Roman" w:hAnsi="Times New Roman" w:cs="Times New Roman"/>
                <w:i/>
                <w:iCs/>
                <w:color w:val="000000"/>
                <w:sz w:val="18"/>
                <w:szCs w:val="18"/>
              </w:rPr>
              <w:t xml:space="preserve">(auto calculated in </w:t>
            </w:r>
            <w:r w:rsidR="00F7108F">
              <w:rPr>
                <w:rFonts w:ascii="Times New Roman" w:eastAsia="Times New Roman" w:hAnsi="Times New Roman" w:cs="Times New Roman"/>
                <w:i/>
                <w:iCs/>
                <w:color w:val="000000"/>
                <w:sz w:val="18"/>
                <w:szCs w:val="18"/>
              </w:rPr>
              <w:t>app</w:t>
            </w:r>
            <w:r w:rsidRPr="00A84043">
              <w:rPr>
                <w:rFonts w:ascii="Times New Roman" w:eastAsia="Times New Roman" w:hAnsi="Times New Roman" w:cs="Times New Roman"/>
                <w:i/>
                <w:iCs/>
                <w:color w:val="000000"/>
                <w:sz w:val="18"/>
                <w:szCs w:val="18"/>
              </w:rPr>
              <w:t>)</w:t>
            </w:r>
          </w:p>
        </w:tc>
        <w:tc>
          <w:tcPr>
            <w:tcW w:w="731" w:type="dxa"/>
            <w:shd w:val="clear" w:color="auto" w:fill="DEEAF6" w:themeFill="accent1" w:themeFillTint="33"/>
            <w:vAlign w:val="center"/>
          </w:tcPr>
          <w:p w14:paraId="018BD246" w14:textId="77777777" w:rsidR="00BD1E3F" w:rsidRPr="009E159E" w:rsidRDefault="00BD1E3F" w:rsidP="000F625F">
            <w:pPr>
              <w:jc w:val="center"/>
              <w:rPr>
                <w:b/>
                <w:bCs/>
              </w:rPr>
            </w:pPr>
          </w:p>
        </w:tc>
        <w:tc>
          <w:tcPr>
            <w:tcW w:w="1457" w:type="dxa"/>
            <w:gridSpan w:val="2"/>
            <w:noWrap/>
            <w:vAlign w:val="center"/>
          </w:tcPr>
          <w:p w14:paraId="6C0E6EEA" w14:textId="77777777" w:rsidR="00BD1E3F" w:rsidRPr="009E159E" w:rsidRDefault="00BD1E3F" w:rsidP="000F625F">
            <w:pPr>
              <w:jc w:val="center"/>
              <w:rPr>
                <w:b/>
                <w:bCs/>
              </w:rPr>
            </w:pPr>
          </w:p>
        </w:tc>
        <w:tc>
          <w:tcPr>
            <w:tcW w:w="729" w:type="dxa"/>
            <w:shd w:val="clear" w:color="auto" w:fill="DEEAF6" w:themeFill="accent1" w:themeFillTint="33"/>
            <w:vAlign w:val="center"/>
          </w:tcPr>
          <w:p w14:paraId="00C1FCA7" w14:textId="77777777" w:rsidR="00BD1E3F" w:rsidRPr="009E159E" w:rsidRDefault="00BD1E3F" w:rsidP="000F625F">
            <w:pPr>
              <w:jc w:val="center"/>
              <w:rPr>
                <w:b/>
                <w:bCs/>
              </w:rPr>
            </w:pPr>
          </w:p>
        </w:tc>
        <w:tc>
          <w:tcPr>
            <w:tcW w:w="1462" w:type="dxa"/>
            <w:gridSpan w:val="2"/>
            <w:noWrap/>
            <w:vAlign w:val="center"/>
          </w:tcPr>
          <w:p w14:paraId="2D063210" w14:textId="77777777" w:rsidR="00BD1E3F" w:rsidRPr="009E159E" w:rsidRDefault="00BD1E3F" w:rsidP="000F625F">
            <w:pPr>
              <w:jc w:val="center"/>
              <w:rPr>
                <w:b/>
                <w:bCs/>
              </w:rPr>
            </w:pPr>
          </w:p>
        </w:tc>
        <w:tc>
          <w:tcPr>
            <w:tcW w:w="730" w:type="dxa"/>
            <w:shd w:val="clear" w:color="auto" w:fill="DEEAF6" w:themeFill="accent1" w:themeFillTint="33"/>
            <w:vAlign w:val="center"/>
          </w:tcPr>
          <w:p w14:paraId="61BB6DC6" w14:textId="77777777" w:rsidR="00BD1E3F" w:rsidRPr="009E159E" w:rsidRDefault="00BD1E3F" w:rsidP="000F625F">
            <w:pPr>
              <w:jc w:val="center"/>
              <w:rPr>
                <w:b/>
                <w:bCs/>
              </w:rPr>
            </w:pPr>
          </w:p>
        </w:tc>
        <w:tc>
          <w:tcPr>
            <w:tcW w:w="1456" w:type="dxa"/>
            <w:gridSpan w:val="2"/>
            <w:noWrap/>
            <w:vAlign w:val="center"/>
          </w:tcPr>
          <w:p w14:paraId="6E6F21BA" w14:textId="77777777" w:rsidR="00BD1E3F" w:rsidRPr="009E159E" w:rsidRDefault="00BD1E3F" w:rsidP="000F625F">
            <w:pPr>
              <w:jc w:val="center"/>
              <w:rPr>
                <w:b/>
                <w:bCs/>
              </w:rPr>
            </w:pPr>
          </w:p>
        </w:tc>
        <w:tc>
          <w:tcPr>
            <w:tcW w:w="734" w:type="dxa"/>
            <w:shd w:val="clear" w:color="auto" w:fill="DEEAF6" w:themeFill="accent1" w:themeFillTint="33"/>
            <w:vAlign w:val="center"/>
          </w:tcPr>
          <w:p w14:paraId="386DC82B" w14:textId="77777777" w:rsidR="00BD1E3F" w:rsidRPr="009E159E" w:rsidRDefault="00BD1E3F" w:rsidP="000F625F">
            <w:pPr>
              <w:jc w:val="center"/>
              <w:rPr>
                <w:b/>
                <w:bCs/>
              </w:rPr>
            </w:pPr>
          </w:p>
        </w:tc>
        <w:tc>
          <w:tcPr>
            <w:tcW w:w="1459" w:type="dxa"/>
            <w:gridSpan w:val="2"/>
            <w:noWrap/>
            <w:vAlign w:val="center"/>
          </w:tcPr>
          <w:p w14:paraId="66A4ED2A" w14:textId="77777777" w:rsidR="00BD1E3F" w:rsidRPr="009E159E" w:rsidRDefault="00BD1E3F" w:rsidP="000F625F">
            <w:pPr>
              <w:jc w:val="center"/>
              <w:rPr>
                <w:b/>
                <w:bCs/>
              </w:rPr>
            </w:pPr>
          </w:p>
        </w:tc>
        <w:tc>
          <w:tcPr>
            <w:tcW w:w="732" w:type="dxa"/>
            <w:shd w:val="clear" w:color="auto" w:fill="DEEAF6" w:themeFill="accent1" w:themeFillTint="33"/>
            <w:vAlign w:val="center"/>
          </w:tcPr>
          <w:p w14:paraId="602B5267" w14:textId="77777777" w:rsidR="00BD1E3F" w:rsidRPr="009E159E" w:rsidRDefault="00BD1E3F" w:rsidP="000F625F">
            <w:pPr>
              <w:jc w:val="center"/>
              <w:rPr>
                <w:b/>
                <w:bCs/>
              </w:rPr>
            </w:pPr>
          </w:p>
        </w:tc>
        <w:tc>
          <w:tcPr>
            <w:tcW w:w="1462" w:type="dxa"/>
            <w:gridSpan w:val="2"/>
            <w:noWrap/>
            <w:vAlign w:val="center"/>
          </w:tcPr>
          <w:p w14:paraId="790513B4" w14:textId="77777777" w:rsidR="00BD1E3F" w:rsidRPr="009E159E" w:rsidRDefault="00BD1E3F" w:rsidP="000F625F">
            <w:pPr>
              <w:jc w:val="center"/>
              <w:rPr>
                <w:b/>
                <w:bCs/>
              </w:rPr>
            </w:pPr>
          </w:p>
        </w:tc>
        <w:tc>
          <w:tcPr>
            <w:tcW w:w="729" w:type="dxa"/>
            <w:shd w:val="clear" w:color="auto" w:fill="DEEAF6" w:themeFill="accent1" w:themeFillTint="33"/>
            <w:vAlign w:val="center"/>
          </w:tcPr>
          <w:p w14:paraId="52D1DBDF" w14:textId="77777777" w:rsidR="00BD1E3F" w:rsidRPr="009E159E" w:rsidRDefault="00BD1E3F" w:rsidP="000F625F">
            <w:pPr>
              <w:jc w:val="center"/>
              <w:rPr>
                <w:b/>
                <w:bCs/>
              </w:rPr>
            </w:pPr>
          </w:p>
        </w:tc>
      </w:tr>
      <w:tr w:rsidR="0083538E" w:rsidRPr="009E159E" w14:paraId="2E19A516" w14:textId="77777777" w:rsidTr="0083538E">
        <w:trPr>
          <w:trHeight w:val="395"/>
        </w:trPr>
        <w:tc>
          <w:tcPr>
            <w:tcW w:w="2448" w:type="dxa"/>
            <w:gridSpan w:val="3"/>
            <w:noWrap/>
            <w:vAlign w:val="center"/>
          </w:tcPr>
          <w:p w14:paraId="35820D1B" w14:textId="77777777" w:rsidR="00BD1E3F" w:rsidRPr="005454FB" w:rsidRDefault="00BD1E3F" w:rsidP="00242F1B">
            <w:pPr>
              <w:pStyle w:val="ListParagraph"/>
              <w:numPr>
                <w:ilvl w:val="0"/>
                <w:numId w:val="16"/>
              </w:numPr>
              <w:rPr>
                <w:rFonts w:ascii="Times New Roman" w:hAnsi="Times New Roman" w:cs="Times New Roman"/>
                <w:b/>
                <w:bCs/>
                <w:sz w:val="22"/>
                <w:szCs w:val="22"/>
              </w:rPr>
            </w:pPr>
            <w:r w:rsidRPr="005454FB">
              <w:rPr>
                <w:rFonts w:ascii="Times New Roman" w:hAnsi="Times New Roman" w:cs="Times New Roman"/>
                <w:b/>
                <w:bCs/>
                <w:sz w:val="22"/>
                <w:szCs w:val="22"/>
              </w:rPr>
              <w:t>Excess O</w:t>
            </w:r>
            <w:r w:rsidRPr="005454FB">
              <w:rPr>
                <w:rFonts w:ascii="Times New Roman" w:hAnsi="Times New Roman" w:cs="Times New Roman"/>
                <w:b/>
                <w:bCs/>
                <w:sz w:val="22"/>
                <w:szCs w:val="22"/>
                <w:vertAlign w:val="subscript"/>
              </w:rPr>
              <w:t>2</w:t>
            </w:r>
            <w:r w:rsidRPr="005454FB">
              <w:rPr>
                <w:rFonts w:ascii="Times New Roman" w:hAnsi="Times New Roman" w:cs="Times New Roman"/>
                <w:b/>
                <w:bCs/>
                <w:sz w:val="22"/>
                <w:szCs w:val="22"/>
              </w:rPr>
              <w:t xml:space="preserve"> </w:t>
            </w:r>
            <w:r w:rsidRPr="005454FB">
              <w:rPr>
                <w:rFonts w:ascii="Times New Roman" w:hAnsi="Times New Roman" w:cs="Times New Roman"/>
                <w:b/>
                <w:bCs/>
                <w:sz w:val="20"/>
                <w:szCs w:val="20"/>
              </w:rPr>
              <w:t>(per day)</w:t>
            </w:r>
          </w:p>
        </w:tc>
        <w:tc>
          <w:tcPr>
            <w:tcW w:w="731" w:type="dxa"/>
            <w:shd w:val="clear" w:color="auto" w:fill="DEEAF6" w:themeFill="accent1" w:themeFillTint="33"/>
            <w:vAlign w:val="center"/>
          </w:tcPr>
          <w:p w14:paraId="593DA1CB" w14:textId="77777777" w:rsidR="00BD1E3F" w:rsidRPr="009E159E" w:rsidRDefault="00BD1E3F" w:rsidP="000F625F">
            <w:pPr>
              <w:jc w:val="center"/>
              <w:rPr>
                <w:b/>
                <w:bCs/>
              </w:rPr>
            </w:pPr>
          </w:p>
        </w:tc>
        <w:tc>
          <w:tcPr>
            <w:tcW w:w="1460" w:type="dxa"/>
            <w:gridSpan w:val="2"/>
            <w:noWrap/>
            <w:vAlign w:val="center"/>
          </w:tcPr>
          <w:p w14:paraId="2C74D28C" w14:textId="60E6C61E" w:rsidR="00BD1E3F" w:rsidRPr="009E159E" w:rsidRDefault="00BD1E3F" w:rsidP="00F7108F">
            <w:pPr>
              <w:rPr>
                <w:b/>
                <w:bCs/>
              </w:rPr>
            </w:pPr>
            <w:r w:rsidRPr="00A84043">
              <w:rPr>
                <w:rFonts w:ascii="Times New Roman" w:eastAsia="Times New Roman" w:hAnsi="Times New Roman" w:cs="Times New Roman"/>
                <w:i/>
                <w:iCs/>
                <w:color w:val="000000"/>
                <w:sz w:val="18"/>
                <w:szCs w:val="18"/>
              </w:rPr>
              <w:t xml:space="preserve">(auto calculated in </w:t>
            </w:r>
            <w:r w:rsidR="00F7108F">
              <w:rPr>
                <w:rFonts w:ascii="Times New Roman" w:eastAsia="Times New Roman" w:hAnsi="Times New Roman" w:cs="Times New Roman"/>
                <w:i/>
                <w:iCs/>
                <w:color w:val="000000"/>
                <w:sz w:val="18"/>
                <w:szCs w:val="18"/>
              </w:rPr>
              <w:t>app</w:t>
            </w:r>
            <w:r w:rsidRPr="00A84043">
              <w:rPr>
                <w:rFonts w:ascii="Times New Roman" w:eastAsia="Times New Roman" w:hAnsi="Times New Roman" w:cs="Times New Roman"/>
                <w:i/>
                <w:iCs/>
                <w:color w:val="000000"/>
                <w:sz w:val="18"/>
                <w:szCs w:val="18"/>
              </w:rPr>
              <w:t>)</w:t>
            </w:r>
          </w:p>
        </w:tc>
        <w:tc>
          <w:tcPr>
            <w:tcW w:w="731" w:type="dxa"/>
            <w:shd w:val="clear" w:color="auto" w:fill="DEEAF6" w:themeFill="accent1" w:themeFillTint="33"/>
            <w:vAlign w:val="center"/>
          </w:tcPr>
          <w:p w14:paraId="18BE0A9F" w14:textId="77777777" w:rsidR="00BD1E3F" w:rsidRPr="009E159E" w:rsidRDefault="00BD1E3F" w:rsidP="000F625F">
            <w:pPr>
              <w:jc w:val="center"/>
              <w:rPr>
                <w:b/>
                <w:bCs/>
              </w:rPr>
            </w:pPr>
          </w:p>
        </w:tc>
        <w:tc>
          <w:tcPr>
            <w:tcW w:w="1457" w:type="dxa"/>
            <w:gridSpan w:val="2"/>
            <w:noWrap/>
            <w:vAlign w:val="center"/>
          </w:tcPr>
          <w:p w14:paraId="4DAA2D5C" w14:textId="77777777" w:rsidR="00BD1E3F" w:rsidRPr="009E159E" w:rsidRDefault="00BD1E3F" w:rsidP="000F625F">
            <w:pPr>
              <w:jc w:val="center"/>
              <w:rPr>
                <w:b/>
                <w:bCs/>
              </w:rPr>
            </w:pPr>
          </w:p>
        </w:tc>
        <w:tc>
          <w:tcPr>
            <w:tcW w:w="729" w:type="dxa"/>
            <w:shd w:val="clear" w:color="auto" w:fill="DEEAF6" w:themeFill="accent1" w:themeFillTint="33"/>
            <w:vAlign w:val="center"/>
          </w:tcPr>
          <w:p w14:paraId="149AF3B9" w14:textId="77777777" w:rsidR="00BD1E3F" w:rsidRPr="009E159E" w:rsidRDefault="00BD1E3F" w:rsidP="000F625F">
            <w:pPr>
              <w:jc w:val="center"/>
              <w:rPr>
                <w:b/>
                <w:bCs/>
              </w:rPr>
            </w:pPr>
          </w:p>
        </w:tc>
        <w:tc>
          <w:tcPr>
            <w:tcW w:w="1462" w:type="dxa"/>
            <w:gridSpan w:val="2"/>
            <w:noWrap/>
            <w:vAlign w:val="center"/>
          </w:tcPr>
          <w:p w14:paraId="1784B6C2" w14:textId="77777777" w:rsidR="00BD1E3F" w:rsidRPr="009E159E" w:rsidRDefault="00BD1E3F" w:rsidP="000F625F">
            <w:pPr>
              <w:jc w:val="center"/>
              <w:rPr>
                <w:b/>
                <w:bCs/>
              </w:rPr>
            </w:pPr>
          </w:p>
        </w:tc>
        <w:tc>
          <w:tcPr>
            <w:tcW w:w="730" w:type="dxa"/>
            <w:shd w:val="clear" w:color="auto" w:fill="DEEAF6" w:themeFill="accent1" w:themeFillTint="33"/>
            <w:vAlign w:val="center"/>
          </w:tcPr>
          <w:p w14:paraId="5963ECF1" w14:textId="77777777" w:rsidR="00BD1E3F" w:rsidRPr="009E159E" w:rsidRDefault="00BD1E3F" w:rsidP="000F625F">
            <w:pPr>
              <w:jc w:val="center"/>
              <w:rPr>
                <w:b/>
                <w:bCs/>
              </w:rPr>
            </w:pPr>
          </w:p>
        </w:tc>
        <w:tc>
          <w:tcPr>
            <w:tcW w:w="1456" w:type="dxa"/>
            <w:gridSpan w:val="2"/>
            <w:noWrap/>
            <w:vAlign w:val="center"/>
          </w:tcPr>
          <w:p w14:paraId="6985C9CB" w14:textId="77777777" w:rsidR="00BD1E3F" w:rsidRPr="009E159E" w:rsidRDefault="00BD1E3F" w:rsidP="000F625F">
            <w:pPr>
              <w:jc w:val="center"/>
              <w:rPr>
                <w:b/>
                <w:bCs/>
              </w:rPr>
            </w:pPr>
          </w:p>
        </w:tc>
        <w:tc>
          <w:tcPr>
            <w:tcW w:w="734" w:type="dxa"/>
            <w:shd w:val="clear" w:color="auto" w:fill="DEEAF6" w:themeFill="accent1" w:themeFillTint="33"/>
            <w:vAlign w:val="center"/>
          </w:tcPr>
          <w:p w14:paraId="4C9B4E55" w14:textId="77777777" w:rsidR="00BD1E3F" w:rsidRPr="009E159E" w:rsidRDefault="00BD1E3F" w:rsidP="000F625F">
            <w:pPr>
              <w:jc w:val="center"/>
              <w:rPr>
                <w:b/>
                <w:bCs/>
              </w:rPr>
            </w:pPr>
          </w:p>
        </w:tc>
        <w:tc>
          <w:tcPr>
            <w:tcW w:w="1459" w:type="dxa"/>
            <w:gridSpan w:val="2"/>
            <w:noWrap/>
            <w:vAlign w:val="center"/>
          </w:tcPr>
          <w:p w14:paraId="7D18E7B2" w14:textId="77777777" w:rsidR="00BD1E3F" w:rsidRPr="009E159E" w:rsidRDefault="00BD1E3F" w:rsidP="000F625F">
            <w:pPr>
              <w:jc w:val="center"/>
              <w:rPr>
                <w:b/>
                <w:bCs/>
              </w:rPr>
            </w:pPr>
          </w:p>
        </w:tc>
        <w:tc>
          <w:tcPr>
            <w:tcW w:w="732" w:type="dxa"/>
            <w:shd w:val="clear" w:color="auto" w:fill="DEEAF6" w:themeFill="accent1" w:themeFillTint="33"/>
            <w:vAlign w:val="center"/>
          </w:tcPr>
          <w:p w14:paraId="3F7D892E" w14:textId="77777777" w:rsidR="00BD1E3F" w:rsidRPr="009E159E" w:rsidRDefault="00BD1E3F" w:rsidP="000F625F">
            <w:pPr>
              <w:jc w:val="center"/>
              <w:rPr>
                <w:b/>
                <w:bCs/>
              </w:rPr>
            </w:pPr>
          </w:p>
        </w:tc>
        <w:tc>
          <w:tcPr>
            <w:tcW w:w="1462" w:type="dxa"/>
            <w:gridSpan w:val="2"/>
            <w:noWrap/>
            <w:vAlign w:val="center"/>
          </w:tcPr>
          <w:p w14:paraId="4E048ABE" w14:textId="77777777" w:rsidR="00BD1E3F" w:rsidRPr="009E159E" w:rsidRDefault="00BD1E3F" w:rsidP="000F625F">
            <w:pPr>
              <w:jc w:val="center"/>
              <w:rPr>
                <w:b/>
                <w:bCs/>
              </w:rPr>
            </w:pPr>
          </w:p>
        </w:tc>
        <w:tc>
          <w:tcPr>
            <w:tcW w:w="729" w:type="dxa"/>
            <w:shd w:val="clear" w:color="auto" w:fill="DEEAF6" w:themeFill="accent1" w:themeFillTint="33"/>
            <w:vAlign w:val="center"/>
          </w:tcPr>
          <w:p w14:paraId="1F4B7D7B" w14:textId="77777777" w:rsidR="00BD1E3F" w:rsidRPr="009E159E" w:rsidRDefault="00BD1E3F" w:rsidP="000F625F">
            <w:pPr>
              <w:jc w:val="center"/>
              <w:rPr>
                <w:b/>
                <w:bCs/>
              </w:rPr>
            </w:pPr>
          </w:p>
        </w:tc>
      </w:tr>
    </w:tbl>
    <w:p w14:paraId="28DF08D2" w14:textId="77777777" w:rsidR="00BD1E3F" w:rsidRDefault="00BD1E3F" w:rsidP="00BD1E3F"/>
    <w:p w14:paraId="4554618F" w14:textId="77777777" w:rsidR="00BD1E3F" w:rsidRDefault="00BD1E3F" w:rsidP="00BD1E3F">
      <w:r w:rsidRPr="00C24520">
        <w:rPr>
          <w:rFonts w:ascii="Times New Roman" w:hAnsi="Times New Roman" w:cs="Times New Roman"/>
          <w:b/>
          <w:bCs/>
          <w:noProof/>
          <w:sz w:val="18"/>
          <w:szCs w:val="18"/>
        </w:rPr>
        <mc:AlternateContent>
          <mc:Choice Requires="wps">
            <w:drawing>
              <wp:anchor distT="45720" distB="45720" distL="114300" distR="114300" simplePos="0" relativeHeight="251663360" behindDoc="0" locked="0" layoutInCell="1" allowOverlap="1" wp14:anchorId="1AEE407F" wp14:editId="3986E9D5">
                <wp:simplePos x="0" y="0"/>
                <wp:positionH relativeFrom="column">
                  <wp:posOffset>4823460</wp:posOffset>
                </wp:positionH>
                <wp:positionV relativeFrom="paragraph">
                  <wp:posOffset>119380</wp:posOffset>
                </wp:positionV>
                <wp:extent cx="4657725" cy="1318260"/>
                <wp:effectExtent l="0" t="0" r="28575" b="1524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1318260"/>
                        </a:xfrm>
                        <a:prstGeom prst="rect">
                          <a:avLst/>
                        </a:prstGeom>
                        <a:solidFill>
                          <a:srgbClr val="FFFFFF"/>
                        </a:solidFill>
                        <a:ln w="9525">
                          <a:solidFill>
                            <a:srgbClr val="000000"/>
                          </a:solidFill>
                          <a:miter lim="800000"/>
                          <a:headEnd/>
                          <a:tailEnd/>
                        </a:ln>
                      </wps:spPr>
                      <wps:txbx>
                        <w:txbxContent>
                          <w:p w14:paraId="38587D14" w14:textId="77777777" w:rsidR="008811D0" w:rsidRPr="00C24520" w:rsidRDefault="008811D0" w:rsidP="00BD1E3F">
                            <w:pPr>
                              <w:rPr>
                                <w:rFonts w:ascii="Times New Roman" w:hAnsi="Times New Roman" w:cs="Times New Roman"/>
                                <w:b/>
                                <w:bCs/>
                                <w:sz w:val="20"/>
                                <w:szCs w:val="20"/>
                              </w:rPr>
                            </w:pPr>
                            <w:r w:rsidRPr="00C24520">
                              <w:rPr>
                                <w:rFonts w:ascii="Times New Roman" w:hAnsi="Times New Roman" w:cs="Times New Roman"/>
                                <w:b/>
                                <w:bCs/>
                                <w:sz w:val="22"/>
                                <w:szCs w:val="22"/>
                              </w:rPr>
                              <w:t>Notes:</w:t>
                            </w:r>
                            <w:r w:rsidRPr="00C24520">
                              <w:rPr>
                                <w:rFonts w:ascii="Times New Roman" w:hAnsi="Times New Roman" w:cs="Times New Roman"/>
                                <w:b/>
                                <w:bCs/>
                                <w:sz w:val="22"/>
                                <w:szCs w:val="22"/>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p>
                          <w:p w14:paraId="35C33538" w14:textId="484177CF" w:rsidR="008811D0" w:rsidRPr="00C24520" w:rsidRDefault="008811D0" w:rsidP="001F49A2">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Cumulative</w:t>
                            </w:r>
                            <w:r w:rsidRPr="00C24520">
                              <w:rPr>
                                <w:rFonts w:ascii="Times New Roman" w:hAnsi="Times New Roman" w:cs="Times New Roman"/>
                                <w:sz w:val="20"/>
                                <w:szCs w:val="20"/>
                              </w:rPr>
                              <w:t xml:space="preserve"> AUC</w:t>
                            </w:r>
                            <w:r>
                              <w:rPr>
                                <w:rFonts w:ascii="Times New Roman" w:hAnsi="Times New Roman" w:cs="Times New Roman"/>
                                <w:sz w:val="20"/>
                                <w:szCs w:val="20"/>
                              </w:rPr>
                              <w:t xml:space="preserve"> (per day)</w:t>
                            </w:r>
                            <w:r w:rsidRPr="00C24520">
                              <w:rPr>
                                <w:rFonts w:ascii="Times New Roman" w:hAnsi="Times New Roman" w:cs="Times New Roman"/>
                                <w:sz w:val="20"/>
                                <w:szCs w:val="20"/>
                              </w:rPr>
                              <w:t xml:space="preserve"> = </w:t>
                            </w:r>
                            <w:r>
                              <w:rPr>
                                <w:rFonts w:ascii="Times New Roman" w:hAnsi="Times New Roman" w:cs="Times New Roman"/>
                                <w:sz w:val="20"/>
                                <w:szCs w:val="20"/>
                              </w:rPr>
                              <w:t>FiO</w:t>
                            </w:r>
                            <w:r w:rsidRPr="00696044">
                              <w:rPr>
                                <w:rFonts w:ascii="Times New Roman" w:hAnsi="Times New Roman" w:cs="Times New Roman"/>
                                <w:sz w:val="20"/>
                                <w:szCs w:val="20"/>
                                <w:vertAlign w:val="subscript"/>
                              </w:rPr>
                              <w:t>2</w:t>
                            </w:r>
                            <w:r>
                              <w:rPr>
                                <w:rFonts w:ascii="Times New Roman" w:hAnsi="Times New Roman" w:cs="Times New Roman"/>
                                <w:sz w:val="20"/>
                                <w:szCs w:val="20"/>
                              </w:rPr>
                              <w:t>*no of hours + FiO</w:t>
                            </w:r>
                            <w:r w:rsidRPr="00696044">
                              <w:rPr>
                                <w:rFonts w:ascii="Times New Roman" w:hAnsi="Times New Roman" w:cs="Times New Roman"/>
                                <w:sz w:val="20"/>
                                <w:szCs w:val="20"/>
                                <w:vertAlign w:val="subscript"/>
                              </w:rPr>
                              <w:t>2</w:t>
                            </w:r>
                            <w:r>
                              <w:rPr>
                                <w:rFonts w:ascii="Times New Roman" w:hAnsi="Times New Roman" w:cs="Times New Roman"/>
                                <w:sz w:val="20"/>
                                <w:szCs w:val="20"/>
                              </w:rPr>
                              <w:t>*no of hours</w:t>
                            </w:r>
                            <w:proofErr w:type="gramStart"/>
                            <w:r>
                              <w:rPr>
                                <w:rFonts w:ascii="Times New Roman" w:hAnsi="Times New Roman" w:cs="Times New Roman"/>
                                <w:sz w:val="20"/>
                                <w:szCs w:val="20"/>
                              </w:rPr>
                              <w:t>..</w:t>
                            </w:r>
                            <w:proofErr w:type="gramEnd"/>
                            <w:r>
                              <w:rPr>
                                <w:rFonts w:ascii="Times New Roman" w:hAnsi="Times New Roman" w:cs="Times New Roman"/>
                                <w:sz w:val="20"/>
                                <w:szCs w:val="20"/>
                              </w:rPr>
                              <w:t xml:space="preserve"> </w:t>
                            </w:r>
                            <w:proofErr w:type="spellStart"/>
                            <w:r>
                              <w:rPr>
                                <w:rFonts w:ascii="Times New Roman" w:hAnsi="Times New Roman" w:cs="Times New Roman"/>
                                <w:sz w:val="20"/>
                                <w:szCs w:val="20"/>
                              </w:rPr>
                              <w:t>upto</w:t>
                            </w:r>
                            <w:proofErr w:type="spellEnd"/>
                            <w:r>
                              <w:rPr>
                                <w:rFonts w:ascii="Times New Roman" w:hAnsi="Times New Roman" w:cs="Times New Roman"/>
                                <w:sz w:val="20"/>
                                <w:szCs w:val="20"/>
                              </w:rPr>
                              <w:t xml:space="preserve"> 24 hours </w:t>
                            </w:r>
                          </w:p>
                          <w:p w14:paraId="1CDD6DBA" w14:textId="129E1E89" w:rsidR="008811D0" w:rsidRPr="00C24520" w:rsidRDefault="008811D0" w:rsidP="001F49A2">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Total</w:t>
                            </w:r>
                            <w:r w:rsidRPr="00C24520">
                              <w:rPr>
                                <w:rFonts w:ascii="Times New Roman" w:hAnsi="Times New Roman" w:cs="Times New Roman"/>
                                <w:sz w:val="20"/>
                                <w:szCs w:val="20"/>
                              </w:rPr>
                              <w:t xml:space="preserve"> AUC</w:t>
                            </w:r>
                            <w:r>
                              <w:rPr>
                                <w:rFonts w:ascii="Times New Roman" w:hAnsi="Times New Roman" w:cs="Times New Roman"/>
                                <w:sz w:val="20"/>
                                <w:szCs w:val="20"/>
                              </w:rPr>
                              <w:t xml:space="preserve"> for 7 days</w:t>
                            </w:r>
                            <w:r w:rsidRPr="00C24520">
                              <w:rPr>
                                <w:rFonts w:ascii="Times New Roman" w:hAnsi="Times New Roman" w:cs="Times New Roman"/>
                                <w:sz w:val="20"/>
                                <w:szCs w:val="20"/>
                              </w:rPr>
                              <w:t xml:space="preserve"> = Sum of all daily AUCs</w:t>
                            </w:r>
                          </w:p>
                          <w:p w14:paraId="75C73DE0" w14:textId="6BBC59F6" w:rsidR="008811D0" w:rsidRPr="00C24520" w:rsidRDefault="008811D0" w:rsidP="001F49A2">
                            <w:pPr>
                              <w:pStyle w:val="ListParagraph"/>
                              <w:numPr>
                                <w:ilvl w:val="0"/>
                                <w:numId w:val="1"/>
                              </w:numPr>
                              <w:rPr>
                                <w:rFonts w:ascii="Times New Roman" w:hAnsi="Times New Roman" w:cs="Times New Roman"/>
                                <w:sz w:val="20"/>
                                <w:szCs w:val="20"/>
                              </w:rPr>
                            </w:pPr>
                            <w:r w:rsidRPr="00C24520">
                              <w:rPr>
                                <w:rFonts w:ascii="Times New Roman" w:hAnsi="Times New Roman" w:cs="Times New Roman"/>
                                <w:sz w:val="20"/>
                                <w:szCs w:val="20"/>
                              </w:rPr>
                              <w:t>Excess O</w:t>
                            </w:r>
                            <w:r w:rsidRPr="005449D6">
                              <w:rPr>
                                <w:rFonts w:ascii="Times New Roman" w:hAnsi="Times New Roman" w:cs="Times New Roman"/>
                                <w:sz w:val="20"/>
                                <w:szCs w:val="20"/>
                                <w:vertAlign w:val="subscript"/>
                              </w:rPr>
                              <w:t>2</w:t>
                            </w:r>
                            <w:r w:rsidRPr="00C24520">
                              <w:rPr>
                                <w:rFonts w:ascii="Times New Roman" w:hAnsi="Times New Roman" w:cs="Times New Roman"/>
                                <w:sz w:val="20"/>
                                <w:szCs w:val="20"/>
                              </w:rPr>
                              <w:t xml:space="preserve"> </w:t>
                            </w:r>
                            <w:r>
                              <w:rPr>
                                <w:rFonts w:ascii="Times New Roman" w:hAnsi="Times New Roman" w:cs="Times New Roman"/>
                                <w:sz w:val="20"/>
                                <w:szCs w:val="20"/>
                              </w:rPr>
                              <w:t>(per day)</w:t>
                            </w:r>
                            <w:r w:rsidRPr="00C24520">
                              <w:rPr>
                                <w:rFonts w:ascii="Times New Roman" w:hAnsi="Times New Roman" w:cs="Times New Roman"/>
                                <w:sz w:val="20"/>
                                <w:szCs w:val="20"/>
                              </w:rPr>
                              <w:t xml:space="preserve"> = </w:t>
                            </w:r>
                            <w:r>
                              <w:rPr>
                                <w:rFonts w:ascii="Times New Roman" w:hAnsi="Times New Roman" w:cs="Times New Roman"/>
                                <w:sz w:val="20"/>
                                <w:szCs w:val="20"/>
                              </w:rPr>
                              <w:t>Cumulative</w:t>
                            </w:r>
                            <w:r w:rsidRPr="00C24520">
                              <w:rPr>
                                <w:rFonts w:ascii="Times New Roman" w:hAnsi="Times New Roman" w:cs="Times New Roman"/>
                                <w:sz w:val="20"/>
                                <w:szCs w:val="20"/>
                              </w:rPr>
                              <w:t xml:space="preserve"> AUC - (21% × </w:t>
                            </w:r>
                            <w:r>
                              <w:rPr>
                                <w:rFonts w:ascii="Times New Roman" w:hAnsi="Times New Roman" w:cs="Times New Roman"/>
                                <w:sz w:val="20"/>
                                <w:szCs w:val="20"/>
                              </w:rPr>
                              <w:t>24</w:t>
                            </w:r>
                            <w:r w:rsidRPr="00C24520">
                              <w:rPr>
                                <w:rFonts w:ascii="Times New Roman" w:hAnsi="Times New Roman" w:cs="Times New Roman"/>
                                <w:sz w:val="20"/>
                                <w:szCs w:val="20"/>
                              </w:rPr>
                              <w:t xml:space="preserve"> hours)</w:t>
                            </w:r>
                          </w:p>
                          <w:p w14:paraId="779DBB40" w14:textId="77777777" w:rsidR="008811D0" w:rsidRPr="00C24520" w:rsidRDefault="008811D0" w:rsidP="001F49A2">
                            <w:pPr>
                              <w:pStyle w:val="ListParagraph"/>
                              <w:numPr>
                                <w:ilvl w:val="0"/>
                                <w:numId w:val="1"/>
                              </w:numPr>
                              <w:rPr>
                                <w:rFonts w:ascii="Times New Roman" w:hAnsi="Times New Roman" w:cs="Times New Roman"/>
                                <w:sz w:val="20"/>
                                <w:szCs w:val="20"/>
                              </w:rPr>
                            </w:pPr>
                            <w:r w:rsidRPr="00C24520">
                              <w:rPr>
                                <w:rFonts w:ascii="Times New Roman" w:hAnsi="Times New Roman" w:cs="Times New Roman"/>
                                <w:sz w:val="20"/>
                                <w:szCs w:val="20"/>
                              </w:rPr>
                              <w:t>If FiO</w:t>
                            </w:r>
                            <w:r w:rsidRPr="005449D6">
                              <w:rPr>
                                <w:rFonts w:ascii="Times New Roman" w:hAnsi="Times New Roman" w:cs="Times New Roman"/>
                                <w:sz w:val="20"/>
                                <w:szCs w:val="20"/>
                                <w:vertAlign w:val="subscript"/>
                              </w:rPr>
                              <w:t>2</w:t>
                            </w:r>
                            <w:r w:rsidRPr="00C24520">
                              <w:rPr>
                                <w:rFonts w:ascii="Times New Roman" w:hAnsi="Times New Roman" w:cs="Times New Roman"/>
                                <w:sz w:val="20"/>
                                <w:szCs w:val="20"/>
                              </w:rPr>
                              <w:t xml:space="preserve"> changed within a </w:t>
                            </w:r>
                            <w:r>
                              <w:rPr>
                                <w:rFonts w:ascii="Times New Roman" w:hAnsi="Times New Roman" w:cs="Times New Roman"/>
                                <w:sz w:val="20"/>
                                <w:szCs w:val="20"/>
                              </w:rPr>
                              <w:t>12</w:t>
                            </w:r>
                            <w:r w:rsidRPr="00C24520">
                              <w:rPr>
                                <w:rFonts w:ascii="Times New Roman" w:hAnsi="Times New Roman" w:cs="Times New Roman"/>
                                <w:sz w:val="20"/>
                                <w:szCs w:val="20"/>
                              </w:rPr>
                              <w:t xml:space="preserve">h block, record </w:t>
                            </w:r>
                            <w:r>
                              <w:rPr>
                                <w:rFonts w:ascii="Times New Roman" w:hAnsi="Times New Roman" w:cs="Times New Roman"/>
                                <w:sz w:val="20"/>
                                <w:szCs w:val="20"/>
                              </w:rPr>
                              <w:t xml:space="preserve">all </w:t>
                            </w:r>
                            <w:r w:rsidRPr="00C24520">
                              <w:rPr>
                                <w:rFonts w:ascii="Times New Roman" w:hAnsi="Times New Roman" w:cs="Times New Roman"/>
                                <w:sz w:val="20"/>
                                <w:szCs w:val="20"/>
                              </w:rPr>
                              <w:t xml:space="preserve"> FiO</w:t>
                            </w:r>
                            <w:r w:rsidRPr="005449D6">
                              <w:rPr>
                                <w:rFonts w:ascii="Times New Roman" w:hAnsi="Times New Roman" w:cs="Times New Roman"/>
                                <w:sz w:val="20"/>
                                <w:szCs w:val="20"/>
                                <w:vertAlign w:val="subscript"/>
                              </w:rPr>
                              <w:t>2</w:t>
                            </w:r>
                            <w:r>
                              <w:rPr>
                                <w:rFonts w:ascii="Times New Roman" w:hAnsi="Times New Roman" w:cs="Times New Roman"/>
                                <w:sz w:val="20"/>
                                <w:szCs w:val="20"/>
                              </w:rPr>
                              <w:t xml:space="preserve"> readings with hours</w:t>
                            </w:r>
                          </w:p>
                          <w:p w14:paraId="3A3723B7" w14:textId="77777777" w:rsidR="008811D0" w:rsidRDefault="008811D0" w:rsidP="001F49A2">
                            <w:pPr>
                              <w:pStyle w:val="ListParagraph"/>
                              <w:numPr>
                                <w:ilvl w:val="0"/>
                                <w:numId w:val="1"/>
                              </w:numPr>
                              <w:rPr>
                                <w:rFonts w:ascii="Times New Roman" w:hAnsi="Times New Roman" w:cs="Times New Roman"/>
                                <w:sz w:val="20"/>
                                <w:szCs w:val="20"/>
                              </w:rPr>
                            </w:pPr>
                            <w:r w:rsidRPr="00C24520">
                              <w:rPr>
                                <w:rFonts w:ascii="Times New Roman" w:hAnsi="Times New Roman" w:cs="Times New Roman"/>
                                <w:sz w:val="20"/>
                                <w:szCs w:val="20"/>
                              </w:rPr>
                              <w:t>Room air = 21%</w:t>
                            </w:r>
                            <w:r>
                              <w:rPr>
                                <w:rFonts w:ascii="Times New Roman" w:hAnsi="Times New Roman" w:cs="Times New Roman"/>
                                <w:sz w:val="20"/>
                                <w:szCs w:val="20"/>
                              </w:rPr>
                              <w:t xml:space="preserve"> </w:t>
                            </w:r>
                          </w:p>
                          <w:p w14:paraId="79257045" w14:textId="7061E63D" w:rsidR="008811D0" w:rsidRPr="00C24520" w:rsidRDefault="008811D0" w:rsidP="001F49A2">
                            <w:pPr>
                              <w:pStyle w:val="ListParagraph"/>
                              <w:numPr>
                                <w:ilvl w:val="0"/>
                                <w:numId w:val="1"/>
                              </w:numPr>
                              <w:rPr>
                                <w:rFonts w:ascii="Times New Roman" w:hAnsi="Times New Roman" w:cs="Times New Roman"/>
                                <w:sz w:val="20"/>
                                <w:szCs w:val="20"/>
                              </w:rPr>
                            </w:pPr>
                            <w:r w:rsidRPr="00C24520">
                              <w:rPr>
                                <w:rFonts w:ascii="Times New Roman" w:hAnsi="Times New Roman" w:cs="Times New Roman"/>
                                <w:sz w:val="20"/>
                                <w:szCs w:val="20"/>
                              </w:rPr>
                              <w:t>Record actual FiO</w:t>
                            </w:r>
                            <w:r w:rsidRPr="005449D6">
                              <w:rPr>
                                <w:rFonts w:ascii="Times New Roman" w:hAnsi="Times New Roman" w:cs="Times New Roman"/>
                                <w:sz w:val="20"/>
                                <w:szCs w:val="20"/>
                                <w:vertAlign w:val="subscript"/>
                              </w:rPr>
                              <w:t>2</w:t>
                            </w:r>
                            <w:r w:rsidRPr="00C24520">
                              <w:rPr>
                                <w:rFonts w:ascii="Times New Roman" w:hAnsi="Times New Roman" w:cs="Times New Roman"/>
                                <w:sz w:val="20"/>
                                <w:szCs w:val="20"/>
                              </w:rPr>
                              <w:t xml:space="preserve"> delivered (not set FiO</w:t>
                            </w:r>
                            <w:r w:rsidRPr="005449D6">
                              <w:rPr>
                                <w:rFonts w:ascii="Times New Roman" w:hAnsi="Times New Roman" w:cs="Times New Roman"/>
                                <w:sz w:val="20"/>
                                <w:szCs w:val="20"/>
                                <w:vertAlign w:val="subscript"/>
                              </w:rPr>
                              <w:t>2</w:t>
                            </w:r>
                            <w:r w:rsidRPr="00C24520">
                              <w:rPr>
                                <w:rFonts w:ascii="Times New Roman" w:hAnsi="Times New Roman" w:cs="Times New Roman"/>
                                <w:sz w:val="20"/>
                                <w:szCs w:val="20"/>
                              </w:rPr>
                              <w:t xml:space="preserve"> if different)</w:t>
                            </w:r>
                            <w:r w:rsidRPr="00C24520">
                              <w:rPr>
                                <w:rFonts w:ascii="Times New Roman" w:hAnsi="Times New Roman" w:cs="Times New Roman"/>
                                <w:sz w:val="20"/>
                                <w:szCs w:val="20"/>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EE407F" id="Text Box 2" o:spid="_x0000_s1030" type="#_x0000_t202" style="position:absolute;margin-left:379.8pt;margin-top:9.4pt;width:366.75pt;height:10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">
                <v:textbox>
                  <w:txbxContent>
                    <w:p w14:paraId="38587D14" w14:textId="77777777" w:rsidR="008811D0" w:rsidRPr="00C24520" w:rsidRDefault="008811D0" w:rsidP="00BD1E3F">
                      <w:pPr>
                        <w:rPr>
                          <w:rFonts w:ascii="Times New Roman" w:hAnsi="Times New Roman" w:cs="Times New Roman"/>
                          <w:b/>
                          <w:bCs/>
                          <w:sz w:val="20"/>
                          <w:szCs w:val="20"/>
                        </w:rPr>
                      </w:pPr>
                      <w:r w:rsidRPr="00C24520">
                        <w:rPr>
                          <w:rFonts w:ascii="Times New Roman" w:hAnsi="Times New Roman" w:cs="Times New Roman"/>
                          <w:b/>
                          <w:bCs/>
                          <w:sz w:val="22"/>
                          <w:szCs w:val="22"/>
                        </w:rPr>
                        <w:t>Notes:</w:t>
                      </w:r>
                      <w:r w:rsidRPr="00C24520">
                        <w:rPr>
                          <w:rFonts w:ascii="Times New Roman" w:hAnsi="Times New Roman" w:cs="Times New Roman"/>
                          <w:b/>
                          <w:bCs/>
                          <w:sz w:val="22"/>
                          <w:szCs w:val="22"/>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r w:rsidRPr="00C24520">
                        <w:rPr>
                          <w:rFonts w:ascii="Times New Roman" w:hAnsi="Times New Roman" w:cs="Times New Roman"/>
                          <w:b/>
                          <w:bCs/>
                          <w:sz w:val="20"/>
                          <w:szCs w:val="20"/>
                        </w:rPr>
                        <w:tab/>
                      </w:r>
                    </w:p>
                    <w:p w14:paraId="35C33538" w14:textId="484177CF" w:rsidR="008811D0" w:rsidRPr="00C24520" w:rsidRDefault="008811D0" w:rsidP="001F49A2">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Cumulative</w:t>
                      </w:r>
                      <w:r w:rsidRPr="00C24520">
                        <w:rPr>
                          <w:rFonts w:ascii="Times New Roman" w:hAnsi="Times New Roman" w:cs="Times New Roman"/>
                          <w:sz w:val="20"/>
                          <w:szCs w:val="20"/>
                        </w:rPr>
                        <w:t xml:space="preserve"> AUC</w:t>
                      </w:r>
                      <w:r>
                        <w:rPr>
                          <w:rFonts w:ascii="Times New Roman" w:hAnsi="Times New Roman" w:cs="Times New Roman"/>
                          <w:sz w:val="20"/>
                          <w:szCs w:val="20"/>
                        </w:rPr>
                        <w:t xml:space="preserve"> (per day)</w:t>
                      </w:r>
                      <w:r w:rsidRPr="00C24520">
                        <w:rPr>
                          <w:rFonts w:ascii="Times New Roman" w:hAnsi="Times New Roman" w:cs="Times New Roman"/>
                          <w:sz w:val="20"/>
                          <w:szCs w:val="20"/>
                        </w:rPr>
                        <w:t xml:space="preserve"> = </w:t>
                      </w:r>
                      <w:r>
                        <w:rPr>
                          <w:rFonts w:ascii="Times New Roman" w:hAnsi="Times New Roman" w:cs="Times New Roman"/>
                          <w:sz w:val="20"/>
                          <w:szCs w:val="20"/>
                        </w:rPr>
                        <w:t>FiO</w:t>
                      </w:r>
                      <w:r w:rsidRPr="00696044">
                        <w:rPr>
                          <w:rFonts w:ascii="Times New Roman" w:hAnsi="Times New Roman" w:cs="Times New Roman"/>
                          <w:sz w:val="20"/>
                          <w:szCs w:val="20"/>
                          <w:vertAlign w:val="subscript"/>
                        </w:rPr>
                        <w:t>2</w:t>
                      </w:r>
                      <w:r>
                        <w:rPr>
                          <w:rFonts w:ascii="Times New Roman" w:hAnsi="Times New Roman" w:cs="Times New Roman"/>
                          <w:sz w:val="20"/>
                          <w:szCs w:val="20"/>
                        </w:rPr>
                        <w:t>*no of hours + FiO</w:t>
                      </w:r>
                      <w:r w:rsidRPr="00696044">
                        <w:rPr>
                          <w:rFonts w:ascii="Times New Roman" w:hAnsi="Times New Roman" w:cs="Times New Roman"/>
                          <w:sz w:val="20"/>
                          <w:szCs w:val="20"/>
                          <w:vertAlign w:val="subscript"/>
                        </w:rPr>
                        <w:t>2</w:t>
                      </w:r>
                      <w:r>
                        <w:rPr>
                          <w:rFonts w:ascii="Times New Roman" w:hAnsi="Times New Roman" w:cs="Times New Roman"/>
                          <w:sz w:val="20"/>
                          <w:szCs w:val="20"/>
                        </w:rPr>
                        <w:t>*no of hours</w:t>
                      </w:r>
                      <w:proofErr w:type="gramStart"/>
                      <w:r>
                        <w:rPr>
                          <w:rFonts w:ascii="Times New Roman" w:hAnsi="Times New Roman" w:cs="Times New Roman"/>
                          <w:sz w:val="20"/>
                          <w:szCs w:val="20"/>
                        </w:rPr>
                        <w:t>..</w:t>
                      </w:r>
                      <w:proofErr w:type="gramEnd"/>
                      <w:r>
                        <w:rPr>
                          <w:rFonts w:ascii="Times New Roman" w:hAnsi="Times New Roman" w:cs="Times New Roman"/>
                          <w:sz w:val="20"/>
                          <w:szCs w:val="20"/>
                        </w:rPr>
                        <w:t xml:space="preserve"> </w:t>
                      </w:r>
                      <w:proofErr w:type="spellStart"/>
                      <w:r>
                        <w:rPr>
                          <w:rFonts w:ascii="Times New Roman" w:hAnsi="Times New Roman" w:cs="Times New Roman"/>
                          <w:sz w:val="20"/>
                          <w:szCs w:val="20"/>
                        </w:rPr>
                        <w:t>upto</w:t>
                      </w:r>
                      <w:proofErr w:type="spellEnd"/>
                      <w:r>
                        <w:rPr>
                          <w:rFonts w:ascii="Times New Roman" w:hAnsi="Times New Roman" w:cs="Times New Roman"/>
                          <w:sz w:val="20"/>
                          <w:szCs w:val="20"/>
                        </w:rPr>
                        <w:t xml:space="preserve"> 24 hours </w:t>
                      </w:r>
                    </w:p>
                    <w:p w14:paraId="1CDD6DBA" w14:textId="129E1E89" w:rsidR="008811D0" w:rsidRPr="00C24520" w:rsidRDefault="008811D0" w:rsidP="001F49A2">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Total</w:t>
                      </w:r>
                      <w:r w:rsidRPr="00C24520">
                        <w:rPr>
                          <w:rFonts w:ascii="Times New Roman" w:hAnsi="Times New Roman" w:cs="Times New Roman"/>
                          <w:sz w:val="20"/>
                          <w:szCs w:val="20"/>
                        </w:rPr>
                        <w:t xml:space="preserve"> AUC</w:t>
                      </w:r>
                      <w:r>
                        <w:rPr>
                          <w:rFonts w:ascii="Times New Roman" w:hAnsi="Times New Roman" w:cs="Times New Roman"/>
                          <w:sz w:val="20"/>
                          <w:szCs w:val="20"/>
                        </w:rPr>
                        <w:t xml:space="preserve"> for 7 days</w:t>
                      </w:r>
                      <w:r w:rsidRPr="00C24520">
                        <w:rPr>
                          <w:rFonts w:ascii="Times New Roman" w:hAnsi="Times New Roman" w:cs="Times New Roman"/>
                          <w:sz w:val="20"/>
                          <w:szCs w:val="20"/>
                        </w:rPr>
                        <w:t xml:space="preserve"> = Sum of all daily AUCs</w:t>
                      </w:r>
                    </w:p>
                    <w:p w14:paraId="75C73DE0" w14:textId="6BBC59F6" w:rsidR="008811D0" w:rsidRPr="00C24520" w:rsidRDefault="008811D0" w:rsidP="001F49A2">
                      <w:pPr>
                        <w:pStyle w:val="ListParagraph"/>
                        <w:numPr>
                          <w:ilvl w:val="0"/>
                          <w:numId w:val="1"/>
                        </w:numPr>
                        <w:rPr>
                          <w:rFonts w:ascii="Times New Roman" w:hAnsi="Times New Roman" w:cs="Times New Roman"/>
                          <w:sz w:val="20"/>
                          <w:szCs w:val="20"/>
                        </w:rPr>
                      </w:pPr>
                      <w:r w:rsidRPr="00C24520">
                        <w:rPr>
                          <w:rFonts w:ascii="Times New Roman" w:hAnsi="Times New Roman" w:cs="Times New Roman"/>
                          <w:sz w:val="20"/>
                          <w:szCs w:val="20"/>
                        </w:rPr>
                        <w:t>Excess O</w:t>
                      </w:r>
                      <w:r w:rsidRPr="005449D6">
                        <w:rPr>
                          <w:rFonts w:ascii="Times New Roman" w:hAnsi="Times New Roman" w:cs="Times New Roman"/>
                          <w:sz w:val="20"/>
                          <w:szCs w:val="20"/>
                          <w:vertAlign w:val="subscript"/>
                        </w:rPr>
                        <w:t>2</w:t>
                      </w:r>
                      <w:r w:rsidRPr="00C24520">
                        <w:rPr>
                          <w:rFonts w:ascii="Times New Roman" w:hAnsi="Times New Roman" w:cs="Times New Roman"/>
                          <w:sz w:val="20"/>
                          <w:szCs w:val="20"/>
                        </w:rPr>
                        <w:t xml:space="preserve"> </w:t>
                      </w:r>
                      <w:r>
                        <w:rPr>
                          <w:rFonts w:ascii="Times New Roman" w:hAnsi="Times New Roman" w:cs="Times New Roman"/>
                          <w:sz w:val="20"/>
                          <w:szCs w:val="20"/>
                        </w:rPr>
                        <w:t>(per day)</w:t>
                      </w:r>
                      <w:r w:rsidRPr="00C24520">
                        <w:rPr>
                          <w:rFonts w:ascii="Times New Roman" w:hAnsi="Times New Roman" w:cs="Times New Roman"/>
                          <w:sz w:val="20"/>
                          <w:szCs w:val="20"/>
                        </w:rPr>
                        <w:t xml:space="preserve"> = </w:t>
                      </w:r>
                      <w:r>
                        <w:rPr>
                          <w:rFonts w:ascii="Times New Roman" w:hAnsi="Times New Roman" w:cs="Times New Roman"/>
                          <w:sz w:val="20"/>
                          <w:szCs w:val="20"/>
                        </w:rPr>
                        <w:t>Cumulative</w:t>
                      </w:r>
                      <w:r w:rsidRPr="00C24520">
                        <w:rPr>
                          <w:rFonts w:ascii="Times New Roman" w:hAnsi="Times New Roman" w:cs="Times New Roman"/>
                          <w:sz w:val="20"/>
                          <w:szCs w:val="20"/>
                        </w:rPr>
                        <w:t xml:space="preserve"> AUC - (21% × </w:t>
                      </w:r>
                      <w:r>
                        <w:rPr>
                          <w:rFonts w:ascii="Times New Roman" w:hAnsi="Times New Roman" w:cs="Times New Roman"/>
                          <w:sz w:val="20"/>
                          <w:szCs w:val="20"/>
                        </w:rPr>
                        <w:t>24</w:t>
                      </w:r>
                      <w:r w:rsidRPr="00C24520">
                        <w:rPr>
                          <w:rFonts w:ascii="Times New Roman" w:hAnsi="Times New Roman" w:cs="Times New Roman"/>
                          <w:sz w:val="20"/>
                          <w:szCs w:val="20"/>
                        </w:rPr>
                        <w:t xml:space="preserve"> hours)</w:t>
                      </w:r>
                    </w:p>
                    <w:p w14:paraId="779DBB40" w14:textId="77777777" w:rsidR="008811D0" w:rsidRPr="00C24520" w:rsidRDefault="008811D0" w:rsidP="001F49A2">
                      <w:pPr>
                        <w:pStyle w:val="ListParagraph"/>
                        <w:numPr>
                          <w:ilvl w:val="0"/>
                          <w:numId w:val="1"/>
                        </w:numPr>
                        <w:rPr>
                          <w:rFonts w:ascii="Times New Roman" w:hAnsi="Times New Roman" w:cs="Times New Roman"/>
                          <w:sz w:val="20"/>
                          <w:szCs w:val="20"/>
                        </w:rPr>
                      </w:pPr>
                      <w:r w:rsidRPr="00C24520">
                        <w:rPr>
                          <w:rFonts w:ascii="Times New Roman" w:hAnsi="Times New Roman" w:cs="Times New Roman"/>
                          <w:sz w:val="20"/>
                          <w:szCs w:val="20"/>
                        </w:rPr>
                        <w:t>If FiO</w:t>
                      </w:r>
                      <w:r w:rsidRPr="005449D6">
                        <w:rPr>
                          <w:rFonts w:ascii="Times New Roman" w:hAnsi="Times New Roman" w:cs="Times New Roman"/>
                          <w:sz w:val="20"/>
                          <w:szCs w:val="20"/>
                          <w:vertAlign w:val="subscript"/>
                        </w:rPr>
                        <w:t>2</w:t>
                      </w:r>
                      <w:r w:rsidRPr="00C24520">
                        <w:rPr>
                          <w:rFonts w:ascii="Times New Roman" w:hAnsi="Times New Roman" w:cs="Times New Roman"/>
                          <w:sz w:val="20"/>
                          <w:szCs w:val="20"/>
                        </w:rPr>
                        <w:t xml:space="preserve"> changed within a </w:t>
                      </w:r>
                      <w:r>
                        <w:rPr>
                          <w:rFonts w:ascii="Times New Roman" w:hAnsi="Times New Roman" w:cs="Times New Roman"/>
                          <w:sz w:val="20"/>
                          <w:szCs w:val="20"/>
                        </w:rPr>
                        <w:t>12</w:t>
                      </w:r>
                      <w:r w:rsidRPr="00C24520">
                        <w:rPr>
                          <w:rFonts w:ascii="Times New Roman" w:hAnsi="Times New Roman" w:cs="Times New Roman"/>
                          <w:sz w:val="20"/>
                          <w:szCs w:val="20"/>
                        </w:rPr>
                        <w:t xml:space="preserve">h block, record </w:t>
                      </w:r>
                      <w:r>
                        <w:rPr>
                          <w:rFonts w:ascii="Times New Roman" w:hAnsi="Times New Roman" w:cs="Times New Roman"/>
                          <w:sz w:val="20"/>
                          <w:szCs w:val="20"/>
                        </w:rPr>
                        <w:t xml:space="preserve">all </w:t>
                      </w:r>
                      <w:r w:rsidRPr="00C24520">
                        <w:rPr>
                          <w:rFonts w:ascii="Times New Roman" w:hAnsi="Times New Roman" w:cs="Times New Roman"/>
                          <w:sz w:val="20"/>
                          <w:szCs w:val="20"/>
                        </w:rPr>
                        <w:t xml:space="preserve"> FiO</w:t>
                      </w:r>
                      <w:r w:rsidRPr="005449D6">
                        <w:rPr>
                          <w:rFonts w:ascii="Times New Roman" w:hAnsi="Times New Roman" w:cs="Times New Roman"/>
                          <w:sz w:val="20"/>
                          <w:szCs w:val="20"/>
                          <w:vertAlign w:val="subscript"/>
                        </w:rPr>
                        <w:t>2</w:t>
                      </w:r>
                      <w:r>
                        <w:rPr>
                          <w:rFonts w:ascii="Times New Roman" w:hAnsi="Times New Roman" w:cs="Times New Roman"/>
                          <w:sz w:val="20"/>
                          <w:szCs w:val="20"/>
                        </w:rPr>
                        <w:t xml:space="preserve"> readings with hours</w:t>
                      </w:r>
                    </w:p>
                    <w:p w14:paraId="3A3723B7" w14:textId="77777777" w:rsidR="008811D0" w:rsidRDefault="008811D0" w:rsidP="001F49A2">
                      <w:pPr>
                        <w:pStyle w:val="ListParagraph"/>
                        <w:numPr>
                          <w:ilvl w:val="0"/>
                          <w:numId w:val="1"/>
                        </w:numPr>
                        <w:rPr>
                          <w:rFonts w:ascii="Times New Roman" w:hAnsi="Times New Roman" w:cs="Times New Roman"/>
                          <w:sz w:val="20"/>
                          <w:szCs w:val="20"/>
                        </w:rPr>
                      </w:pPr>
                      <w:r w:rsidRPr="00C24520">
                        <w:rPr>
                          <w:rFonts w:ascii="Times New Roman" w:hAnsi="Times New Roman" w:cs="Times New Roman"/>
                          <w:sz w:val="20"/>
                          <w:szCs w:val="20"/>
                        </w:rPr>
                        <w:t>Room air = 21%</w:t>
                      </w:r>
                      <w:r>
                        <w:rPr>
                          <w:rFonts w:ascii="Times New Roman" w:hAnsi="Times New Roman" w:cs="Times New Roman"/>
                          <w:sz w:val="20"/>
                          <w:szCs w:val="20"/>
                        </w:rPr>
                        <w:t xml:space="preserve"> </w:t>
                      </w:r>
                    </w:p>
                    <w:p w14:paraId="79257045" w14:textId="7061E63D" w:rsidR="008811D0" w:rsidRPr="00C24520" w:rsidRDefault="008811D0" w:rsidP="001F49A2">
                      <w:pPr>
                        <w:pStyle w:val="ListParagraph"/>
                        <w:numPr>
                          <w:ilvl w:val="0"/>
                          <w:numId w:val="1"/>
                        </w:numPr>
                        <w:rPr>
                          <w:rFonts w:ascii="Times New Roman" w:hAnsi="Times New Roman" w:cs="Times New Roman"/>
                          <w:sz w:val="20"/>
                          <w:szCs w:val="20"/>
                        </w:rPr>
                      </w:pPr>
                      <w:r w:rsidRPr="00C24520">
                        <w:rPr>
                          <w:rFonts w:ascii="Times New Roman" w:hAnsi="Times New Roman" w:cs="Times New Roman"/>
                          <w:sz w:val="20"/>
                          <w:szCs w:val="20"/>
                        </w:rPr>
                        <w:t>Record actual FiO</w:t>
                      </w:r>
                      <w:r w:rsidRPr="005449D6">
                        <w:rPr>
                          <w:rFonts w:ascii="Times New Roman" w:hAnsi="Times New Roman" w:cs="Times New Roman"/>
                          <w:sz w:val="20"/>
                          <w:szCs w:val="20"/>
                          <w:vertAlign w:val="subscript"/>
                        </w:rPr>
                        <w:t>2</w:t>
                      </w:r>
                      <w:r w:rsidRPr="00C24520">
                        <w:rPr>
                          <w:rFonts w:ascii="Times New Roman" w:hAnsi="Times New Roman" w:cs="Times New Roman"/>
                          <w:sz w:val="20"/>
                          <w:szCs w:val="20"/>
                        </w:rPr>
                        <w:t xml:space="preserve"> delivered (not set FiO</w:t>
                      </w:r>
                      <w:r w:rsidRPr="005449D6">
                        <w:rPr>
                          <w:rFonts w:ascii="Times New Roman" w:hAnsi="Times New Roman" w:cs="Times New Roman"/>
                          <w:sz w:val="20"/>
                          <w:szCs w:val="20"/>
                          <w:vertAlign w:val="subscript"/>
                        </w:rPr>
                        <w:t>2</w:t>
                      </w:r>
                      <w:r w:rsidRPr="00C24520">
                        <w:rPr>
                          <w:rFonts w:ascii="Times New Roman" w:hAnsi="Times New Roman" w:cs="Times New Roman"/>
                          <w:sz w:val="20"/>
                          <w:szCs w:val="20"/>
                        </w:rPr>
                        <w:t xml:space="preserve"> if different)</w:t>
                      </w:r>
                      <w:r w:rsidRPr="00C24520">
                        <w:rPr>
                          <w:rFonts w:ascii="Times New Roman" w:hAnsi="Times New Roman" w:cs="Times New Roman"/>
                          <w:sz w:val="20"/>
                          <w:szCs w:val="20"/>
                        </w:rPr>
                        <w:tab/>
                      </w:r>
                    </w:p>
                  </w:txbxContent>
                </v:textbox>
                <w10:wrap type="square"/>
              </v:shape>
            </w:pict>
          </mc:Fallback>
        </mc:AlternateContent>
      </w:r>
    </w:p>
    <w:tbl>
      <w:tblPr>
        <w:tblW w:w="2303" w:type="pct"/>
        <w:tblInd w:w="-5" w:type="dxa"/>
        <w:tblLayout w:type="fixed"/>
        <w:tblLook w:val="04A0" w:firstRow="1" w:lastRow="0" w:firstColumn="1" w:lastColumn="0" w:noHBand="0" w:noVBand="1"/>
      </w:tblPr>
      <w:tblGrid>
        <w:gridCol w:w="3470"/>
        <w:gridCol w:w="3369"/>
      </w:tblGrid>
      <w:tr w:rsidR="00BD1E3F" w:rsidRPr="00397825" w14:paraId="26485398" w14:textId="77777777" w:rsidTr="00BD1E3F">
        <w:trPr>
          <w:trHeight w:val="449"/>
        </w:trPr>
        <w:tc>
          <w:tcPr>
            <w:tcW w:w="5000" w:type="pct"/>
            <w:gridSpan w:val="2"/>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512F7FD8" w14:textId="77777777" w:rsidR="00BD1E3F" w:rsidRPr="00C24520" w:rsidRDefault="00BD1E3F" w:rsidP="000F625F">
            <w:pPr>
              <w:jc w:val="center"/>
              <w:rPr>
                <w:rFonts w:ascii="Times New Roman" w:eastAsia="Times New Roman" w:hAnsi="Times New Roman" w:cs="Times New Roman"/>
                <w:b/>
                <w:bCs/>
                <w:sz w:val="22"/>
                <w:szCs w:val="22"/>
              </w:rPr>
            </w:pPr>
            <w:r w:rsidRPr="00C24520">
              <w:rPr>
                <w:rFonts w:ascii="Times New Roman" w:eastAsia="Times New Roman" w:hAnsi="Times New Roman" w:cs="Times New Roman"/>
                <w:b/>
                <w:bCs/>
                <w:sz w:val="22"/>
                <w:szCs w:val="22"/>
              </w:rPr>
              <w:t>SUMMARY</w:t>
            </w:r>
          </w:p>
        </w:tc>
      </w:tr>
      <w:tr w:rsidR="00BD1E3F" w:rsidRPr="00397825" w14:paraId="3F557742" w14:textId="77777777" w:rsidTr="00BD1E3F">
        <w:trPr>
          <w:trHeight w:val="449"/>
        </w:trPr>
        <w:tc>
          <w:tcPr>
            <w:tcW w:w="2537" w:type="pct"/>
            <w:tcBorders>
              <w:top w:val="nil"/>
              <w:left w:val="single" w:sz="4" w:space="0" w:color="auto"/>
              <w:bottom w:val="single" w:sz="4" w:space="0" w:color="auto"/>
              <w:right w:val="single" w:sz="4" w:space="0" w:color="auto"/>
            </w:tcBorders>
            <w:noWrap/>
            <w:vAlign w:val="center"/>
            <w:hideMark/>
          </w:tcPr>
          <w:p w14:paraId="3FBBA4B1" w14:textId="77777777" w:rsidR="00BD1E3F" w:rsidRPr="005454FB" w:rsidRDefault="00BD1E3F" w:rsidP="00242F1B">
            <w:pPr>
              <w:pStyle w:val="ListParagraph"/>
              <w:numPr>
                <w:ilvl w:val="0"/>
                <w:numId w:val="16"/>
              </w:numPr>
              <w:rPr>
                <w:rFonts w:ascii="Times New Roman" w:eastAsia="Times New Roman" w:hAnsi="Times New Roman" w:cs="Times New Roman"/>
                <w:b/>
                <w:bCs/>
                <w:sz w:val="22"/>
                <w:szCs w:val="22"/>
              </w:rPr>
            </w:pPr>
            <w:r w:rsidRPr="005454FB">
              <w:rPr>
                <w:rFonts w:ascii="Times New Roman" w:eastAsia="Times New Roman" w:hAnsi="Times New Roman" w:cs="Times New Roman"/>
                <w:b/>
                <w:bCs/>
                <w:sz w:val="22"/>
                <w:szCs w:val="22"/>
              </w:rPr>
              <w:t>Total AUC (7 days):</w:t>
            </w:r>
          </w:p>
        </w:tc>
        <w:tc>
          <w:tcPr>
            <w:tcW w:w="2463" w:type="pct"/>
            <w:tcBorders>
              <w:top w:val="nil"/>
              <w:left w:val="nil"/>
              <w:bottom w:val="single" w:sz="4" w:space="0" w:color="auto"/>
              <w:right w:val="single" w:sz="4" w:space="0" w:color="auto"/>
            </w:tcBorders>
            <w:shd w:val="clear" w:color="FFF2CC" w:fill="FFF2CC"/>
            <w:noWrap/>
            <w:vAlign w:val="center"/>
            <w:hideMark/>
          </w:tcPr>
          <w:p w14:paraId="1CA9F62A" w14:textId="77777777" w:rsidR="00BD1E3F" w:rsidRPr="00C24520" w:rsidRDefault="00BD1E3F" w:rsidP="000F625F">
            <w:pPr>
              <w:rPr>
                <w:rFonts w:ascii="Times New Roman" w:eastAsia="Times New Roman" w:hAnsi="Times New Roman" w:cs="Times New Roman"/>
                <w:b/>
                <w:bCs/>
                <w:sz w:val="22"/>
                <w:szCs w:val="22"/>
              </w:rPr>
            </w:pPr>
            <w:r w:rsidRPr="00C24520">
              <w:rPr>
                <w:rFonts w:ascii="Times New Roman" w:eastAsia="Times New Roman" w:hAnsi="Times New Roman" w:cs="Times New Roman"/>
                <w:b/>
                <w:bCs/>
                <w:sz w:val="22"/>
                <w:szCs w:val="22"/>
              </w:rPr>
              <w:t> </w:t>
            </w:r>
          </w:p>
        </w:tc>
      </w:tr>
      <w:tr w:rsidR="00BD1E3F" w:rsidRPr="00397825" w14:paraId="11C5D30E" w14:textId="77777777" w:rsidTr="00BD1E3F">
        <w:trPr>
          <w:trHeight w:val="449"/>
        </w:trPr>
        <w:tc>
          <w:tcPr>
            <w:tcW w:w="2537" w:type="pct"/>
            <w:tcBorders>
              <w:top w:val="nil"/>
              <w:left w:val="single" w:sz="4" w:space="0" w:color="auto"/>
              <w:bottom w:val="single" w:sz="4" w:space="0" w:color="auto"/>
              <w:right w:val="single" w:sz="4" w:space="0" w:color="auto"/>
            </w:tcBorders>
            <w:noWrap/>
            <w:vAlign w:val="center"/>
            <w:hideMark/>
          </w:tcPr>
          <w:p w14:paraId="4CCCFC30" w14:textId="77777777" w:rsidR="00BD1E3F" w:rsidRPr="005454FB" w:rsidRDefault="00BD1E3F" w:rsidP="00242F1B">
            <w:pPr>
              <w:pStyle w:val="ListParagraph"/>
              <w:numPr>
                <w:ilvl w:val="0"/>
                <w:numId w:val="16"/>
              </w:numPr>
              <w:rPr>
                <w:rFonts w:ascii="Times New Roman" w:eastAsia="Times New Roman" w:hAnsi="Times New Roman" w:cs="Times New Roman"/>
                <w:sz w:val="22"/>
                <w:szCs w:val="22"/>
              </w:rPr>
            </w:pPr>
            <w:r w:rsidRPr="005454FB">
              <w:rPr>
                <w:rFonts w:ascii="Times New Roman" w:eastAsia="Times New Roman" w:hAnsi="Times New Roman" w:cs="Times New Roman"/>
                <w:sz w:val="22"/>
                <w:szCs w:val="22"/>
              </w:rPr>
              <w:t>Mean Daily FiO</w:t>
            </w:r>
            <w:r w:rsidRPr="005454FB">
              <w:rPr>
                <w:rFonts w:ascii="Times New Roman" w:eastAsia="Times New Roman" w:hAnsi="Times New Roman" w:cs="Times New Roman"/>
                <w:sz w:val="22"/>
                <w:szCs w:val="22"/>
                <w:vertAlign w:val="subscript"/>
              </w:rPr>
              <w:t>2</w:t>
            </w:r>
            <w:r w:rsidRPr="005454FB">
              <w:rPr>
                <w:rFonts w:ascii="Times New Roman" w:eastAsia="Times New Roman" w:hAnsi="Times New Roman" w:cs="Times New Roman"/>
                <w:sz w:val="22"/>
                <w:szCs w:val="22"/>
              </w:rPr>
              <w:t>:</w:t>
            </w:r>
          </w:p>
        </w:tc>
        <w:tc>
          <w:tcPr>
            <w:tcW w:w="2463" w:type="pct"/>
            <w:tcBorders>
              <w:top w:val="nil"/>
              <w:left w:val="nil"/>
              <w:bottom w:val="single" w:sz="4" w:space="0" w:color="auto"/>
              <w:right w:val="single" w:sz="4" w:space="0" w:color="auto"/>
            </w:tcBorders>
            <w:shd w:val="clear" w:color="FFF2CC" w:fill="FFF2CC"/>
            <w:noWrap/>
            <w:vAlign w:val="center"/>
            <w:hideMark/>
          </w:tcPr>
          <w:p w14:paraId="6EF395C7" w14:textId="77777777" w:rsidR="00BD1E3F" w:rsidRPr="00A84043" w:rsidRDefault="00BD1E3F" w:rsidP="005454FB">
            <w:pPr>
              <w:jc w:val="right"/>
              <w:rPr>
                <w:rFonts w:ascii="Times New Roman" w:eastAsia="Times New Roman" w:hAnsi="Times New Roman" w:cs="Times New Roman"/>
                <w:i/>
                <w:iCs/>
                <w:color w:val="000000"/>
                <w:sz w:val="22"/>
                <w:szCs w:val="22"/>
              </w:rPr>
            </w:pPr>
            <w:r w:rsidRPr="00C24520">
              <w:rPr>
                <w:rFonts w:ascii="Times New Roman" w:eastAsia="Times New Roman" w:hAnsi="Times New Roman" w:cs="Times New Roman"/>
                <w:color w:val="000000"/>
                <w:sz w:val="18"/>
                <w:szCs w:val="18"/>
              </w:rPr>
              <w:t> </w:t>
            </w:r>
            <w:r w:rsidRPr="00A84043">
              <w:rPr>
                <w:rFonts w:ascii="Times New Roman" w:eastAsia="Times New Roman" w:hAnsi="Times New Roman" w:cs="Times New Roman"/>
                <w:i/>
                <w:iCs/>
                <w:color w:val="000000"/>
                <w:sz w:val="18"/>
                <w:szCs w:val="18"/>
              </w:rPr>
              <w:t>(auto calculated in web form)</w:t>
            </w:r>
          </w:p>
        </w:tc>
      </w:tr>
      <w:tr w:rsidR="00BD1E3F" w:rsidRPr="00397825" w14:paraId="436C6137" w14:textId="77777777" w:rsidTr="00BD1E3F">
        <w:trPr>
          <w:trHeight w:val="449"/>
        </w:trPr>
        <w:tc>
          <w:tcPr>
            <w:tcW w:w="2537" w:type="pct"/>
            <w:tcBorders>
              <w:top w:val="nil"/>
              <w:left w:val="single" w:sz="4" w:space="0" w:color="auto"/>
              <w:bottom w:val="single" w:sz="4" w:space="0" w:color="auto"/>
              <w:right w:val="single" w:sz="4" w:space="0" w:color="auto"/>
            </w:tcBorders>
            <w:noWrap/>
            <w:vAlign w:val="center"/>
            <w:hideMark/>
          </w:tcPr>
          <w:p w14:paraId="6D3E78F4" w14:textId="77777777" w:rsidR="00BD1E3F" w:rsidRPr="005454FB" w:rsidRDefault="00BD1E3F" w:rsidP="00242F1B">
            <w:pPr>
              <w:pStyle w:val="ListParagraph"/>
              <w:numPr>
                <w:ilvl w:val="0"/>
                <w:numId w:val="16"/>
              </w:numPr>
              <w:rPr>
                <w:rFonts w:ascii="Times New Roman" w:eastAsia="Times New Roman" w:hAnsi="Times New Roman" w:cs="Times New Roman"/>
                <w:sz w:val="22"/>
                <w:szCs w:val="22"/>
              </w:rPr>
            </w:pPr>
            <w:r w:rsidRPr="005454FB">
              <w:rPr>
                <w:rFonts w:ascii="Times New Roman" w:eastAsia="Times New Roman" w:hAnsi="Times New Roman" w:cs="Times New Roman"/>
                <w:sz w:val="22"/>
                <w:szCs w:val="22"/>
              </w:rPr>
              <w:t>Excess O</w:t>
            </w:r>
            <w:r w:rsidRPr="005454FB">
              <w:rPr>
                <w:rFonts w:ascii="Times New Roman" w:eastAsia="Times New Roman" w:hAnsi="Times New Roman" w:cs="Times New Roman"/>
                <w:sz w:val="22"/>
                <w:szCs w:val="22"/>
                <w:vertAlign w:val="subscript"/>
              </w:rPr>
              <w:t>2</w:t>
            </w:r>
            <w:r w:rsidRPr="005454FB">
              <w:rPr>
                <w:rFonts w:ascii="Times New Roman" w:eastAsia="Times New Roman" w:hAnsi="Times New Roman" w:cs="Times New Roman"/>
                <w:sz w:val="22"/>
                <w:szCs w:val="22"/>
              </w:rPr>
              <w:t xml:space="preserve"> AUC (&gt;21%):</w:t>
            </w:r>
          </w:p>
        </w:tc>
        <w:tc>
          <w:tcPr>
            <w:tcW w:w="2463" w:type="pct"/>
            <w:tcBorders>
              <w:top w:val="nil"/>
              <w:left w:val="nil"/>
              <w:bottom w:val="single" w:sz="4" w:space="0" w:color="auto"/>
              <w:right w:val="single" w:sz="4" w:space="0" w:color="auto"/>
            </w:tcBorders>
            <w:shd w:val="clear" w:color="FFF2CC" w:fill="FFF2CC"/>
            <w:noWrap/>
            <w:vAlign w:val="center"/>
            <w:hideMark/>
          </w:tcPr>
          <w:p w14:paraId="10B323AD" w14:textId="77777777" w:rsidR="00BD1E3F" w:rsidRPr="00A84043" w:rsidRDefault="00BD1E3F" w:rsidP="005454FB">
            <w:pPr>
              <w:jc w:val="right"/>
              <w:rPr>
                <w:rFonts w:ascii="Times New Roman" w:eastAsia="Times New Roman" w:hAnsi="Times New Roman" w:cs="Times New Roman"/>
                <w:i/>
                <w:iCs/>
                <w:color w:val="000000"/>
                <w:sz w:val="22"/>
                <w:szCs w:val="22"/>
              </w:rPr>
            </w:pPr>
            <w:r w:rsidRPr="00C24520">
              <w:rPr>
                <w:rFonts w:ascii="Times New Roman" w:eastAsia="Times New Roman" w:hAnsi="Times New Roman" w:cs="Times New Roman"/>
                <w:color w:val="000000"/>
                <w:sz w:val="22"/>
                <w:szCs w:val="22"/>
              </w:rPr>
              <w:t> </w:t>
            </w:r>
            <w:r w:rsidRPr="002D31C3">
              <w:rPr>
                <w:rFonts w:ascii="Times New Roman" w:eastAsia="Times New Roman" w:hAnsi="Times New Roman" w:cs="Times New Roman"/>
                <w:color w:val="000000"/>
                <w:sz w:val="18"/>
                <w:szCs w:val="18"/>
              </w:rPr>
              <w:t> </w:t>
            </w:r>
            <w:r w:rsidRPr="00A84043">
              <w:rPr>
                <w:rFonts w:ascii="Times New Roman" w:eastAsia="Times New Roman" w:hAnsi="Times New Roman" w:cs="Times New Roman"/>
                <w:i/>
                <w:iCs/>
                <w:color w:val="000000"/>
                <w:sz w:val="18"/>
                <w:szCs w:val="18"/>
              </w:rPr>
              <w:t>(auto calculated in web form)</w:t>
            </w:r>
          </w:p>
        </w:tc>
      </w:tr>
    </w:tbl>
    <w:p w14:paraId="2FDA4BC1" w14:textId="77777777" w:rsidR="00BD1E3F" w:rsidRDefault="00BD1E3F" w:rsidP="00BD1E3F">
      <w:pPr>
        <w:rPr>
          <w:rFonts w:ascii="Times New Roman" w:hAnsi="Times New Roman" w:cs="Times New Roman"/>
          <w:b/>
          <w:bCs/>
          <w:lang w:val="en-US"/>
        </w:rPr>
      </w:pPr>
      <w:r w:rsidRPr="00DC6787">
        <w:rPr>
          <w:rFonts w:ascii="Times New Roman" w:hAnsi="Times New Roman" w:cs="Times New Roman"/>
          <w:b/>
          <w:bCs/>
          <w:lang w:val="en-US"/>
        </w:rPr>
        <w:tab/>
      </w:r>
    </w:p>
    <w:p w14:paraId="6498FD9C" w14:textId="77777777" w:rsidR="00BD1E3F" w:rsidRDefault="00BD1E3F" w:rsidP="00BD1E3F">
      <w:pPr>
        <w:rPr>
          <w:rFonts w:ascii="Times New Roman" w:hAnsi="Times New Roman" w:cs="Times New Roman"/>
          <w:b/>
          <w:bCs/>
          <w:lang w:val="en-US"/>
        </w:rPr>
      </w:pPr>
    </w:p>
    <w:p w14:paraId="5C4622FC" w14:textId="77777777" w:rsidR="00BD1E3F" w:rsidRDefault="00BD1E3F" w:rsidP="00BD1E3F">
      <w:pPr>
        <w:rPr>
          <w:rFonts w:ascii="Times New Roman" w:hAnsi="Times New Roman" w:cs="Times New Roman"/>
          <w:b/>
          <w:bCs/>
          <w:lang w:val="en-US"/>
        </w:rPr>
      </w:pPr>
    </w:p>
    <w:p w14:paraId="44CB0ACA" w14:textId="77777777" w:rsidR="0037380C" w:rsidRDefault="0037380C" w:rsidP="0037380C">
      <w:pPr>
        <w:rPr>
          <w:rFonts w:cs="Times New Roman"/>
          <w:bCs/>
          <w:lang w:val="en-US"/>
        </w:rPr>
      </w:pPr>
      <w:r>
        <w:rPr>
          <w:rFonts w:cs="Times New Roman"/>
          <w:bCs/>
          <w:lang w:val="en-US"/>
        </w:rPr>
        <w:tab/>
      </w:r>
    </w:p>
    <w:p w14:paraId="419388F4" w14:textId="77777777" w:rsidR="0037380C" w:rsidRDefault="0037380C">
      <w:pPr>
        <w:rPr>
          <w:rFonts w:cs="Times New Roman"/>
          <w:bCs/>
          <w:lang w:val="en-US"/>
        </w:rPr>
      </w:pPr>
      <w:r>
        <w:rPr>
          <w:rFonts w:cs="Times New Roman"/>
          <w:bCs/>
          <w:lang w:val="en-US"/>
        </w:rPr>
        <w:br w:type="page"/>
      </w:r>
    </w:p>
    <w:p w14:paraId="554453D5" w14:textId="3C69CABD" w:rsidR="0083538E" w:rsidRDefault="00BD1E3F" w:rsidP="0037380C">
      <w:pPr>
        <w:rPr>
          <w:rFonts w:cs="Times New Roman"/>
          <w:bCs/>
          <w:lang w:val="en-US"/>
        </w:rPr>
      </w:pPr>
      <w:r w:rsidRPr="00DC6787">
        <w:rPr>
          <w:rFonts w:cs="Times New Roman"/>
          <w:bCs/>
          <w:lang w:val="en-US"/>
        </w:rPr>
        <w:lastRenderedPageBreak/>
        <w:tab/>
      </w:r>
      <w:r w:rsidRPr="00DC6787">
        <w:rPr>
          <w:rFonts w:cs="Times New Roman"/>
          <w:bCs/>
          <w:lang w:val="en-US"/>
        </w:rPr>
        <w:tab/>
      </w:r>
      <w:r w:rsidRPr="00DC6787">
        <w:rPr>
          <w:rFonts w:cs="Times New Roman"/>
          <w:bCs/>
          <w:lang w:val="en-US"/>
        </w:rPr>
        <w:tab/>
      </w:r>
      <w:r w:rsidRPr="00DC6787">
        <w:rPr>
          <w:rFonts w:cs="Times New Roman"/>
          <w:bCs/>
          <w:lang w:val="en-US"/>
        </w:rPr>
        <w:tab/>
      </w:r>
    </w:p>
    <w:p w14:paraId="24370443" w14:textId="3950E95F" w:rsidR="0083538E" w:rsidRPr="00DC6787" w:rsidRDefault="0083538E" w:rsidP="0083538E">
      <w:pPr>
        <w:pStyle w:val="Heading1"/>
        <w:rPr>
          <w:rFonts w:cs="Times New Roman"/>
          <w:bCs/>
          <w:lang w:val="en-US"/>
        </w:rPr>
      </w:pPr>
      <w:bookmarkStart w:id="71" w:name="_Toc231310392"/>
      <w:r>
        <w:rPr>
          <w:lang w:val="en-US"/>
        </w:rPr>
        <w:t xml:space="preserve">Helper Form 2: </w:t>
      </w:r>
      <w:proofErr w:type="spellStart"/>
      <w:r>
        <w:rPr>
          <w:lang w:val="en-US"/>
        </w:rPr>
        <w:t>Resp</w:t>
      </w:r>
      <w:proofErr w:type="spellEnd"/>
      <w:r>
        <w:rPr>
          <w:lang w:val="en-US"/>
        </w:rPr>
        <w:t>-CV-Neuro</w:t>
      </w:r>
      <w:bookmarkEnd w:id="71"/>
    </w:p>
    <w:tbl>
      <w:tblPr>
        <w:tblStyle w:val="TableGrid"/>
        <w:tblW w:w="16185" w:type="dxa"/>
        <w:tblInd w:w="-890" w:type="dxa"/>
        <w:tblLook w:val="04A0" w:firstRow="1" w:lastRow="0" w:firstColumn="1" w:lastColumn="0" w:noHBand="0" w:noVBand="1"/>
      </w:tblPr>
      <w:tblGrid>
        <w:gridCol w:w="3089"/>
        <w:gridCol w:w="3729"/>
        <w:gridCol w:w="3555"/>
        <w:gridCol w:w="2842"/>
        <w:gridCol w:w="2970"/>
      </w:tblGrid>
      <w:tr w:rsidR="00396D53" w:rsidRPr="00397825" w14:paraId="12D1E631" w14:textId="72C7EF0C" w:rsidTr="00D06CDA">
        <w:trPr>
          <w:trHeight w:val="257"/>
        </w:trPr>
        <w:tc>
          <w:tcPr>
            <w:tcW w:w="3089" w:type="dxa"/>
            <w:noWrap/>
            <w:hideMark/>
          </w:tcPr>
          <w:p w14:paraId="6DAB4FA2" w14:textId="77777777" w:rsidR="00396D53" w:rsidRPr="00397825" w:rsidRDefault="00396D53" w:rsidP="000F625F">
            <w:pPr>
              <w:rPr>
                <w:rFonts w:ascii="Times New Roman" w:hAnsi="Times New Roman" w:cs="Times New Roman"/>
                <w:b/>
                <w:bCs/>
                <w:sz w:val="22"/>
                <w:szCs w:val="22"/>
              </w:rPr>
            </w:pPr>
            <w:r w:rsidRPr="00397825">
              <w:rPr>
                <w:rFonts w:ascii="Times New Roman" w:hAnsi="Times New Roman" w:cs="Times New Roman"/>
                <w:b/>
                <w:bCs/>
                <w:sz w:val="22"/>
                <w:szCs w:val="22"/>
              </w:rPr>
              <w:t>Enrolment ID:</w:t>
            </w:r>
            <w:r>
              <w:rPr>
                <w:rFonts w:ascii="Times New Roman" w:hAnsi="Times New Roman" w:cs="Times New Roman"/>
                <w:b/>
                <w:bCs/>
                <w:sz w:val="22"/>
                <w:szCs w:val="22"/>
              </w:rPr>
              <w:t xml:space="preserve"> ____________</w:t>
            </w:r>
          </w:p>
        </w:tc>
        <w:tc>
          <w:tcPr>
            <w:tcW w:w="3729" w:type="dxa"/>
          </w:tcPr>
          <w:p w14:paraId="601AFD20" w14:textId="72EF3E79" w:rsidR="00396D53" w:rsidRPr="00164316" w:rsidRDefault="00396D53" w:rsidP="00512ABD">
            <w:pPr>
              <w:rPr>
                <w:rFonts w:ascii="Times New Roman" w:hAnsi="Times New Roman" w:cs="Times New Roman"/>
                <w:b/>
                <w:bCs/>
                <w:sz w:val="22"/>
                <w:szCs w:val="22"/>
              </w:rPr>
            </w:pPr>
            <w:r w:rsidRPr="00164316">
              <w:rPr>
                <w:rFonts w:ascii="Times New Roman" w:hAnsi="Times New Roman" w:cs="Times New Roman"/>
                <w:b/>
                <w:bCs/>
                <w:sz w:val="22"/>
                <w:szCs w:val="22"/>
              </w:rPr>
              <w:t>Gestation:</w:t>
            </w:r>
            <w:r w:rsidR="004841AA">
              <w:rPr>
                <w:rFonts w:ascii="Times New Roman" w:hAnsi="Times New Roman" w:cs="Times New Roman"/>
                <w:b/>
                <w:bCs/>
                <w:sz w:val="22"/>
                <w:szCs w:val="22"/>
              </w:rPr>
              <w:t xml:space="preserve"> ____</w:t>
            </w:r>
            <w:r>
              <w:rPr>
                <w:rFonts w:ascii="Times New Roman" w:hAnsi="Times New Roman" w:cs="Times New Roman"/>
                <w:b/>
                <w:bCs/>
                <w:sz w:val="22"/>
                <w:szCs w:val="22"/>
              </w:rPr>
              <w:t xml:space="preserve">_ </w:t>
            </w:r>
            <w:proofErr w:type="spellStart"/>
            <w:r w:rsidRPr="00C9798B">
              <w:rPr>
                <w:rFonts w:ascii="Times New Roman" w:hAnsi="Times New Roman" w:cs="Times New Roman"/>
                <w:sz w:val="22"/>
                <w:szCs w:val="22"/>
              </w:rPr>
              <w:t>wks</w:t>
            </w:r>
            <w:proofErr w:type="spellEnd"/>
            <w:r>
              <w:rPr>
                <w:rFonts w:ascii="Times New Roman" w:hAnsi="Times New Roman" w:cs="Times New Roman"/>
                <w:b/>
                <w:bCs/>
                <w:sz w:val="22"/>
                <w:szCs w:val="22"/>
              </w:rPr>
              <w:t xml:space="preserve"> </w:t>
            </w:r>
            <w:r>
              <w:rPr>
                <w:rFonts w:ascii="Times New Roman" w:hAnsi="Times New Roman" w:cs="Times New Roman"/>
                <w:sz w:val="22"/>
                <w:szCs w:val="22"/>
                <w:lang w:val="en-US"/>
              </w:rPr>
              <w:t>____days</w:t>
            </w:r>
          </w:p>
        </w:tc>
        <w:tc>
          <w:tcPr>
            <w:tcW w:w="3555" w:type="dxa"/>
          </w:tcPr>
          <w:p w14:paraId="066D9776" w14:textId="465F5A29" w:rsidR="00396D53" w:rsidRPr="00164316" w:rsidRDefault="00396D53" w:rsidP="000F625F">
            <w:pPr>
              <w:rPr>
                <w:rFonts w:ascii="Times New Roman" w:hAnsi="Times New Roman" w:cs="Times New Roman"/>
                <w:b/>
                <w:bCs/>
                <w:sz w:val="22"/>
                <w:szCs w:val="22"/>
              </w:rPr>
            </w:pPr>
            <w:r>
              <w:rPr>
                <w:rFonts w:ascii="Times New Roman" w:hAnsi="Times New Roman" w:cs="Times New Roman"/>
                <w:b/>
                <w:bCs/>
                <w:sz w:val="22"/>
                <w:szCs w:val="22"/>
              </w:rPr>
              <w:t xml:space="preserve">Mother’s </w:t>
            </w:r>
            <w:r w:rsidRPr="00164316">
              <w:rPr>
                <w:rFonts w:ascii="Times New Roman" w:hAnsi="Times New Roman" w:cs="Times New Roman"/>
                <w:b/>
                <w:bCs/>
                <w:sz w:val="22"/>
                <w:szCs w:val="22"/>
              </w:rPr>
              <w:t>Name:</w:t>
            </w:r>
            <w:r>
              <w:rPr>
                <w:rFonts w:ascii="Times New Roman" w:hAnsi="Times New Roman" w:cs="Times New Roman"/>
                <w:b/>
                <w:bCs/>
                <w:sz w:val="22"/>
                <w:szCs w:val="22"/>
              </w:rPr>
              <w:t>________________</w:t>
            </w:r>
          </w:p>
        </w:tc>
        <w:tc>
          <w:tcPr>
            <w:tcW w:w="2842" w:type="dxa"/>
            <w:noWrap/>
            <w:hideMark/>
          </w:tcPr>
          <w:p w14:paraId="35582D62" w14:textId="7D956E64" w:rsidR="00396D53" w:rsidRPr="00397825" w:rsidRDefault="00396D53" w:rsidP="000F625F">
            <w:pPr>
              <w:rPr>
                <w:rFonts w:ascii="Times New Roman" w:hAnsi="Times New Roman" w:cs="Times New Roman"/>
                <w:b/>
                <w:bCs/>
                <w:sz w:val="22"/>
                <w:szCs w:val="22"/>
              </w:rPr>
            </w:pPr>
            <w:r>
              <w:rPr>
                <w:rFonts w:ascii="Times New Roman" w:hAnsi="Times New Roman" w:cs="Times New Roman"/>
                <w:b/>
                <w:bCs/>
                <w:sz w:val="22"/>
                <w:szCs w:val="22"/>
              </w:rPr>
              <w:t>Baby</w:t>
            </w:r>
            <w:r w:rsidRPr="00164316">
              <w:rPr>
                <w:rFonts w:ascii="Times New Roman" w:hAnsi="Times New Roman" w:cs="Times New Roman"/>
                <w:b/>
                <w:bCs/>
                <w:sz w:val="22"/>
                <w:szCs w:val="22"/>
              </w:rPr>
              <w:t xml:space="preserve"> UID: _____________</w:t>
            </w:r>
          </w:p>
        </w:tc>
        <w:tc>
          <w:tcPr>
            <w:tcW w:w="2970" w:type="dxa"/>
          </w:tcPr>
          <w:p w14:paraId="7B2A949E" w14:textId="28067A9A" w:rsidR="00396D53" w:rsidRDefault="00D06CDA" w:rsidP="00D06CDA">
            <w:pPr>
              <w:rPr>
                <w:rFonts w:ascii="Times New Roman" w:hAnsi="Times New Roman" w:cs="Times New Roman"/>
                <w:b/>
                <w:bCs/>
                <w:sz w:val="22"/>
                <w:szCs w:val="22"/>
              </w:rPr>
            </w:pPr>
            <w:r>
              <w:rPr>
                <w:rFonts w:ascii="Times New Roman" w:hAnsi="Times New Roman" w:cs="Times New Roman"/>
                <w:b/>
                <w:bCs/>
                <w:sz w:val="22"/>
                <w:szCs w:val="22"/>
              </w:rPr>
              <w:t>Baby Name:________</w:t>
            </w:r>
            <w:r w:rsidR="004841AA">
              <w:rPr>
                <w:rFonts w:ascii="Times New Roman" w:hAnsi="Times New Roman" w:cs="Times New Roman"/>
                <w:b/>
                <w:bCs/>
                <w:sz w:val="22"/>
                <w:szCs w:val="22"/>
              </w:rPr>
              <w:t>_____</w:t>
            </w:r>
            <w:r w:rsidRPr="00D06CDA">
              <w:rPr>
                <w:rFonts w:ascii="Times New Roman" w:hAnsi="Times New Roman" w:cs="Times New Roman"/>
                <w:b/>
                <w:bCs/>
              </w:rPr>
              <w:t xml:space="preserve"> (if available)</w:t>
            </w:r>
          </w:p>
        </w:tc>
      </w:tr>
    </w:tbl>
    <w:p w14:paraId="19789442" w14:textId="77777777" w:rsidR="0083538E" w:rsidRPr="000D0435" w:rsidRDefault="0083538E" w:rsidP="003128E0">
      <w:pPr>
        <w:ind w:left="-900"/>
        <w:rPr>
          <w:rFonts w:ascii="Times New Roman" w:hAnsi="Times New Roman" w:cs="Times New Roman"/>
          <w:sz w:val="20"/>
          <w:szCs w:val="20"/>
          <w:lang w:val="en-US"/>
        </w:rPr>
      </w:pPr>
      <w:r w:rsidRPr="000D0435">
        <w:rPr>
          <w:rFonts w:ascii="Times New Roman" w:hAnsi="Times New Roman" w:cs="Times New Roman"/>
          <w:sz w:val="20"/>
          <w:szCs w:val="20"/>
          <w:lang w:val="en-US"/>
        </w:rPr>
        <w:t>Instruction: Y=Yes, N=No, or enter value where applicable.  Complete at the end of 24 hours (8 am)</w:t>
      </w:r>
    </w:p>
    <w:tbl>
      <w:tblPr>
        <w:tblStyle w:val="TableGrid"/>
        <w:tblW w:w="16153" w:type="dxa"/>
        <w:tblInd w:w="-905" w:type="dxa"/>
        <w:tblLook w:val="04A0" w:firstRow="1" w:lastRow="0" w:firstColumn="1" w:lastColumn="0" w:noHBand="0" w:noVBand="1"/>
      </w:tblPr>
      <w:tblGrid>
        <w:gridCol w:w="3280"/>
        <w:gridCol w:w="465"/>
        <w:gridCol w:w="407"/>
        <w:gridCol w:w="407"/>
        <w:gridCol w:w="407"/>
        <w:gridCol w:w="407"/>
        <w:gridCol w:w="407"/>
        <w:gridCol w:w="407"/>
        <w:gridCol w:w="407"/>
        <w:gridCol w:w="407"/>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rsidR="0083538E" w:rsidRPr="00DC6787" w14:paraId="0AF2D577" w14:textId="77777777" w:rsidTr="00D336F8">
        <w:trPr>
          <w:trHeight w:val="171"/>
        </w:trPr>
        <w:tc>
          <w:tcPr>
            <w:tcW w:w="3280" w:type="dxa"/>
            <w:noWrap/>
            <w:hideMark/>
          </w:tcPr>
          <w:p w14:paraId="41DC7321" w14:textId="77777777" w:rsidR="0083538E" w:rsidRPr="000D0435" w:rsidRDefault="0083538E" w:rsidP="000F625F">
            <w:pPr>
              <w:rPr>
                <w:rFonts w:ascii="Times New Roman" w:hAnsi="Times New Roman" w:cs="Times New Roman"/>
                <w:b/>
                <w:bCs/>
                <w:sz w:val="20"/>
                <w:szCs w:val="20"/>
              </w:rPr>
            </w:pPr>
            <w:r w:rsidRPr="000D0435">
              <w:rPr>
                <w:rFonts w:ascii="Times New Roman" w:hAnsi="Times New Roman" w:cs="Times New Roman"/>
                <w:b/>
                <w:bCs/>
                <w:sz w:val="20"/>
                <w:szCs w:val="20"/>
              </w:rPr>
              <w:t>Parameter</w:t>
            </w:r>
          </w:p>
        </w:tc>
        <w:tc>
          <w:tcPr>
            <w:tcW w:w="465" w:type="dxa"/>
            <w:noWrap/>
            <w:hideMark/>
          </w:tcPr>
          <w:p w14:paraId="413999F2"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1</w:t>
            </w:r>
          </w:p>
        </w:tc>
        <w:tc>
          <w:tcPr>
            <w:tcW w:w="407" w:type="dxa"/>
            <w:noWrap/>
            <w:hideMark/>
          </w:tcPr>
          <w:p w14:paraId="59D3B466"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2</w:t>
            </w:r>
          </w:p>
        </w:tc>
        <w:tc>
          <w:tcPr>
            <w:tcW w:w="407" w:type="dxa"/>
            <w:noWrap/>
            <w:hideMark/>
          </w:tcPr>
          <w:p w14:paraId="29BCA4F1"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3</w:t>
            </w:r>
          </w:p>
        </w:tc>
        <w:tc>
          <w:tcPr>
            <w:tcW w:w="407" w:type="dxa"/>
            <w:noWrap/>
            <w:hideMark/>
          </w:tcPr>
          <w:p w14:paraId="45107D01"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4</w:t>
            </w:r>
          </w:p>
        </w:tc>
        <w:tc>
          <w:tcPr>
            <w:tcW w:w="407" w:type="dxa"/>
            <w:noWrap/>
            <w:hideMark/>
          </w:tcPr>
          <w:p w14:paraId="249865D5"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5</w:t>
            </w:r>
          </w:p>
        </w:tc>
        <w:tc>
          <w:tcPr>
            <w:tcW w:w="407" w:type="dxa"/>
            <w:noWrap/>
            <w:hideMark/>
          </w:tcPr>
          <w:p w14:paraId="05876763"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6</w:t>
            </w:r>
          </w:p>
        </w:tc>
        <w:tc>
          <w:tcPr>
            <w:tcW w:w="407" w:type="dxa"/>
            <w:noWrap/>
            <w:hideMark/>
          </w:tcPr>
          <w:p w14:paraId="3695ED9F"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7</w:t>
            </w:r>
          </w:p>
        </w:tc>
        <w:tc>
          <w:tcPr>
            <w:tcW w:w="407" w:type="dxa"/>
            <w:noWrap/>
            <w:hideMark/>
          </w:tcPr>
          <w:p w14:paraId="30C9D07E"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8</w:t>
            </w:r>
          </w:p>
        </w:tc>
        <w:tc>
          <w:tcPr>
            <w:tcW w:w="407" w:type="dxa"/>
            <w:noWrap/>
            <w:hideMark/>
          </w:tcPr>
          <w:p w14:paraId="4950428C"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9</w:t>
            </w:r>
          </w:p>
        </w:tc>
        <w:tc>
          <w:tcPr>
            <w:tcW w:w="416" w:type="dxa"/>
            <w:noWrap/>
            <w:hideMark/>
          </w:tcPr>
          <w:p w14:paraId="2715C75B"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10</w:t>
            </w:r>
          </w:p>
        </w:tc>
        <w:tc>
          <w:tcPr>
            <w:tcW w:w="416" w:type="dxa"/>
            <w:noWrap/>
            <w:hideMark/>
          </w:tcPr>
          <w:p w14:paraId="098DC760"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11</w:t>
            </w:r>
          </w:p>
        </w:tc>
        <w:tc>
          <w:tcPr>
            <w:tcW w:w="416" w:type="dxa"/>
            <w:noWrap/>
            <w:hideMark/>
          </w:tcPr>
          <w:p w14:paraId="1F267522"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12</w:t>
            </w:r>
          </w:p>
        </w:tc>
        <w:tc>
          <w:tcPr>
            <w:tcW w:w="416" w:type="dxa"/>
            <w:noWrap/>
            <w:hideMark/>
          </w:tcPr>
          <w:p w14:paraId="2168693A"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13</w:t>
            </w:r>
          </w:p>
        </w:tc>
        <w:tc>
          <w:tcPr>
            <w:tcW w:w="416" w:type="dxa"/>
            <w:noWrap/>
            <w:hideMark/>
          </w:tcPr>
          <w:p w14:paraId="3D99A1AC"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14</w:t>
            </w:r>
          </w:p>
        </w:tc>
        <w:tc>
          <w:tcPr>
            <w:tcW w:w="416" w:type="dxa"/>
            <w:noWrap/>
            <w:hideMark/>
          </w:tcPr>
          <w:p w14:paraId="49DC27E3"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15</w:t>
            </w:r>
          </w:p>
        </w:tc>
        <w:tc>
          <w:tcPr>
            <w:tcW w:w="416" w:type="dxa"/>
            <w:noWrap/>
            <w:hideMark/>
          </w:tcPr>
          <w:p w14:paraId="1DF31897"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16</w:t>
            </w:r>
          </w:p>
        </w:tc>
        <w:tc>
          <w:tcPr>
            <w:tcW w:w="416" w:type="dxa"/>
            <w:noWrap/>
            <w:hideMark/>
          </w:tcPr>
          <w:p w14:paraId="12032CA1"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17</w:t>
            </w:r>
          </w:p>
        </w:tc>
        <w:tc>
          <w:tcPr>
            <w:tcW w:w="416" w:type="dxa"/>
            <w:noWrap/>
            <w:hideMark/>
          </w:tcPr>
          <w:p w14:paraId="1ED3D2D0"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18</w:t>
            </w:r>
          </w:p>
        </w:tc>
        <w:tc>
          <w:tcPr>
            <w:tcW w:w="416" w:type="dxa"/>
            <w:noWrap/>
            <w:hideMark/>
          </w:tcPr>
          <w:p w14:paraId="3F4B437D"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19</w:t>
            </w:r>
          </w:p>
        </w:tc>
        <w:tc>
          <w:tcPr>
            <w:tcW w:w="416" w:type="dxa"/>
            <w:noWrap/>
            <w:hideMark/>
          </w:tcPr>
          <w:p w14:paraId="4568E8A7"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20</w:t>
            </w:r>
          </w:p>
        </w:tc>
        <w:tc>
          <w:tcPr>
            <w:tcW w:w="416" w:type="dxa"/>
            <w:noWrap/>
            <w:hideMark/>
          </w:tcPr>
          <w:p w14:paraId="64B22B21"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21</w:t>
            </w:r>
          </w:p>
        </w:tc>
        <w:tc>
          <w:tcPr>
            <w:tcW w:w="416" w:type="dxa"/>
            <w:noWrap/>
            <w:hideMark/>
          </w:tcPr>
          <w:p w14:paraId="222D7060"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22</w:t>
            </w:r>
          </w:p>
        </w:tc>
        <w:tc>
          <w:tcPr>
            <w:tcW w:w="416" w:type="dxa"/>
            <w:noWrap/>
            <w:hideMark/>
          </w:tcPr>
          <w:p w14:paraId="443CCF1E"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23</w:t>
            </w:r>
          </w:p>
        </w:tc>
        <w:tc>
          <w:tcPr>
            <w:tcW w:w="416" w:type="dxa"/>
            <w:noWrap/>
            <w:hideMark/>
          </w:tcPr>
          <w:p w14:paraId="6BE28D3C"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24</w:t>
            </w:r>
          </w:p>
        </w:tc>
        <w:tc>
          <w:tcPr>
            <w:tcW w:w="416" w:type="dxa"/>
            <w:noWrap/>
            <w:hideMark/>
          </w:tcPr>
          <w:p w14:paraId="6D5120BE"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25</w:t>
            </w:r>
          </w:p>
        </w:tc>
        <w:tc>
          <w:tcPr>
            <w:tcW w:w="416" w:type="dxa"/>
            <w:noWrap/>
            <w:hideMark/>
          </w:tcPr>
          <w:p w14:paraId="5C62133B"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26</w:t>
            </w:r>
          </w:p>
        </w:tc>
        <w:tc>
          <w:tcPr>
            <w:tcW w:w="416" w:type="dxa"/>
            <w:noWrap/>
            <w:hideMark/>
          </w:tcPr>
          <w:p w14:paraId="3988A22A"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27</w:t>
            </w:r>
          </w:p>
        </w:tc>
        <w:tc>
          <w:tcPr>
            <w:tcW w:w="416" w:type="dxa"/>
            <w:noWrap/>
            <w:hideMark/>
          </w:tcPr>
          <w:p w14:paraId="49C1F608"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28</w:t>
            </w:r>
          </w:p>
        </w:tc>
        <w:tc>
          <w:tcPr>
            <w:tcW w:w="416" w:type="dxa"/>
            <w:noWrap/>
            <w:hideMark/>
          </w:tcPr>
          <w:p w14:paraId="31086367"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29</w:t>
            </w:r>
          </w:p>
        </w:tc>
        <w:tc>
          <w:tcPr>
            <w:tcW w:w="416" w:type="dxa"/>
            <w:noWrap/>
            <w:hideMark/>
          </w:tcPr>
          <w:p w14:paraId="29DA3FBC"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30</w:t>
            </w:r>
          </w:p>
        </w:tc>
        <w:tc>
          <w:tcPr>
            <w:tcW w:w="416" w:type="dxa"/>
            <w:noWrap/>
            <w:hideMark/>
          </w:tcPr>
          <w:p w14:paraId="34CBD68E" w14:textId="77777777" w:rsidR="0083538E" w:rsidRPr="00DC6787" w:rsidRDefault="0083538E" w:rsidP="000F625F">
            <w:pPr>
              <w:rPr>
                <w:rFonts w:ascii="Times New Roman" w:hAnsi="Times New Roman" w:cs="Times New Roman"/>
                <w:b/>
                <w:bCs/>
                <w:sz w:val="20"/>
                <w:szCs w:val="20"/>
              </w:rPr>
            </w:pPr>
            <w:r w:rsidRPr="00DC6787">
              <w:rPr>
                <w:rFonts w:ascii="Times New Roman" w:hAnsi="Times New Roman" w:cs="Times New Roman"/>
                <w:b/>
                <w:bCs/>
                <w:sz w:val="20"/>
                <w:szCs w:val="20"/>
              </w:rPr>
              <w:t>31</w:t>
            </w:r>
          </w:p>
        </w:tc>
      </w:tr>
      <w:tr w:rsidR="0083538E" w:rsidRPr="00DC6787" w14:paraId="1C4EB555" w14:textId="77777777" w:rsidTr="00D336F8">
        <w:trPr>
          <w:trHeight w:val="171"/>
        </w:trPr>
        <w:tc>
          <w:tcPr>
            <w:tcW w:w="3280" w:type="dxa"/>
            <w:noWrap/>
            <w:hideMark/>
          </w:tcPr>
          <w:p w14:paraId="20F3DB79" w14:textId="77777777" w:rsidR="0083538E" w:rsidRPr="000D0435" w:rsidRDefault="0083538E" w:rsidP="000F625F">
            <w:pPr>
              <w:rPr>
                <w:rFonts w:ascii="Times New Roman" w:hAnsi="Times New Roman" w:cs="Times New Roman"/>
                <w:sz w:val="20"/>
                <w:szCs w:val="20"/>
              </w:rPr>
            </w:pPr>
            <w:r w:rsidRPr="000D0435">
              <w:rPr>
                <w:rFonts w:ascii="Times New Roman" w:hAnsi="Times New Roman" w:cs="Times New Roman"/>
                <w:sz w:val="20"/>
                <w:szCs w:val="20"/>
              </w:rPr>
              <w:t>Date (</w:t>
            </w:r>
            <w:proofErr w:type="spellStart"/>
            <w:r w:rsidRPr="000D0435">
              <w:rPr>
                <w:rFonts w:ascii="Times New Roman" w:hAnsi="Times New Roman" w:cs="Times New Roman"/>
                <w:sz w:val="20"/>
                <w:szCs w:val="20"/>
              </w:rPr>
              <w:t>dd</w:t>
            </w:r>
            <w:proofErr w:type="spellEnd"/>
            <w:r w:rsidRPr="000D0435">
              <w:rPr>
                <w:rFonts w:ascii="Times New Roman" w:hAnsi="Times New Roman" w:cs="Times New Roman"/>
                <w:sz w:val="20"/>
                <w:szCs w:val="20"/>
              </w:rPr>
              <w:t>/mm)</w:t>
            </w:r>
          </w:p>
        </w:tc>
        <w:tc>
          <w:tcPr>
            <w:tcW w:w="465" w:type="dxa"/>
            <w:noWrap/>
          </w:tcPr>
          <w:p w14:paraId="46376EFF" w14:textId="77777777" w:rsidR="0083538E" w:rsidRPr="00DC6787" w:rsidRDefault="0083538E" w:rsidP="000F625F">
            <w:pPr>
              <w:rPr>
                <w:rFonts w:ascii="Times New Roman" w:hAnsi="Times New Roman" w:cs="Times New Roman"/>
                <w:b/>
                <w:bCs/>
              </w:rPr>
            </w:pPr>
          </w:p>
        </w:tc>
        <w:tc>
          <w:tcPr>
            <w:tcW w:w="407" w:type="dxa"/>
            <w:noWrap/>
          </w:tcPr>
          <w:p w14:paraId="57AA15C3" w14:textId="77777777" w:rsidR="0083538E" w:rsidRPr="00DC6787" w:rsidRDefault="0083538E" w:rsidP="000F625F">
            <w:pPr>
              <w:rPr>
                <w:rFonts w:ascii="Times New Roman" w:hAnsi="Times New Roman" w:cs="Times New Roman"/>
                <w:b/>
                <w:bCs/>
              </w:rPr>
            </w:pPr>
          </w:p>
        </w:tc>
        <w:tc>
          <w:tcPr>
            <w:tcW w:w="407" w:type="dxa"/>
            <w:noWrap/>
          </w:tcPr>
          <w:p w14:paraId="3311AD9C" w14:textId="77777777" w:rsidR="0083538E" w:rsidRPr="00DC6787" w:rsidRDefault="0083538E" w:rsidP="000F625F">
            <w:pPr>
              <w:rPr>
                <w:rFonts w:ascii="Times New Roman" w:hAnsi="Times New Roman" w:cs="Times New Roman"/>
                <w:b/>
                <w:bCs/>
              </w:rPr>
            </w:pPr>
          </w:p>
        </w:tc>
        <w:tc>
          <w:tcPr>
            <w:tcW w:w="407" w:type="dxa"/>
            <w:noWrap/>
          </w:tcPr>
          <w:p w14:paraId="483E165C" w14:textId="77777777" w:rsidR="0083538E" w:rsidRPr="00DC6787" w:rsidRDefault="0083538E" w:rsidP="000F625F">
            <w:pPr>
              <w:rPr>
                <w:rFonts w:ascii="Times New Roman" w:hAnsi="Times New Roman" w:cs="Times New Roman"/>
                <w:b/>
                <w:bCs/>
              </w:rPr>
            </w:pPr>
          </w:p>
        </w:tc>
        <w:tc>
          <w:tcPr>
            <w:tcW w:w="407" w:type="dxa"/>
            <w:noWrap/>
          </w:tcPr>
          <w:p w14:paraId="10EC955A" w14:textId="77777777" w:rsidR="0083538E" w:rsidRPr="00DC6787" w:rsidRDefault="0083538E" w:rsidP="000F625F">
            <w:pPr>
              <w:rPr>
                <w:rFonts w:ascii="Times New Roman" w:hAnsi="Times New Roman" w:cs="Times New Roman"/>
                <w:b/>
                <w:bCs/>
              </w:rPr>
            </w:pPr>
          </w:p>
        </w:tc>
        <w:tc>
          <w:tcPr>
            <w:tcW w:w="407" w:type="dxa"/>
            <w:noWrap/>
          </w:tcPr>
          <w:p w14:paraId="5F2A4D93" w14:textId="77777777" w:rsidR="0083538E" w:rsidRPr="00DC6787" w:rsidRDefault="0083538E" w:rsidP="000F625F">
            <w:pPr>
              <w:rPr>
                <w:rFonts w:ascii="Times New Roman" w:hAnsi="Times New Roman" w:cs="Times New Roman"/>
                <w:b/>
                <w:bCs/>
              </w:rPr>
            </w:pPr>
          </w:p>
        </w:tc>
        <w:tc>
          <w:tcPr>
            <w:tcW w:w="407" w:type="dxa"/>
            <w:noWrap/>
          </w:tcPr>
          <w:p w14:paraId="74EEDCDC" w14:textId="77777777" w:rsidR="0083538E" w:rsidRPr="00DC6787" w:rsidRDefault="0083538E" w:rsidP="000F625F">
            <w:pPr>
              <w:rPr>
                <w:rFonts w:ascii="Times New Roman" w:hAnsi="Times New Roman" w:cs="Times New Roman"/>
                <w:b/>
                <w:bCs/>
              </w:rPr>
            </w:pPr>
          </w:p>
        </w:tc>
        <w:tc>
          <w:tcPr>
            <w:tcW w:w="407" w:type="dxa"/>
            <w:noWrap/>
          </w:tcPr>
          <w:p w14:paraId="0A9BE9AC" w14:textId="77777777" w:rsidR="0083538E" w:rsidRPr="00DC6787" w:rsidRDefault="0083538E" w:rsidP="000F625F">
            <w:pPr>
              <w:rPr>
                <w:rFonts w:ascii="Times New Roman" w:hAnsi="Times New Roman" w:cs="Times New Roman"/>
                <w:b/>
                <w:bCs/>
              </w:rPr>
            </w:pPr>
          </w:p>
        </w:tc>
        <w:tc>
          <w:tcPr>
            <w:tcW w:w="407" w:type="dxa"/>
            <w:noWrap/>
          </w:tcPr>
          <w:p w14:paraId="1A6027CE" w14:textId="77777777" w:rsidR="0083538E" w:rsidRPr="00DC6787" w:rsidRDefault="0083538E" w:rsidP="000F625F">
            <w:pPr>
              <w:rPr>
                <w:rFonts w:ascii="Times New Roman" w:hAnsi="Times New Roman" w:cs="Times New Roman"/>
                <w:b/>
                <w:bCs/>
              </w:rPr>
            </w:pPr>
          </w:p>
        </w:tc>
        <w:tc>
          <w:tcPr>
            <w:tcW w:w="416" w:type="dxa"/>
            <w:noWrap/>
          </w:tcPr>
          <w:p w14:paraId="75E3C5C7" w14:textId="77777777" w:rsidR="0083538E" w:rsidRPr="00DC6787" w:rsidRDefault="0083538E" w:rsidP="000F625F">
            <w:pPr>
              <w:rPr>
                <w:rFonts w:ascii="Times New Roman" w:hAnsi="Times New Roman" w:cs="Times New Roman"/>
                <w:b/>
                <w:bCs/>
              </w:rPr>
            </w:pPr>
          </w:p>
        </w:tc>
        <w:tc>
          <w:tcPr>
            <w:tcW w:w="416" w:type="dxa"/>
            <w:noWrap/>
          </w:tcPr>
          <w:p w14:paraId="3E27491F" w14:textId="77777777" w:rsidR="0083538E" w:rsidRPr="00DC6787" w:rsidRDefault="0083538E" w:rsidP="000F625F">
            <w:pPr>
              <w:rPr>
                <w:rFonts w:ascii="Times New Roman" w:hAnsi="Times New Roman" w:cs="Times New Roman"/>
                <w:b/>
                <w:bCs/>
              </w:rPr>
            </w:pPr>
          </w:p>
        </w:tc>
        <w:tc>
          <w:tcPr>
            <w:tcW w:w="416" w:type="dxa"/>
            <w:noWrap/>
          </w:tcPr>
          <w:p w14:paraId="042CFE69" w14:textId="77777777" w:rsidR="0083538E" w:rsidRPr="00DC6787" w:rsidRDefault="0083538E" w:rsidP="000F625F">
            <w:pPr>
              <w:rPr>
                <w:rFonts w:ascii="Times New Roman" w:hAnsi="Times New Roman" w:cs="Times New Roman"/>
                <w:b/>
                <w:bCs/>
              </w:rPr>
            </w:pPr>
          </w:p>
        </w:tc>
        <w:tc>
          <w:tcPr>
            <w:tcW w:w="416" w:type="dxa"/>
            <w:noWrap/>
          </w:tcPr>
          <w:p w14:paraId="4D28B4F2" w14:textId="77777777" w:rsidR="0083538E" w:rsidRPr="00DC6787" w:rsidRDefault="0083538E" w:rsidP="000F625F">
            <w:pPr>
              <w:rPr>
                <w:rFonts w:ascii="Times New Roman" w:hAnsi="Times New Roman" w:cs="Times New Roman"/>
                <w:b/>
                <w:bCs/>
              </w:rPr>
            </w:pPr>
          </w:p>
        </w:tc>
        <w:tc>
          <w:tcPr>
            <w:tcW w:w="416" w:type="dxa"/>
            <w:noWrap/>
          </w:tcPr>
          <w:p w14:paraId="2DB28799" w14:textId="77777777" w:rsidR="0083538E" w:rsidRPr="00DC6787" w:rsidRDefault="0083538E" w:rsidP="000F625F">
            <w:pPr>
              <w:rPr>
                <w:rFonts w:ascii="Times New Roman" w:hAnsi="Times New Roman" w:cs="Times New Roman"/>
                <w:b/>
                <w:bCs/>
              </w:rPr>
            </w:pPr>
          </w:p>
        </w:tc>
        <w:tc>
          <w:tcPr>
            <w:tcW w:w="416" w:type="dxa"/>
            <w:noWrap/>
          </w:tcPr>
          <w:p w14:paraId="3508D0B3" w14:textId="77777777" w:rsidR="0083538E" w:rsidRPr="00DC6787" w:rsidRDefault="0083538E" w:rsidP="000F625F">
            <w:pPr>
              <w:rPr>
                <w:rFonts w:ascii="Times New Roman" w:hAnsi="Times New Roman" w:cs="Times New Roman"/>
                <w:b/>
                <w:bCs/>
              </w:rPr>
            </w:pPr>
          </w:p>
        </w:tc>
        <w:tc>
          <w:tcPr>
            <w:tcW w:w="416" w:type="dxa"/>
            <w:noWrap/>
          </w:tcPr>
          <w:p w14:paraId="2E3B2DE2" w14:textId="77777777" w:rsidR="0083538E" w:rsidRPr="00DC6787" w:rsidRDefault="0083538E" w:rsidP="000F625F">
            <w:pPr>
              <w:rPr>
                <w:rFonts w:ascii="Times New Roman" w:hAnsi="Times New Roman" w:cs="Times New Roman"/>
                <w:b/>
                <w:bCs/>
              </w:rPr>
            </w:pPr>
          </w:p>
        </w:tc>
        <w:tc>
          <w:tcPr>
            <w:tcW w:w="416" w:type="dxa"/>
            <w:noWrap/>
          </w:tcPr>
          <w:p w14:paraId="2F5BFC30" w14:textId="77777777" w:rsidR="0083538E" w:rsidRPr="00DC6787" w:rsidRDefault="0083538E" w:rsidP="000F625F">
            <w:pPr>
              <w:rPr>
                <w:rFonts w:ascii="Times New Roman" w:hAnsi="Times New Roman" w:cs="Times New Roman"/>
                <w:b/>
                <w:bCs/>
              </w:rPr>
            </w:pPr>
          </w:p>
        </w:tc>
        <w:tc>
          <w:tcPr>
            <w:tcW w:w="416" w:type="dxa"/>
            <w:noWrap/>
          </w:tcPr>
          <w:p w14:paraId="76E6830B" w14:textId="77777777" w:rsidR="0083538E" w:rsidRPr="00DC6787" w:rsidRDefault="0083538E" w:rsidP="000F625F">
            <w:pPr>
              <w:rPr>
                <w:rFonts w:ascii="Times New Roman" w:hAnsi="Times New Roman" w:cs="Times New Roman"/>
                <w:b/>
                <w:bCs/>
              </w:rPr>
            </w:pPr>
          </w:p>
        </w:tc>
        <w:tc>
          <w:tcPr>
            <w:tcW w:w="416" w:type="dxa"/>
            <w:noWrap/>
          </w:tcPr>
          <w:p w14:paraId="043E3363" w14:textId="77777777" w:rsidR="0083538E" w:rsidRPr="00DC6787" w:rsidRDefault="0083538E" w:rsidP="000F625F">
            <w:pPr>
              <w:rPr>
                <w:rFonts w:ascii="Times New Roman" w:hAnsi="Times New Roman" w:cs="Times New Roman"/>
                <w:b/>
                <w:bCs/>
              </w:rPr>
            </w:pPr>
          </w:p>
        </w:tc>
        <w:tc>
          <w:tcPr>
            <w:tcW w:w="416" w:type="dxa"/>
            <w:noWrap/>
          </w:tcPr>
          <w:p w14:paraId="61461024" w14:textId="77777777" w:rsidR="0083538E" w:rsidRPr="00DC6787" w:rsidRDefault="0083538E" w:rsidP="000F625F">
            <w:pPr>
              <w:rPr>
                <w:rFonts w:ascii="Times New Roman" w:hAnsi="Times New Roman" w:cs="Times New Roman"/>
                <w:b/>
                <w:bCs/>
              </w:rPr>
            </w:pPr>
          </w:p>
        </w:tc>
        <w:tc>
          <w:tcPr>
            <w:tcW w:w="416" w:type="dxa"/>
            <w:noWrap/>
          </w:tcPr>
          <w:p w14:paraId="57E6113D" w14:textId="77777777" w:rsidR="0083538E" w:rsidRPr="00DC6787" w:rsidRDefault="0083538E" w:rsidP="000F625F">
            <w:pPr>
              <w:rPr>
                <w:rFonts w:ascii="Times New Roman" w:hAnsi="Times New Roman" w:cs="Times New Roman"/>
                <w:b/>
                <w:bCs/>
              </w:rPr>
            </w:pPr>
          </w:p>
        </w:tc>
        <w:tc>
          <w:tcPr>
            <w:tcW w:w="416" w:type="dxa"/>
            <w:noWrap/>
          </w:tcPr>
          <w:p w14:paraId="30303B09" w14:textId="77777777" w:rsidR="0083538E" w:rsidRPr="00DC6787" w:rsidRDefault="0083538E" w:rsidP="000F625F">
            <w:pPr>
              <w:rPr>
                <w:rFonts w:ascii="Times New Roman" w:hAnsi="Times New Roman" w:cs="Times New Roman"/>
                <w:b/>
                <w:bCs/>
              </w:rPr>
            </w:pPr>
          </w:p>
        </w:tc>
        <w:tc>
          <w:tcPr>
            <w:tcW w:w="416" w:type="dxa"/>
            <w:noWrap/>
          </w:tcPr>
          <w:p w14:paraId="455594FF" w14:textId="77777777" w:rsidR="0083538E" w:rsidRPr="00DC6787" w:rsidRDefault="0083538E" w:rsidP="000F625F">
            <w:pPr>
              <w:rPr>
                <w:rFonts w:ascii="Times New Roman" w:hAnsi="Times New Roman" w:cs="Times New Roman"/>
                <w:b/>
                <w:bCs/>
              </w:rPr>
            </w:pPr>
          </w:p>
        </w:tc>
        <w:tc>
          <w:tcPr>
            <w:tcW w:w="416" w:type="dxa"/>
            <w:noWrap/>
          </w:tcPr>
          <w:p w14:paraId="7F41D479" w14:textId="77777777" w:rsidR="0083538E" w:rsidRPr="00DC6787" w:rsidRDefault="0083538E" w:rsidP="000F625F">
            <w:pPr>
              <w:rPr>
                <w:rFonts w:ascii="Times New Roman" w:hAnsi="Times New Roman" w:cs="Times New Roman"/>
                <w:b/>
                <w:bCs/>
              </w:rPr>
            </w:pPr>
          </w:p>
        </w:tc>
        <w:tc>
          <w:tcPr>
            <w:tcW w:w="416" w:type="dxa"/>
            <w:noWrap/>
          </w:tcPr>
          <w:p w14:paraId="1B811DFF" w14:textId="77777777" w:rsidR="0083538E" w:rsidRPr="00DC6787" w:rsidRDefault="0083538E" w:rsidP="000F625F">
            <w:pPr>
              <w:rPr>
                <w:rFonts w:ascii="Times New Roman" w:hAnsi="Times New Roman" w:cs="Times New Roman"/>
                <w:b/>
                <w:bCs/>
              </w:rPr>
            </w:pPr>
          </w:p>
        </w:tc>
        <w:tc>
          <w:tcPr>
            <w:tcW w:w="416" w:type="dxa"/>
            <w:noWrap/>
          </w:tcPr>
          <w:p w14:paraId="436872D0" w14:textId="77777777" w:rsidR="0083538E" w:rsidRPr="00DC6787" w:rsidRDefault="0083538E" w:rsidP="000F625F">
            <w:pPr>
              <w:rPr>
                <w:rFonts w:ascii="Times New Roman" w:hAnsi="Times New Roman" w:cs="Times New Roman"/>
                <w:b/>
                <w:bCs/>
              </w:rPr>
            </w:pPr>
          </w:p>
        </w:tc>
        <w:tc>
          <w:tcPr>
            <w:tcW w:w="416" w:type="dxa"/>
            <w:noWrap/>
          </w:tcPr>
          <w:p w14:paraId="190971BA" w14:textId="77777777" w:rsidR="0083538E" w:rsidRPr="00DC6787" w:rsidRDefault="0083538E" w:rsidP="000F625F">
            <w:pPr>
              <w:rPr>
                <w:rFonts w:ascii="Times New Roman" w:hAnsi="Times New Roman" w:cs="Times New Roman"/>
                <w:b/>
                <w:bCs/>
              </w:rPr>
            </w:pPr>
          </w:p>
        </w:tc>
        <w:tc>
          <w:tcPr>
            <w:tcW w:w="416" w:type="dxa"/>
            <w:noWrap/>
          </w:tcPr>
          <w:p w14:paraId="1A5CB015" w14:textId="77777777" w:rsidR="0083538E" w:rsidRPr="00DC6787" w:rsidRDefault="0083538E" w:rsidP="000F625F">
            <w:pPr>
              <w:rPr>
                <w:rFonts w:ascii="Times New Roman" w:hAnsi="Times New Roman" w:cs="Times New Roman"/>
                <w:b/>
                <w:bCs/>
              </w:rPr>
            </w:pPr>
          </w:p>
        </w:tc>
        <w:tc>
          <w:tcPr>
            <w:tcW w:w="416" w:type="dxa"/>
            <w:noWrap/>
          </w:tcPr>
          <w:p w14:paraId="70DBE25A" w14:textId="77777777" w:rsidR="0083538E" w:rsidRPr="00DC6787" w:rsidRDefault="0083538E" w:rsidP="000F625F">
            <w:pPr>
              <w:rPr>
                <w:rFonts w:ascii="Times New Roman" w:hAnsi="Times New Roman" w:cs="Times New Roman"/>
                <w:b/>
                <w:bCs/>
              </w:rPr>
            </w:pPr>
          </w:p>
        </w:tc>
        <w:tc>
          <w:tcPr>
            <w:tcW w:w="416" w:type="dxa"/>
            <w:noWrap/>
          </w:tcPr>
          <w:p w14:paraId="3E8796E6" w14:textId="77777777" w:rsidR="0083538E" w:rsidRPr="00DC6787" w:rsidRDefault="0083538E" w:rsidP="000F625F">
            <w:pPr>
              <w:rPr>
                <w:rFonts w:ascii="Times New Roman" w:hAnsi="Times New Roman" w:cs="Times New Roman"/>
                <w:b/>
                <w:bCs/>
              </w:rPr>
            </w:pPr>
          </w:p>
        </w:tc>
        <w:tc>
          <w:tcPr>
            <w:tcW w:w="416" w:type="dxa"/>
            <w:noWrap/>
          </w:tcPr>
          <w:p w14:paraId="72B4C74C" w14:textId="77777777" w:rsidR="0083538E" w:rsidRPr="00DC6787" w:rsidRDefault="0083538E" w:rsidP="000F625F">
            <w:pPr>
              <w:rPr>
                <w:rFonts w:ascii="Times New Roman" w:hAnsi="Times New Roman" w:cs="Times New Roman"/>
                <w:b/>
                <w:bCs/>
              </w:rPr>
            </w:pPr>
          </w:p>
        </w:tc>
      </w:tr>
      <w:tr w:rsidR="00841162" w:rsidRPr="00DC6787" w14:paraId="458C1CA9" w14:textId="77777777" w:rsidTr="00D336F8">
        <w:trPr>
          <w:trHeight w:val="171"/>
        </w:trPr>
        <w:tc>
          <w:tcPr>
            <w:tcW w:w="3280" w:type="dxa"/>
            <w:shd w:val="clear" w:color="auto" w:fill="DEEAF6" w:themeFill="accent1" w:themeFillTint="33"/>
            <w:noWrap/>
          </w:tcPr>
          <w:p w14:paraId="27945419" w14:textId="2B618615" w:rsidR="00841162" w:rsidRPr="00085DA9" w:rsidRDefault="00E3709F" w:rsidP="00242F1B">
            <w:pPr>
              <w:pStyle w:val="ListParagraph"/>
              <w:numPr>
                <w:ilvl w:val="1"/>
                <w:numId w:val="18"/>
              </w:numPr>
              <w:rPr>
                <w:rFonts w:ascii="Times New Roman" w:hAnsi="Times New Roman" w:cs="Times New Roman"/>
                <w:b/>
                <w:bCs/>
                <w:sz w:val="20"/>
                <w:szCs w:val="20"/>
              </w:rPr>
            </w:pPr>
            <w:ins w:id="72" w:author="Mannat Guliani" w:date="2026-06-17T11:21:00Z">
              <w:r>
                <w:rPr>
                  <w:rFonts w:ascii="Times New Roman" w:hAnsi="Times New Roman" w:cs="Times New Roman"/>
                  <w:b/>
                  <w:bCs/>
                  <w:sz w:val="20"/>
                  <w:szCs w:val="20"/>
                </w:rPr>
                <w:t>Weight</w:t>
              </w:r>
            </w:ins>
            <w:r w:rsidR="00841162">
              <w:rPr>
                <w:rFonts w:ascii="Times New Roman" w:hAnsi="Times New Roman" w:cs="Times New Roman"/>
                <w:b/>
                <w:bCs/>
                <w:sz w:val="20"/>
                <w:szCs w:val="20"/>
              </w:rPr>
              <w:t xml:space="preserve"> </w:t>
            </w:r>
            <w:commentRangeStart w:id="73"/>
            <w:r w:rsidR="00841162" w:rsidRPr="00841162">
              <w:rPr>
                <w:rFonts w:ascii="Times New Roman" w:hAnsi="Times New Roman" w:cs="Times New Roman"/>
              </w:rPr>
              <w:t>(all measured weights of the day</w:t>
            </w:r>
            <w:r w:rsidR="00841162">
              <w:rPr>
                <w:rFonts w:ascii="Times New Roman" w:hAnsi="Times New Roman" w:cs="Times New Roman"/>
              </w:rPr>
              <w:t xml:space="preserve"> chronologically</w:t>
            </w:r>
            <w:r w:rsidR="00841162" w:rsidRPr="00841162">
              <w:rPr>
                <w:rFonts w:ascii="Times New Roman" w:hAnsi="Times New Roman" w:cs="Times New Roman"/>
              </w:rPr>
              <w:t>)</w:t>
            </w:r>
            <w:commentRangeEnd w:id="73"/>
            <w:r w:rsidR="00841162">
              <w:rPr>
                <w:rStyle w:val="CommentReference"/>
                <w:rFonts w:cs="Mangal"/>
              </w:rPr>
              <w:commentReference w:id="73"/>
            </w:r>
          </w:p>
        </w:tc>
        <w:tc>
          <w:tcPr>
            <w:tcW w:w="465" w:type="dxa"/>
            <w:shd w:val="clear" w:color="auto" w:fill="DEEAF6" w:themeFill="accent1" w:themeFillTint="33"/>
            <w:noWrap/>
          </w:tcPr>
          <w:p w14:paraId="006B14FC" w14:textId="77777777" w:rsidR="00841162" w:rsidRPr="00DC6787" w:rsidRDefault="00841162" w:rsidP="000F625F">
            <w:pPr>
              <w:rPr>
                <w:rFonts w:ascii="Times New Roman" w:hAnsi="Times New Roman" w:cs="Times New Roman"/>
                <w:b/>
                <w:bCs/>
              </w:rPr>
            </w:pPr>
          </w:p>
        </w:tc>
        <w:tc>
          <w:tcPr>
            <w:tcW w:w="407" w:type="dxa"/>
            <w:shd w:val="clear" w:color="auto" w:fill="DEEAF6" w:themeFill="accent1" w:themeFillTint="33"/>
            <w:noWrap/>
          </w:tcPr>
          <w:p w14:paraId="2710A91E" w14:textId="77777777" w:rsidR="00841162" w:rsidRPr="00DC6787" w:rsidRDefault="00841162" w:rsidP="000F625F">
            <w:pPr>
              <w:rPr>
                <w:rFonts w:ascii="Times New Roman" w:hAnsi="Times New Roman" w:cs="Times New Roman"/>
                <w:b/>
                <w:bCs/>
              </w:rPr>
            </w:pPr>
          </w:p>
        </w:tc>
        <w:tc>
          <w:tcPr>
            <w:tcW w:w="407" w:type="dxa"/>
            <w:shd w:val="clear" w:color="auto" w:fill="DEEAF6" w:themeFill="accent1" w:themeFillTint="33"/>
            <w:noWrap/>
          </w:tcPr>
          <w:p w14:paraId="4534A5C3" w14:textId="77777777" w:rsidR="00841162" w:rsidRPr="00DC6787" w:rsidRDefault="00841162" w:rsidP="000F625F">
            <w:pPr>
              <w:rPr>
                <w:rFonts w:ascii="Times New Roman" w:hAnsi="Times New Roman" w:cs="Times New Roman"/>
                <w:b/>
                <w:bCs/>
              </w:rPr>
            </w:pPr>
          </w:p>
        </w:tc>
        <w:tc>
          <w:tcPr>
            <w:tcW w:w="407" w:type="dxa"/>
            <w:shd w:val="clear" w:color="auto" w:fill="DEEAF6" w:themeFill="accent1" w:themeFillTint="33"/>
            <w:noWrap/>
          </w:tcPr>
          <w:p w14:paraId="0FC80239" w14:textId="77777777" w:rsidR="00841162" w:rsidRPr="00DC6787" w:rsidRDefault="00841162" w:rsidP="000F625F">
            <w:pPr>
              <w:rPr>
                <w:rFonts w:ascii="Times New Roman" w:hAnsi="Times New Roman" w:cs="Times New Roman"/>
                <w:b/>
                <w:bCs/>
              </w:rPr>
            </w:pPr>
          </w:p>
        </w:tc>
        <w:tc>
          <w:tcPr>
            <w:tcW w:w="407" w:type="dxa"/>
            <w:shd w:val="clear" w:color="auto" w:fill="DEEAF6" w:themeFill="accent1" w:themeFillTint="33"/>
            <w:noWrap/>
          </w:tcPr>
          <w:p w14:paraId="0709EE5F" w14:textId="77777777" w:rsidR="00841162" w:rsidRPr="00DC6787" w:rsidRDefault="00841162" w:rsidP="000F625F">
            <w:pPr>
              <w:rPr>
                <w:rFonts w:ascii="Times New Roman" w:hAnsi="Times New Roman" w:cs="Times New Roman"/>
                <w:b/>
                <w:bCs/>
              </w:rPr>
            </w:pPr>
          </w:p>
        </w:tc>
        <w:tc>
          <w:tcPr>
            <w:tcW w:w="407" w:type="dxa"/>
            <w:shd w:val="clear" w:color="auto" w:fill="DEEAF6" w:themeFill="accent1" w:themeFillTint="33"/>
            <w:noWrap/>
          </w:tcPr>
          <w:p w14:paraId="230A65B1" w14:textId="77777777" w:rsidR="00841162" w:rsidRPr="00DC6787" w:rsidRDefault="00841162" w:rsidP="000F625F">
            <w:pPr>
              <w:rPr>
                <w:rFonts w:ascii="Times New Roman" w:hAnsi="Times New Roman" w:cs="Times New Roman"/>
                <w:b/>
                <w:bCs/>
              </w:rPr>
            </w:pPr>
          </w:p>
        </w:tc>
        <w:tc>
          <w:tcPr>
            <w:tcW w:w="407" w:type="dxa"/>
            <w:shd w:val="clear" w:color="auto" w:fill="DEEAF6" w:themeFill="accent1" w:themeFillTint="33"/>
            <w:noWrap/>
          </w:tcPr>
          <w:p w14:paraId="60EBED19" w14:textId="77777777" w:rsidR="00841162" w:rsidRPr="00DC6787" w:rsidRDefault="00841162" w:rsidP="000F625F">
            <w:pPr>
              <w:rPr>
                <w:rFonts w:ascii="Times New Roman" w:hAnsi="Times New Roman" w:cs="Times New Roman"/>
                <w:b/>
                <w:bCs/>
              </w:rPr>
            </w:pPr>
          </w:p>
        </w:tc>
        <w:tc>
          <w:tcPr>
            <w:tcW w:w="407" w:type="dxa"/>
            <w:shd w:val="clear" w:color="auto" w:fill="DEEAF6" w:themeFill="accent1" w:themeFillTint="33"/>
            <w:noWrap/>
          </w:tcPr>
          <w:p w14:paraId="55F3C1F4" w14:textId="77777777" w:rsidR="00841162" w:rsidRPr="00DC6787" w:rsidRDefault="00841162" w:rsidP="000F625F">
            <w:pPr>
              <w:rPr>
                <w:rFonts w:ascii="Times New Roman" w:hAnsi="Times New Roman" w:cs="Times New Roman"/>
                <w:b/>
                <w:bCs/>
              </w:rPr>
            </w:pPr>
          </w:p>
        </w:tc>
        <w:tc>
          <w:tcPr>
            <w:tcW w:w="407" w:type="dxa"/>
            <w:shd w:val="clear" w:color="auto" w:fill="DEEAF6" w:themeFill="accent1" w:themeFillTint="33"/>
            <w:noWrap/>
          </w:tcPr>
          <w:p w14:paraId="0364A0BC"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4676FFC6"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5E3F209A"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36D28D56"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4684EA78"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7423C958"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1BF02750"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6720E2BB"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73A70263"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691383BA"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2CB168D6"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2D0FB3A8"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4E6C0CAC"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222EF7C1"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7EE375B6"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7727B5B5"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4972E4DA"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57C26206"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5737706C"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04E0BCD3"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3CB8991C"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10D69254" w14:textId="77777777" w:rsidR="00841162" w:rsidRPr="00DC6787" w:rsidRDefault="00841162" w:rsidP="000F625F">
            <w:pPr>
              <w:rPr>
                <w:rFonts w:ascii="Times New Roman" w:hAnsi="Times New Roman" w:cs="Times New Roman"/>
                <w:b/>
                <w:bCs/>
              </w:rPr>
            </w:pPr>
          </w:p>
        </w:tc>
        <w:tc>
          <w:tcPr>
            <w:tcW w:w="416" w:type="dxa"/>
            <w:shd w:val="clear" w:color="auto" w:fill="DEEAF6" w:themeFill="accent1" w:themeFillTint="33"/>
            <w:noWrap/>
          </w:tcPr>
          <w:p w14:paraId="12B85B1D" w14:textId="77777777" w:rsidR="00841162" w:rsidRPr="00DC6787" w:rsidRDefault="00841162" w:rsidP="000F625F">
            <w:pPr>
              <w:rPr>
                <w:rFonts w:ascii="Times New Roman" w:hAnsi="Times New Roman" w:cs="Times New Roman"/>
                <w:b/>
                <w:bCs/>
              </w:rPr>
            </w:pPr>
          </w:p>
        </w:tc>
      </w:tr>
      <w:tr w:rsidR="0083538E" w:rsidRPr="00DC6787" w14:paraId="378FB8C7" w14:textId="77777777" w:rsidTr="00D336F8">
        <w:trPr>
          <w:trHeight w:val="171"/>
        </w:trPr>
        <w:tc>
          <w:tcPr>
            <w:tcW w:w="3280" w:type="dxa"/>
            <w:shd w:val="clear" w:color="auto" w:fill="DEEAF6" w:themeFill="accent1" w:themeFillTint="33"/>
            <w:noWrap/>
            <w:hideMark/>
          </w:tcPr>
          <w:p w14:paraId="128F4823" w14:textId="5C0E16A5" w:rsidR="0083538E" w:rsidRPr="00085DA9" w:rsidRDefault="0083538E" w:rsidP="00242F1B">
            <w:pPr>
              <w:pStyle w:val="ListParagraph"/>
              <w:numPr>
                <w:ilvl w:val="1"/>
                <w:numId w:val="18"/>
              </w:numPr>
              <w:rPr>
                <w:rFonts w:ascii="Times New Roman" w:hAnsi="Times New Roman" w:cs="Times New Roman"/>
                <w:b/>
                <w:bCs/>
                <w:sz w:val="20"/>
                <w:szCs w:val="20"/>
              </w:rPr>
            </w:pPr>
            <w:r w:rsidRPr="00085DA9">
              <w:rPr>
                <w:rFonts w:ascii="Times New Roman" w:hAnsi="Times New Roman" w:cs="Times New Roman"/>
                <w:b/>
                <w:bCs/>
                <w:sz w:val="20"/>
                <w:szCs w:val="20"/>
              </w:rPr>
              <w:t>RESPIRATORY</w:t>
            </w:r>
          </w:p>
        </w:tc>
        <w:tc>
          <w:tcPr>
            <w:tcW w:w="465" w:type="dxa"/>
            <w:shd w:val="clear" w:color="auto" w:fill="DEEAF6" w:themeFill="accent1" w:themeFillTint="33"/>
            <w:noWrap/>
            <w:hideMark/>
          </w:tcPr>
          <w:p w14:paraId="1DCF1A6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2D353B1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6E28880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23F6F72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5474EDE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24D6D8F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614E116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0AFDC96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45241E0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159FDEF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3138571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5972904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1B16F6F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5B0C905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0C0AE93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19A1F45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7527962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0AB758B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36D4221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032D185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740A78D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50CBEB9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3A1AC67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303CBAA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24D1FA2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26758CD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06A81D0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7A6F172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12D7D2B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7CBB7C1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3F944E6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32C65432" w14:textId="77777777" w:rsidTr="00D336F8">
        <w:trPr>
          <w:trHeight w:val="171"/>
        </w:trPr>
        <w:tc>
          <w:tcPr>
            <w:tcW w:w="3280" w:type="dxa"/>
            <w:noWrap/>
            <w:hideMark/>
          </w:tcPr>
          <w:p w14:paraId="1FB08675" w14:textId="133C800D" w:rsidR="0083538E" w:rsidRPr="005454FB" w:rsidRDefault="0083538E" w:rsidP="00242F1B">
            <w:pPr>
              <w:pStyle w:val="ListParagraph"/>
              <w:numPr>
                <w:ilvl w:val="0"/>
                <w:numId w:val="17"/>
              </w:numPr>
              <w:rPr>
                <w:rFonts w:ascii="Times New Roman" w:hAnsi="Times New Roman" w:cs="Times New Roman"/>
                <w:sz w:val="20"/>
                <w:szCs w:val="20"/>
              </w:rPr>
            </w:pPr>
            <w:r w:rsidRPr="005454FB">
              <w:rPr>
                <w:rFonts w:ascii="Times New Roman" w:hAnsi="Times New Roman" w:cs="Times New Roman"/>
                <w:sz w:val="20"/>
                <w:szCs w:val="20"/>
              </w:rPr>
              <w:t>Respiratory support</w:t>
            </w:r>
          </w:p>
        </w:tc>
        <w:tc>
          <w:tcPr>
            <w:tcW w:w="465" w:type="dxa"/>
            <w:noWrap/>
            <w:hideMark/>
          </w:tcPr>
          <w:p w14:paraId="5222FA0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2DE382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21E168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753F0E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A4D5A9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498D45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61772D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C9C618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656CC0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ADD89F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002EB1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B020F9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91D418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268269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09E734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9B982F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CE260E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3AD2F1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5F4CB7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B2E77F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0BCE92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A48DCB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8488C8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4429C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C029DC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B6B3B1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BC61DB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A6E0EC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B38DAD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F2FD34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8C82F2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1F958852" w14:textId="77777777" w:rsidTr="00D336F8">
        <w:trPr>
          <w:trHeight w:val="171"/>
        </w:trPr>
        <w:tc>
          <w:tcPr>
            <w:tcW w:w="3280" w:type="dxa"/>
            <w:noWrap/>
            <w:hideMark/>
          </w:tcPr>
          <w:p w14:paraId="7D98D867" w14:textId="0E9F5303" w:rsidR="0083538E" w:rsidRPr="005454FB" w:rsidRDefault="00396D53" w:rsidP="00242F1B">
            <w:pPr>
              <w:pStyle w:val="ListParagraph"/>
              <w:numPr>
                <w:ilvl w:val="0"/>
                <w:numId w:val="17"/>
              </w:numPr>
              <w:rPr>
                <w:rFonts w:ascii="Times New Roman" w:hAnsi="Times New Roman" w:cs="Times New Roman"/>
                <w:sz w:val="20"/>
                <w:szCs w:val="20"/>
              </w:rPr>
            </w:pPr>
            <w:r w:rsidRPr="005454FB">
              <w:rPr>
                <w:rFonts w:ascii="Times New Roman" w:hAnsi="Times New Roman" w:cs="Times New Roman"/>
                <w:sz w:val="20"/>
                <w:szCs w:val="20"/>
              </w:rPr>
              <w:t xml:space="preserve">NC, </w:t>
            </w:r>
            <w:r w:rsidR="00676E9C" w:rsidRPr="005454FB">
              <w:rPr>
                <w:rFonts w:ascii="Times New Roman" w:hAnsi="Times New Roman" w:cs="Times New Roman"/>
                <w:sz w:val="20"/>
                <w:szCs w:val="20"/>
              </w:rPr>
              <w:t>HFNC,</w:t>
            </w:r>
            <w:r w:rsidR="003E67DC" w:rsidRPr="005454FB">
              <w:rPr>
                <w:rFonts w:ascii="Times New Roman" w:hAnsi="Times New Roman" w:cs="Times New Roman"/>
                <w:sz w:val="20"/>
                <w:szCs w:val="20"/>
              </w:rPr>
              <w:t xml:space="preserve"> </w:t>
            </w:r>
            <w:r w:rsidR="0083538E" w:rsidRPr="005454FB">
              <w:rPr>
                <w:rFonts w:ascii="Times New Roman" w:hAnsi="Times New Roman" w:cs="Times New Roman"/>
                <w:sz w:val="20"/>
                <w:szCs w:val="20"/>
              </w:rPr>
              <w:t>CPAP</w:t>
            </w:r>
            <w:r w:rsidR="0041112C" w:rsidRPr="005454FB">
              <w:rPr>
                <w:rFonts w:ascii="Times New Roman" w:hAnsi="Times New Roman" w:cs="Times New Roman"/>
                <w:sz w:val="20"/>
                <w:szCs w:val="20"/>
              </w:rPr>
              <w:t>,</w:t>
            </w:r>
            <w:r w:rsidRPr="005454FB">
              <w:rPr>
                <w:rFonts w:ascii="Times New Roman" w:hAnsi="Times New Roman" w:cs="Times New Roman"/>
                <w:sz w:val="20"/>
                <w:szCs w:val="20"/>
              </w:rPr>
              <w:t xml:space="preserve"> </w:t>
            </w:r>
            <w:r w:rsidR="0041112C" w:rsidRPr="005454FB">
              <w:rPr>
                <w:rFonts w:ascii="Times New Roman" w:hAnsi="Times New Roman" w:cs="Times New Roman"/>
                <w:sz w:val="20"/>
                <w:szCs w:val="20"/>
              </w:rPr>
              <w:t>NIPPV,</w:t>
            </w:r>
            <w:r w:rsidR="000C1045" w:rsidRPr="005454FB">
              <w:rPr>
                <w:rFonts w:ascii="Times New Roman" w:hAnsi="Times New Roman" w:cs="Times New Roman"/>
                <w:sz w:val="20"/>
                <w:szCs w:val="20"/>
              </w:rPr>
              <w:t xml:space="preserve"> </w:t>
            </w:r>
            <w:r w:rsidR="0041112C" w:rsidRPr="005454FB">
              <w:rPr>
                <w:rFonts w:ascii="Times New Roman" w:hAnsi="Times New Roman" w:cs="Times New Roman"/>
                <w:sz w:val="20"/>
                <w:szCs w:val="20"/>
              </w:rPr>
              <w:t>SIMV,</w:t>
            </w:r>
            <w:r w:rsidRPr="005454FB">
              <w:rPr>
                <w:rFonts w:ascii="Times New Roman" w:hAnsi="Times New Roman" w:cs="Times New Roman"/>
                <w:sz w:val="20"/>
                <w:szCs w:val="20"/>
              </w:rPr>
              <w:t xml:space="preserve"> </w:t>
            </w:r>
            <w:r w:rsidR="0041112C" w:rsidRPr="005454FB">
              <w:rPr>
                <w:rFonts w:ascii="Times New Roman" w:hAnsi="Times New Roman" w:cs="Times New Roman"/>
                <w:sz w:val="20"/>
                <w:szCs w:val="20"/>
              </w:rPr>
              <w:t>A/C, PSV,</w:t>
            </w:r>
            <w:r w:rsidRPr="005454FB">
              <w:rPr>
                <w:rFonts w:ascii="Times New Roman" w:hAnsi="Times New Roman" w:cs="Times New Roman"/>
                <w:sz w:val="20"/>
                <w:szCs w:val="20"/>
              </w:rPr>
              <w:t xml:space="preserve"> </w:t>
            </w:r>
            <w:r w:rsidR="0083538E" w:rsidRPr="005454FB">
              <w:rPr>
                <w:rFonts w:ascii="Times New Roman" w:hAnsi="Times New Roman" w:cs="Times New Roman"/>
                <w:sz w:val="20"/>
                <w:szCs w:val="20"/>
              </w:rPr>
              <w:t>HFOV</w:t>
            </w:r>
            <w:r w:rsidR="00032071" w:rsidRPr="005454FB">
              <w:rPr>
                <w:rFonts w:ascii="Times New Roman" w:hAnsi="Times New Roman" w:cs="Times New Roman"/>
                <w:sz w:val="20"/>
                <w:szCs w:val="20"/>
              </w:rPr>
              <w:t xml:space="preserve"> </w:t>
            </w:r>
            <w:r w:rsidR="00032071" w:rsidRPr="005454FB">
              <w:rPr>
                <w:rFonts w:ascii="Times New Roman" w:eastAsia="Times New Roman" w:hAnsi="Times New Roman" w:cs="Times New Roman"/>
                <w:i/>
                <w:iCs/>
                <w:color w:val="000000"/>
                <w:sz w:val="18"/>
                <w:szCs w:val="18"/>
              </w:rPr>
              <w:t>(select all that apply)</w:t>
            </w:r>
          </w:p>
        </w:tc>
        <w:tc>
          <w:tcPr>
            <w:tcW w:w="465" w:type="dxa"/>
            <w:noWrap/>
            <w:hideMark/>
          </w:tcPr>
          <w:p w14:paraId="6BB2EA3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9D12C0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89405B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1ABA47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0D0DCD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7B60B9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DE84D2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3E4466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76CCB1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3B7C84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C8B625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A47E0C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286BE8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6474C0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83BA6D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37C763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8CF522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490656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28F378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B52DDD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5161F4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CB9F4C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4EF589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D25A56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846CAB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EDAA83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5741D7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9C70F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6A6C02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626346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2B5B2B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37C4B220" w14:textId="77777777" w:rsidTr="00D336F8">
        <w:trPr>
          <w:trHeight w:val="171"/>
        </w:trPr>
        <w:tc>
          <w:tcPr>
            <w:tcW w:w="3280" w:type="dxa"/>
            <w:noWrap/>
            <w:hideMark/>
          </w:tcPr>
          <w:p w14:paraId="469B7EF7" w14:textId="4ECBB694" w:rsidR="0083538E" w:rsidRPr="005454FB" w:rsidRDefault="00396D53" w:rsidP="00242F1B">
            <w:pPr>
              <w:pStyle w:val="ListParagraph"/>
              <w:numPr>
                <w:ilvl w:val="0"/>
                <w:numId w:val="17"/>
              </w:numPr>
              <w:rPr>
                <w:rFonts w:ascii="Times New Roman" w:hAnsi="Times New Roman" w:cs="Times New Roman"/>
                <w:sz w:val="20"/>
                <w:szCs w:val="20"/>
              </w:rPr>
            </w:pPr>
            <w:r w:rsidRPr="005454FB">
              <w:rPr>
                <w:rFonts w:ascii="Times New Roman" w:hAnsi="Times New Roman" w:cs="Times New Roman"/>
                <w:sz w:val="20"/>
                <w:szCs w:val="20"/>
              </w:rPr>
              <w:t xml:space="preserve">Max </w:t>
            </w:r>
            <w:r w:rsidR="0083538E" w:rsidRPr="005454FB">
              <w:rPr>
                <w:rFonts w:ascii="Times New Roman" w:hAnsi="Times New Roman" w:cs="Times New Roman"/>
                <w:sz w:val="20"/>
                <w:szCs w:val="20"/>
              </w:rPr>
              <w:t>FiO</w:t>
            </w:r>
            <w:r w:rsidR="0083538E" w:rsidRPr="005454FB">
              <w:rPr>
                <w:rFonts w:ascii="Times New Roman" w:hAnsi="Times New Roman" w:cs="Times New Roman"/>
                <w:sz w:val="20"/>
                <w:szCs w:val="20"/>
                <w:vertAlign w:val="subscript"/>
              </w:rPr>
              <w:t>2</w:t>
            </w:r>
            <w:r w:rsidR="0083538E" w:rsidRPr="005454FB">
              <w:rPr>
                <w:rFonts w:ascii="Times New Roman" w:hAnsi="Times New Roman" w:cs="Times New Roman"/>
                <w:sz w:val="20"/>
                <w:szCs w:val="20"/>
              </w:rPr>
              <w:t xml:space="preserve"> (%)</w:t>
            </w:r>
          </w:p>
        </w:tc>
        <w:tc>
          <w:tcPr>
            <w:tcW w:w="465" w:type="dxa"/>
            <w:noWrap/>
            <w:hideMark/>
          </w:tcPr>
          <w:p w14:paraId="5662A70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1AE23C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09ECB7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6F0E6C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2D249D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868A0D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0F0289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852B8D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88A1DF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5ABA0D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445F60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AFB4A0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554858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69262D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8E73FD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A89754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665BC0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7EC179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751BFA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632C55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4CA23C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9CB5C7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9A70C8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898AC4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416D93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B980B9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30270C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FAE88D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5C3AF0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F1EE8E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FD8B5D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1970A3" w:rsidRPr="00DC6787" w14:paraId="175A38B9" w14:textId="77777777" w:rsidTr="00344A29">
        <w:trPr>
          <w:trHeight w:val="171"/>
        </w:trPr>
        <w:tc>
          <w:tcPr>
            <w:tcW w:w="3280" w:type="dxa"/>
            <w:noWrap/>
          </w:tcPr>
          <w:p w14:paraId="0330378C" w14:textId="69560A4F" w:rsidR="001970A3" w:rsidRPr="005454FB" w:rsidRDefault="001970A3" w:rsidP="00242F1B">
            <w:pPr>
              <w:pStyle w:val="ListParagraph"/>
              <w:numPr>
                <w:ilvl w:val="0"/>
                <w:numId w:val="17"/>
              </w:numPr>
              <w:rPr>
                <w:rFonts w:ascii="Times New Roman" w:hAnsi="Times New Roman" w:cs="Times New Roman"/>
                <w:sz w:val="20"/>
                <w:szCs w:val="20"/>
              </w:rPr>
            </w:pPr>
            <w:r w:rsidRPr="005454FB">
              <w:rPr>
                <w:rFonts w:ascii="Times New Roman" w:hAnsi="Times New Roman" w:cs="Times New Roman"/>
                <w:sz w:val="20"/>
                <w:szCs w:val="20"/>
              </w:rPr>
              <w:t xml:space="preserve">Max </w:t>
            </w:r>
            <w:ins w:id="74" w:author="Mannat Guliani" w:date="2026-06-17T11:17:00Z">
              <w:r w:rsidR="00512ABD">
                <w:rPr>
                  <w:rFonts w:ascii="Times New Roman" w:hAnsi="Times New Roman" w:cs="Times New Roman"/>
                  <w:sz w:val="20"/>
                  <w:szCs w:val="20"/>
                </w:rPr>
                <w:t xml:space="preserve">Gas </w:t>
              </w:r>
            </w:ins>
            <w:r w:rsidRPr="005454FB">
              <w:rPr>
                <w:rFonts w:ascii="Times New Roman" w:hAnsi="Times New Roman" w:cs="Times New Roman"/>
                <w:sz w:val="20"/>
                <w:szCs w:val="20"/>
              </w:rPr>
              <w:t>Flow</w:t>
            </w:r>
            <w:ins w:id="75" w:author="Mannat Guliani" w:date="2026-06-17T11:17:00Z">
              <w:r w:rsidR="00512ABD">
                <w:rPr>
                  <w:rFonts w:ascii="Times New Roman" w:hAnsi="Times New Roman" w:cs="Times New Roman"/>
                  <w:sz w:val="20"/>
                  <w:szCs w:val="20"/>
                </w:rPr>
                <w:t xml:space="preserve"> (L/minute)</w:t>
              </w:r>
            </w:ins>
          </w:p>
        </w:tc>
        <w:tc>
          <w:tcPr>
            <w:tcW w:w="465" w:type="dxa"/>
            <w:noWrap/>
          </w:tcPr>
          <w:p w14:paraId="6BCFA0F1" w14:textId="77777777" w:rsidR="001970A3" w:rsidRPr="00DC6787" w:rsidRDefault="001970A3" w:rsidP="000F625F">
            <w:pPr>
              <w:rPr>
                <w:rFonts w:ascii="Times New Roman" w:hAnsi="Times New Roman" w:cs="Times New Roman"/>
                <w:b/>
                <w:bCs/>
              </w:rPr>
            </w:pPr>
          </w:p>
        </w:tc>
        <w:tc>
          <w:tcPr>
            <w:tcW w:w="407" w:type="dxa"/>
            <w:noWrap/>
          </w:tcPr>
          <w:p w14:paraId="175E2867" w14:textId="77777777" w:rsidR="001970A3" w:rsidRPr="00DC6787" w:rsidRDefault="001970A3" w:rsidP="000F625F">
            <w:pPr>
              <w:rPr>
                <w:rFonts w:ascii="Times New Roman" w:hAnsi="Times New Roman" w:cs="Times New Roman"/>
                <w:b/>
                <w:bCs/>
              </w:rPr>
            </w:pPr>
          </w:p>
        </w:tc>
        <w:tc>
          <w:tcPr>
            <w:tcW w:w="407" w:type="dxa"/>
            <w:noWrap/>
          </w:tcPr>
          <w:p w14:paraId="1240C2B9" w14:textId="77777777" w:rsidR="001970A3" w:rsidRPr="00DC6787" w:rsidRDefault="001970A3" w:rsidP="000F625F">
            <w:pPr>
              <w:rPr>
                <w:rFonts w:ascii="Times New Roman" w:hAnsi="Times New Roman" w:cs="Times New Roman"/>
                <w:b/>
                <w:bCs/>
              </w:rPr>
            </w:pPr>
          </w:p>
        </w:tc>
        <w:tc>
          <w:tcPr>
            <w:tcW w:w="407" w:type="dxa"/>
            <w:noWrap/>
          </w:tcPr>
          <w:p w14:paraId="597AFBBD" w14:textId="77777777" w:rsidR="001970A3" w:rsidRPr="00DC6787" w:rsidRDefault="001970A3" w:rsidP="000F625F">
            <w:pPr>
              <w:rPr>
                <w:rFonts w:ascii="Times New Roman" w:hAnsi="Times New Roman" w:cs="Times New Roman"/>
                <w:b/>
                <w:bCs/>
              </w:rPr>
            </w:pPr>
          </w:p>
        </w:tc>
        <w:tc>
          <w:tcPr>
            <w:tcW w:w="407" w:type="dxa"/>
            <w:noWrap/>
          </w:tcPr>
          <w:p w14:paraId="5E1854E7" w14:textId="77777777" w:rsidR="001970A3" w:rsidRPr="00DC6787" w:rsidRDefault="001970A3" w:rsidP="000F625F">
            <w:pPr>
              <w:rPr>
                <w:rFonts w:ascii="Times New Roman" w:hAnsi="Times New Roman" w:cs="Times New Roman"/>
                <w:b/>
                <w:bCs/>
              </w:rPr>
            </w:pPr>
          </w:p>
        </w:tc>
        <w:tc>
          <w:tcPr>
            <w:tcW w:w="407" w:type="dxa"/>
            <w:noWrap/>
          </w:tcPr>
          <w:p w14:paraId="667E1A8D" w14:textId="77777777" w:rsidR="001970A3" w:rsidRPr="00DC6787" w:rsidRDefault="001970A3" w:rsidP="000F625F">
            <w:pPr>
              <w:rPr>
                <w:rFonts w:ascii="Times New Roman" w:hAnsi="Times New Roman" w:cs="Times New Roman"/>
                <w:b/>
                <w:bCs/>
              </w:rPr>
            </w:pPr>
          </w:p>
        </w:tc>
        <w:tc>
          <w:tcPr>
            <w:tcW w:w="407" w:type="dxa"/>
            <w:noWrap/>
          </w:tcPr>
          <w:p w14:paraId="0ECD7E00" w14:textId="77777777" w:rsidR="001970A3" w:rsidRPr="00DC6787" w:rsidRDefault="001970A3" w:rsidP="000F625F">
            <w:pPr>
              <w:rPr>
                <w:rFonts w:ascii="Times New Roman" w:hAnsi="Times New Roman" w:cs="Times New Roman"/>
                <w:b/>
                <w:bCs/>
              </w:rPr>
            </w:pPr>
          </w:p>
        </w:tc>
        <w:tc>
          <w:tcPr>
            <w:tcW w:w="407" w:type="dxa"/>
            <w:noWrap/>
          </w:tcPr>
          <w:p w14:paraId="7C677341" w14:textId="77777777" w:rsidR="001970A3" w:rsidRPr="00DC6787" w:rsidRDefault="001970A3" w:rsidP="000F625F">
            <w:pPr>
              <w:rPr>
                <w:rFonts w:ascii="Times New Roman" w:hAnsi="Times New Roman" w:cs="Times New Roman"/>
                <w:b/>
                <w:bCs/>
              </w:rPr>
            </w:pPr>
          </w:p>
        </w:tc>
        <w:tc>
          <w:tcPr>
            <w:tcW w:w="407" w:type="dxa"/>
            <w:noWrap/>
          </w:tcPr>
          <w:p w14:paraId="27BD79BA" w14:textId="77777777" w:rsidR="001970A3" w:rsidRPr="00DC6787" w:rsidRDefault="001970A3" w:rsidP="000F625F">
            <w:pPr>
              <w:rPr>
                <w:rFonts w:ascii="Times New Roman" w:hAnsi="Times New Roman" w:cs="Times New Roman"/>
                <w:b/>
                <w:bCs/>
              </w:rPr>
            </w:pPr>
          </w:p>
        </w:tc>
        <w:tc>
          <w:tcPr>
            <w:tcW w:w="416" w:type="dxa"/>
            <w:noWrap/>
          </w:tcPr>
          <w:p w14:paraId="2AF3AAD0" w14:textId="77777777" w:rsidR="001970A3" w:rsidRPr="00DC6787" w:rsidRDefault="001970A3" w:rsidP="000F625F">
            <w:pPr>
              <w:rPr>
                <w:rFonts w:ascii="Times New Roman" w:hAnsi="Times New Roman" w:cs="Times New Roman"/>
                <w:b/>
                <w:bCs/>
              </w:rPr>
            </w:pPr>
          </w:p>
        </w:tc>
        <w:tc>
          <w:tcPr>
            <w:tcW w:w="416" w:type="dxa"/>
            <w:noWrap/>
          </w:tcPr>
          <w:p w14:paraId="60ECCA06" w14:textId="77777777" w:rsidR="001970A3" w:rsidRPr="00DC6787" w:rsidRDefault="001970A3" w:rsidP="000F625F">
            <w:pPr>
              <w:rPr>
                <w:rFonts w:ascii="Times New Roman" w:hAnsi="Times New Roman" w:cs="Times New Roman"/>
                <w:b/>
                <w:bCs/>
              </w:rPr>
            </w:pPr>
          </w:p>
        </w:tc>
        <w:tc>
          <w:tcPr>
            <w:tcW w:w="416" w:type="dxa"/>
            <w:noWrap/>
          </w:tcPr>
          <w:p w14:paraId="770F278F" w14:textId="77777777" w:rsidR="001970A3" w:rsidRPr="00DC6787" w:rsidRDefault="001970A3" w:rsidP="000F625F">
            <w:pPr>
              <w:rPr>
                <w:rFonts w:ascii="Times New Roman" w:hAnsi="Times New Roman" w:cs="Times New Roman"/>
                <w:b/>
                <w:bCs/>
              </w:rPr>
            </w:pPr>
          </w:p>
        </w:tc>
        <w:tc>
          <w:tcPr>
            <w:tcW w:w="416" w:type="dxa"/>
            <w:noWrap/>
          </w:tcPr>
          <w:p w14:paraId="1B6DA1EC" w14:textId="77777777" w:rsidR="001970A3" w:rsidRPr="00DC6787" w:rsidRDefault="001970A3" w:rsidP="000F625F">
            <w:pPr>
              <w:rPr>
                <w:rFonts w:ascii="Times New Roman" w:hAnsi="Times New Roman" w:cs="Times New Roman"/>
                <w:b/>
                <w:bCs/>
              </w:rPr>
            </w:pPr>
          </w:p>
        </w:tc>
        <w:tc>
          <w:tcPr>
            <w:tcW w:w="416" w:type="dxa"/>
            <w:noWrap/>
          </w:tcPr>
          <w:p w14:paraId="57E98FB5" w14:textId="77777777" w:rsidR="001970A3" w:rsidRPr="00DC6787" w:rsidRDefault="001970A3" w:rsidP="000F625F">
            <w:pPr>
              <w:rPr>
                <w:rFonts w:ascii="Times New Roman" w:hAnsi="Times New Roman" w:cs="Times New Roman"/>
                <w:b/>
                <w:bCs/>
              </w:rPr>
            </w:pPr>
          </w:p>
        </w:tc>
        <w:tc>
          <w:tcPr>
            <w:tcW w:w="416" w:type="dxa"/>
            <w:noWrap/>
          </w:tcPr>
          <w:p w14:paraId="363AFCB4" w14:textId="77777777" w:rsidR="001970A3" w:rsidRPr="00DC6787" w:rsidRDefault="001970A3" w:rsidP="000F625F">
            <w:pPr>
              <w:rPr>
                <w:rFonts w:ascii="Times New Roman" w:hAnsi="Times New Roman" w:cs="Times New Roman"/>
                <w:b/>
                <w:bCs/>
              </w:rPr>
            </w:pPr>
          </w:p>
        </w:tc>
        <w:tc>
          <w:tcPr>
            <w:tcW w:w="416" w:type="dxa"/>
            <w:noWrap/>
          </w:tcPr>
          <w:p w14:paraId="0FFD5917" w14:textId="77777777" w:rsidR="001970A3" w:rsidRPr="00DC6787" w:rsidRDefault="001970A3" w:rsidP="000F625F">
            <w:pPr>
              <w:rPr>
                <w:rFonts w:ascii="Times New Roman" w:hAnsi="Times New Roman" w:cs="Times New Roman"/>
                <w:b/>
                <w:bCs/>
              </w:rPr>
            </w:pPr>
          </w:p>
        </w:tc>
        <w:tc>
          <w:tcPr>
            <w:tcW w:w="416" w:type="dxa"/>
            <w:noWrap/>
          </w:tcPr>
          <w:p w14:paraId="054F76B7" w14:textId="77777777" w:rsidR="001970A3" w:rsidRPr="00DC6787" w:rsidRDefault="001970A3" w:rsidP="000F625F">
            <w:pPr>
              <w:rPr>
                <w:rFonts w:ascii="Times New Roman" w:hAnsi="Times New Roman" w:cs="Times New Roman"/>
                <w:b/>
                <w:bCs/>
              </w:rPr>
            </w:pPr>
          </w:p>
        </w:tc>
        <w:tc>
          <w:tcPr>
            <w:tcW w:w="416" w:type="dxa"/>
            <w:noWrap/>
          </w:tcPr>
          <w:p w14:paraId="5489F62A" w14:textId="77777777" w:rsidR="001970A3" w:rsidRPr="00DC6787" w:rsidRDefault="001970A3" w:rsidP="000F625F">
            <w:pPr>
              <w:rPr>
                <w:rFonts w:ascii="Times New Roman" w:hAnsi="Times New Roman" w:cs="Times New Roman"/>
                <w:b/>
                <w:bCs/>
              </w:rPr>
            </w:pPr>
          </w:p>
        </w:tc>
        <w:tc>
          <w:tcPr>
            <w:tcW w:w="416" w:type="dxa"/>
            <w:noWrap/>
          </w:tcPr>
          <w:p w14:paraId="4BB57F20" w14:textId="77777777" w:rsidR="001970A3" w:rsidRPr="00DC6787" w:rsidRDefault="001970A3" w:rsidP="000F625F">
            <w:pPr>
              <w:rPr>
                <w:rFonts w:ascii="Times New Roman" w:hAnsi="Times New Roman" w:cs="Times New Roman"/>
                <w:b/>
                <w:bCs/>
              </w:rPr>
            </w:pPr>
          </w:p>
        </w:tc>
        <w:tc>
          <w:tcPr>
            <w:tcW w:w="416" w:type="dxa"/>
            <w:noWrap/>
          </w:tcPr>
          <w:p w14:paraId="0CDACE9D" w14:textId="77777777" w:rsidR="001970A3" w:rsidRPr="00DC6787" w:rsidRDefault="001970A3" w:rsidP="000F625F">
            <w:pPr>
              <w:rPr>
                <w:rFonts w:ascii="Times New Roman" w:hAnsi="Times New Roman" w:cs="Times New Roman"/>
                <w:b/>
                <w:bCs/>
              </w:rPr>
            </w:pPr>
          </w:p>
        </w:tc>
        <w:tc>
          <w:tcPr>
            <w:tcW w:w="416" w:type="dxa"/>
            <w:noWrap/>
          </w:tcPr>
          <w:p w14:paraId="4135044C" w14:textId="77777777" w:rsidR="001970A3" w:rsidRPr="00DC6787" w:rsidRDefault="001970A3" w:rsidP="000F625F">
            <w:pPr>
              <w:rPr>
                <w:rFonts w:ascii="Times New Roman" w:hAnsi="Times New Roman" w:cs="Times New Roman"/>
                <w:b/>
                <w:bCs/>
              </w:rPr>
            </w:pPr>
          </w:p>
        </w:tc>
        <w:tc>
          <w:tcPr>
            <w:tcW w:w="416" w:type="dxa"/>
            <w:noWrap/>
          </w:tcPr>
          <w:p w14:paraId="29F2B858" w14:textId="77777777" w:rsidR="001970A3" w:rsidRPr="00DC6787" w:rsidRDefault="001970A3" w:rsidP="000F625F">
            <w:pPr>
              <w:rPr>
                <w:rFonts w:ascii="Times New Roman" w:hAnsi="Times New Roman" w:cs="Times New Roman"/>
                <w:b/>
                <w:bCs/>
              </w:rPr>
            </w:pPr>
          </w:p>
        </w:tc>
        <w:tc>
          <w:tcPr>
            <w:tcW w:w="416" w:type="dxa"/>
            <w:noWrap/>
          </w:tcPr>
          <w:p w14:paraId="5F96CE8D" w14:textId="77777777" w:rsidR="001970A3" w:rsidRPr="00DC6787" w:rsidRDefault="001970A3" w:rsidP="000F625F">
            <w:pPr>
              <w:rPr>
                <w:rFonts w:ascii="Times New Roman" w:hAnsi="Times New Roman" w:cs="Times New Roman"/>
                <w:b/>
                <w:bCs/>
              </w:rPr>
            </w:pPr>
          </w:p>
        </w:tc>
        <w:tc>
          <w:tcPr>
            <w:tcW w:w="416" w:type="dxa"/>
            <w:noWrap/>
          </w:tcPr>
          <w:p w14:paraId="377ED51C" w14:textId="77777777" w:rsidR="001970A3" w:rsidRPr="00DC6787" w:rsidRDefault="001970A3" w:rsidP="000F625F">
            <w:pPr>
              <w:rPr>
                <w:rFonts w:ascii="Times New Roman" w:hAnsi="Times New Roman" w:cs="Times New Roman"/>
                <w:b/>
                <w:bCs/>
              </w:rPr>
            </w:pPr>
          </w:p>
        </w:tc>
        <w:tc>
          <w:tcPr>
            <w:tcW w:w="416" w:type="dxa"/>
            <w:noWrap/>
          </w:tcPr>
          <w:p w14:paraId="17C25D81" w14:textId="77777777" w:rsidR="001970A3" w:rsidRPr="00DC6787" w:rsidRDefault="001970A3" w:rsidP="000F625F">
            <w:pPr>
              <w:rPr>
                <w:rFonts w:ascii="Times New Roman" w:hAnsi="Times New Roman" w:cs="Times New Roman"/>
                <w:b/>
                <w:bCs/>
              </w:rPr>
            </w:pPr>
          </w:p>
        </w:tc>
        <w:tc>
          <w:tcPr>
            <w:tcW w:w="416" w:type="dxa"/>
            <w:noWrap/>
          </w:tcPr>
          <w:p w14:paraId="1689D889" w14:textId="77777777" w:rsidR="001970A3" w:rsidRPr="00DC6787" w:rsidRDefault="001970A3" w:rsidP="000F625F">
            <w:pPr>
              <w:rPr>
                <w:rFonts w:ascii="Times New Roman" w:hAnsi="Times New Roman" w:cs="Times New Roman"/>
                <w:b/>
                <w:bCs/>
              </w:rPr>
            </w:pPr>
          </w:p>
        </w:tc>
        <w:tc>
          <w:tcPr>
            <w:tcW w:w="416" w:type="dxa"/>
            <w:noWrap/>
          </w:tcPr>
          <w:p w14:paraId="4144BBDD" w14:textId="77777777" w:rsidR="001970A3" w:rsidRPr="00DC6787" w:rsidRDefault="001970A3" w:rsidP="000F625F">
            <w:pPr>
              <w:rPr>
                <w:rFonts w:ascii="Times New Roman" w:hAnsi="Times New Roman" w:cs="Times New Roman"/>
                <w:b/>
                <w:bCs/>
              </w:rPr>
            </w:pPr>
          </w:p>
        </w:tc>
        <w:tc>
          <w:tcPr>
            <w:tcW w:w="416" w:type="dxa"/>
            <w:noWrap/>
          </w:tcPr>
          <w:p w14:paraId="04E7DAB1" w14:textId="77777777" w:rsidR="001970A3" w:rsidRPr="00DC6787" w:rsidRDefault="001970A3" w:rsidP="000F625F">
            <w:pPr>
              <w:rPr>
                <w:rFonts w:ascii="Times New Roman" w:hAnsi="Times New Roman" w:cs="Times New Roman"/>
                <w:b/>
                <w:bCs/>
              </w:rPr>
            </w:pPr>
          </w:p>
        </w:tc>
        <w:tc>
          <w:tcPr>
            <w:tcW w:w="416" w:type="dxa"/>
            <w:noWrap/>
          </w:tcPr>
          <w:p w14:paraId="4DBD5DC4" w14:textId="77777777" w:rsidR="001970A3" w:rsidRPr="00DC6787" w:rsidRDefault="001970A3" w:rsidP="000F625F">
            <w:pPr>
              <w:rPr>
                <w:rFonts w:ascii="Times New Roman" w:hAnsi="Times New Roman" w:cs="Times New Roman"/>
                <w:b/>
                <w:bCs/>
              </w:rPr>
            </w:pPr>
          </w:p>
        </w:tc>
        <w:tc>
          <w:tcPr>
            <w:tcW w:w="416" w:type="dxa"/>
            <w:noWrap/>
          </w:tcPr>
          <w:p w14:paraId="74C2FB25" w14:textId="77777777" w:rsidR="001970A3" w:rsidRPr="00DC6787" w:rsidRDefault="001970A3" w:rsidP="000F625F">
            <w:pPr>
              <w:rPr>
                <w:rFonts w:ascii="Times New Roman" w:hAnsi="Times New Roman" w:cs="Times New Roman"/>
                <w:b/>
                <w:bCs/>
              </w:rPr>
            </w:pPr>
          </w:p>
        </w:tc>
        <w:tc>
          <w:tcPr>
            <w:tcW w:w="416" w:type="dxa"/>
            <w:noWrap/>
          </w:tcPr>
          <w:p w14:paraId="7729BD90" w14:textId="77777777" w:rsidR="001970A3" w:rsidRPr="00DC6787" w:rsidRDefault="001970A3" w:rsidP="000F625F">
            <w:pPr>
              <w:rPr>
                <w:rFonts w:ascii="Times New Roman" w:hAnsi="Times New Roman" w:cs="Times New Roman"/>
                <w:b/>
                <w:bCs/>
              </w:rPr>
            </w:pPr>
          </w:p>
        </w:tc>
      </w:tr>
      <w:tr w:rsidR="0083538E" w:rsidRPr="00DC6787" w14:paraId="4A5BCDA0" w14:textId="77777777" w:rsidTr="00D336F8">
        <w:trPr>
          <w:trHeight w:val="171"/>
        </w:trPr>
        <w:tc>
          <w:tcPr>
            <w:tcW w:w="3280" w:type="dxa"/>
            <w:noWrap/>
            <w:hideMark/>
          </w:tcPr>
          <w:p w14:paraId="0FF2584F" w14:textId="77777777" w:rsidR="0083538E" w:rsidRPr="005454FB" w:rsidRDefault="0083538E" w:rsidP="00242F1B">
            <w:pPr>
              <w:pStyle w:val="ListParagraph"/>
              <w:numPr>
                <w:ilvl w:val="0"/>
                <w:numId w:val="17"/>
              </w:numPr>
              <w:rPr>
                <w:rFonts w:ascii="Times New Roman" w:hAnsi="Times New Roman" w:cs="Times New Roman"/>
                <w:sz w:val="20"/>
                <w:szCs w:val="20"/>
              </w:rPr>
            </w:pPr>
            <w:r w:rsidRPr="005454FB">
              <w:rPr>
                <w:rFonts w:ascii="Times New Roman" w:hAnsi="Times New Roman" w:cs="Times New Roman"/>
                <w:sz w:val="20"/>
                <w:szCs w:val="20"/>
              </w:rPr>
              <w:t>Supplemental O</w:t>
            </w:r>
            <w:r w:rsidRPr="005454FB">
              <w:rPr>
                <w:rFonts w:ascii="Times New Roman" w:hAnsi="Times New Roman" w:cs="Times New Roman"/>
                <w:sz w:val="20"/>
                <w:szCs w:val="20"/>
                <w:vertAlign w:val="subscript"/>
              </w:rPr>
              <w:t xml:space="preserve">2 </w:t>
            </w:r>
            <w:r w:rsidRPr="005454FB">
              <w:rPr>
                <w:rFonts w:ascii="Times New Roman" w:hAnsi="Times New Roman" w:cs="Times New Roman"/>
                <w:sz w:val="20"/>
                <w:szCs w:val="20"/>
              </w:rPr>
              <w:t xml:space="preserve">&gt; 21%  </w:t>
            </w:r>
            <w:r w:rsidRPr="005454FB">
              <w:rPr>
                <w:rFonts w:ascii="Times New Roman" w:hAnsi="Times New Roman" w:cs="Times New Roman"/>
                <w:sz w:val="18"/>
                <w:szCs w:val="18"/>
              </w:rPr>
              <w:t>(any)</w:t>
            </w:r>
          </w:p>
        </w:tc>
        <w:tc>
          <w:tcPr>
            <w:tcW w:w="465" w:type="dxa"/>
            <w:noWrap/>
            <w:hideMark/>
          </w:tcPr>
          <w:p w14:paraId="5F328AA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0FD9B6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C3FB8D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3A3556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C0FC12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3710D1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310201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CAC128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050C99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653B22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3E6506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5A6FE7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27C276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000083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C47D42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AA22F6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B02A4A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F740AF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1D56D3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3CB958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434E90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CDCDB8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FDFB5E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451EDD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61DBD8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DFD947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435E66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2D4242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F7CC5B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0BAB30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5723B5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49C00150" w14:textId="77777777" w:rsidTr="00D336F8">
        <w:trPr>
          <w:trHeight w:val="171"/>
        </w:trPr>
        <w:tc>
          <w:tcPr>
            <w:tcW w:w="3280" w:type="dxa"/>
            <w:noWrap/>
            <w:hideMark/>
          </w:tcPr>
          <w:p w14:paraId="3EEC5C79" w14:textId="77777777" w:rsidR="0083538E" w:rsidRPr="005454FB" w:rsidRDefault="0083538E" w:rsidP="00242F1B">
            <w:pPr>
              <w:pStyle w:val="ListParagraph"/>
              <w:numPr>
                <w:ilvl w:val="0"/>
                <w:numId w:val="17"/>
              </w:numPr>
              <w:rPr>
                <w:rFonts w:ascii="Times New Roman" w:hAnsi="Times New Roman" w:cs="Times New Roman"/>
                <w:sz w:val="20"/>
                <w:szCs w:val="20"/>
              </w:rPr>
            </w:pPr>
            <w:r w:rsidRPr="005454FB">
              <w:rPr>
                <w:rFonts w:ascii="Times New Roman" w:hAnsi="Times New Roman" w:cs="Times New Roman"/>
                <w:sz w:val="20"/>
                <w:szCs w:val="20"/>
              </w:rPr>
              <w:t>Surfactant given</w:t>
            </w:r>
          </w:p>
        </w:tc>
        <w:tc>
          <w:tcPr>
            <w:tcW w:w="465" w:type="dxa"/>
            <w:noWrap/>
            <w:hideMark/>
          </w:tcPr>
          <w:p w14:paraId="0CA476A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C67F52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B358E6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0A4AAB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836B34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5899C5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B3F89C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F9463E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AC9E7B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ECA496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16F58B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7AB9CB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DA87E8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40A337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66642B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C19329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DB62D0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0EA80D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F5EB33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F0F2F4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494D9B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D71C43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08106F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0F4DFC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D3AFD3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B11DC5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73F8F0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C5F2F6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AAA41C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0AB6F4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BD9B34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28663ECA" w14:textId="77777777" w:rsidTr="00D336F8">
        <w:trPr>
          <w:trHeight w:val="171"/>
        </w:trPr>
        <w:tc>
          <w:tcPr>
            <w:tcW w:w="3280" w:type="dxa"/>
            <w:noWrap/>
            <w:hideMark/>
          </w:tcPr>
          <w:p w14:paraId="65FF3553" w14:textId="77777777" w:rsidR="0083538E" w:rsidRPr="005454FB" w:rsidRDefault="0083538E" w:rsidP="00242F1B">
            <w:pPr>
              <w:pStyle w:val="ListParagraph"/>
              <w:numPr>
                <w:ilvl w:val="0"/>
                <w:numId w:val="17"/>
              </w:numPr>
              <w:rPr>
                <w:rFonts w:ascii="Times New Roman" w:hAnsi="Times New Roman" w:cs="Times New Roman"/>
                <w:sz w:val="20"/>
                <w:szCs w:val="20"/>
              </w:rPr>
            </w:pPr>
            <w:r w:rsidRPr="005454FB">
              <w:rPr>
                <w:rFonts w:ascii="Times New Roman" w:hAnsi="Times New Roman" w:cs="Times New Roman"/>
                <w:sz w:val="20"/>
                <w:szCs w:val="20"/>
              </w:rPr>
              <w:t>Caffeine</w:t>
            </w:r>
          </w:p>
        </w:tc>
        <w:tc>
          <w:tcPr>
            <w:tcW w:w="465" w:type="dxa"/>
            <w:noWrap/>
            <w:hideMark/>
          </w:tcPr>
          <w:p w14:paraId="0AAD942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018B42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EC4AAF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9DF9B4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2559D1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9780CB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D8D8DE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A8975D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67B79E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9FF510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2D369E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392BB4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F267B8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5D34B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CBB5DE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B0EBE4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FA5EB8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B49760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C42D30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AA6623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C1304C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0AAA7C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DF419B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88B952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DE646A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6301DD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EF5F0B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C21538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58D7BB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FCF0A7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4D271D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6FC576CE" w14:textId="77777777" w:rsidTr="00D336F8">
        <w:trPr>
          <w:trHeight w:val="171"/>
        </w:trPr>
        <w:tc>
          <w:tcPr>
            <w:tcW w:w="3280" w:type="dxa"/>
            <w:noWrap/>
            <w:hideMark/>
          </w:tcPr>
          <w:p w14:paraId="7583A49F" w14:textId="0555063B" w:rsidR="0083538E" w:rsidRPr="005454FB" w:rsidRDefault="004841AA" w:rsidP="00242F1B">
            <w:pPr>
              <w:pStyle w:val="ListParagraph"/>
              <w:numPr>
                <w:ilvl w:val="0"/>
                <w:numId w:val="17"/>
              </w:numPr>
              <w:rPr>
                <w:rFonts w:ascii="Times New Roman" w:hAnsi="Times New Roman" w:cs="Times New Roman"/>
                <w:sz w:val="20"/>
                <w:szCs w:val="20"/>
              </w:rPr>
            </w:pPr>
            <w:ins w:id="76" w:author="Mannat Guliani" w:date="2026-06-15T11:09:00Z">
              <w:r>
                <w:rPr>
                  <w:rFonts w:ascii="Times New Roman" w:hAnsi="Times New Roman" w:cs="Times New Roman"/>
                  <w:sz w:val="20"/>
                  <w:szCs w:val="20"/>
                </w:rPr>
                <w:t xml:space="preserve">No of </w:t>
              </w:r>
            </w:ins>
            <w:proofErr w:type="spellStart"/>
            <w:r w:rsidR="0083538E" w:rsidRPr="005454FB">
              <w:rPr>
                <w:rFonts w:ascii="Times New Roman" w:hAnsi="Times New Roman" w:cs="Times New Roman"/>
                <w:sz w:val="20"/>
                <w:szCs w:val="20"/>
              </w:rPr>
              <w:t>Apnea</w:t>
            </w:r>
            <w:proofErr w:type="spellEnd"/>
            <w:r w:rsidR="0083538E" w:rsidRPr="005454FB">
              <w:rPr>
                <w:rFonts w:ascii="Times New Roman" w:hAnsi="Times New Roman" w:cs="Times New Roman"/>
                <w:sz w:val="20"/>
                <w:szCs w:val="20"/>
              </w:rPr>
              <w:t xml:space="preserve"> episodes</w:t>
            </w:r>
          </w:p>
        </w:tc>
        <w:tc>
          <w:tcPr>
            <w:tcW w:w="465" w:type="dxa"/>
            <w:noWrap/>
            <w:hideMark/>
          </w:tcPr>
          <w:p w14:paraId="564F4E6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B800CA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A723BD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B6E3A1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EB64FE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325285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388708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451173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5F3CF8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56E2DC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EDE6E0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62EDFE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F4F612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34FDC2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9BDB81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E4BD76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E93086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9B5E83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299E0B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44FA85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EFB2C1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4D63CD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9E9454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5134C6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066A0D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C357CB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AFEA18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5873CC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032EFB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D220DA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E737E6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66735167" w14:textId="77777777" w:rsidTr="00D336F8">
        <w:trPr>
          <w:trHeight w:val="171"/>
        </w:trPr>
        <w:tc>
          <w:tcPr>
            <w:tcW w:w="3280" w:type="dxa"/>
            <w:noWrap/>
            <w:hideMark/>
          </w:tcPr>
          <w:p w14:paraId="056BB5ED" w14:textId="246DC8B7" w:rsidR="0083538E" w:rsidRPr="005454FB" w:rsidRDefault="004841AA" w:rsidP="00242F1B">
            <w:pPr>
              <w:pStyle w:val="ListParagraph"/>
              <w:numPr>
                <w:ilvl w:val="0"/>
                <w:numId w:val="17"/>
              </w:numPr>
              <w:rPr>
                <w:rFonts w:ascii="Times New Roman" w:hAnsi="Times New Roman" w:cs="Times New Roman"/>
                <w:sz w:val="20"/>
                <w:szCs w:val="20"/>
              </w:rPr>
            </w:pPr>
            <w:ins w:id="77" w:author="Mannat Guliani" w:date="2026-06-15T11:09:00Z">
              <w:r>
                <w:rPr>
                  <w:rFonts w:ascii="Times New Roman" w:hAnsi="Times New Roman" w:cs="Times New Roman"/>
                  <w:sz w:val="20"/>
                  <w:szCs w:val="20"/>
                </w:rPr>
                <w:t xml:space="preserve">No of </w:t>
              </w:r>
            </w:ins>
            <w:r w:rsidR="0083538E" w:rsidRPr="005454FB">
              <w:rPr>
                <w:rFonts w:ascii="Times New Roman" w:hAnsi="Times New Roman" w:cs="Times New Roman"/>
                <w:sz w:val="20"/>
                <w:szCs w:val="20"/>
              </w:rPr>
              <w:t>Desaturations</w:t>
            </w:r>
            <w:ins w:id="78" w:author="Mannat Guliani" w:date="2026-06-17T11:17:00Z">
              <w:r w:rsidR="00512ABD">
                <w:rPr>
                  <w:rFonts w:ascii="Times New Roman" w:hAnsi="Times New Roman" w:cs="Times New Roman"/>
                  <w:sz w:val="20"/>
                  <w:szCs w:val="20"/>
                </w:rPr>
                <w:t xml:space="preserve"> (&lt;91%)</w:t>
              </w:r>
            </w:ins>
          </w:p>
        </w:tc>
        <w:tc>
          <w:tcPr>
            <w:tcW w:w="465" w:type="dxa"/>
            <w:noWrap/>
            <w:hideMark/>
          </w:tcPr>
          <w:p w14:paraId="102EE69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251101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AE3F98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6E8BDE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9C95B0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CB5B97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297E9B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8EEA84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6BAF44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D3B0A8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D0F039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409234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D9A29F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E48A8C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480594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AEDB0F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BABBC9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66ECF2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40E3DB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162B64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F793F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EF534B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FF4283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4B7E11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D42BC5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43F598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D5A4B5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C08098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B62C5E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7500A4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4A76FA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512ABD" w:rsidRPr="00DC6787" w14:paraId="7D42923F" w14:textId="77777777" w:rsidTr="00D336F8">
        <w:trPr>
          <w:trHeight w:val="171"/>
        </w:trPr>
        <w:tc>
          <w:tcPr>
            <w:tcW w:w="3280" w:type="dxa"/>
            <w:noWrap/>
          </w:tcPr>
          <w:p w14:paraId="4001E755" w14:textId="4320D982" w:rsidR="00512ABD" w:rsidRDefault="00E3709F" w:rsidP="00242F1B">
            <w:pPr>
              <w:pStyle w:val="ListParagraph"/>
              <w:numPr>
                <w:ilvl w:val="0"/>
                <w:numId w:val="17"/>
              </w:numPr>
              <w:rPr>
                <w:rFonts w:ascii="Times New Roman" w:hAnsi="Times New Roman" w:cs="Times New Roman"/>
                <w:sz w:val="20"/>
                <w:szCs w:val="20"/>
              </w:rPr>
            </w:pPr>
            <w:ins w:id="79" w:author="Mannat Guliani" w:date="2026-06-17T11:21:00Z">
              <w:r w:rsidRPr="00E3709F">
                <w:rPr>
                  <w:rFonts w:ascii="Times New Roman" w:hAnsi="Times New Roman" w:cs="Times New Roman"/>
                  <w:sz w:val="20"/>
                  <w:szCs w:val="20"/>
                </w:rPr>
                <w:t>No of severe desaturations (&lt;80%)</w:t>
              </w:r>
            </w:ins>
          </w:p>
        </w:tc>
        <w:tc>
          <w:tcPr>
            <w:tcW w:w="465" w:type="dxa"/>
            <w:noWrap/>
          </w:tcPr>
          <w:p w14:paraId="24148BAF" w14:textId="77777777" w:rsidR="00512ABD" w:rsidRPr="00DC6787" w:rsidRDefault="00512ABD" w:rsidP="000F625F">
            <w:pPr>
              <w:rPr>
                <w:rFonts w:ascii="Times New Roman" w:hAnsi="Times New Roman" w:cs="Times New Roman"/>
                <w:b/>
                <w:bCs/>
              </w:rPr>
            </w:pPr>
          </w:p>
        </w:tc>
        <w:tc>
          <w:tcPr>
            <w:tcW w:w="407" w:type="dxa"/>
            <w:noWrap/>
          </w:tcPr>
          <w:p w14:paraId="433F9051" w14:textId="77777777" w:rsidR="00512ABD" w:rsidRPr="00DC6787" w:rsidRDefault="00512ABD" w:rsidP="000F625F">
            <w:pPr>
              <w:rPr>
                <w:rFonts w:ascii="Times New Roman" w:hAnsi="Times New Roman" w:cs="Times New Roman"/>
                <w:b/>
                <w:bCs/>
              </w:rPr>
            </w:pPr>
          </w:p>
        </w:tc>
        <w:tc>
          <w:tcPr>
            <w:tcW w:w="407" w:type="dxa"/>
            <w:noWrap/>
          </w:tcPr>
          <w:p w14:paraId="789041CC" w14:textId="77777777" w:rsidR="00512ABD" w:rsidRPr="00DC6787" w:rsidRDefault="00512ABD" w:rsidP="000F625F">
            <w:pPr>
              <w:rPr>
                <w:rFonts w:ascii="Times New Roman" w:hAnsi="Times New Roman" w:cs="Times New Roman"/>
                <w:b/>
                <w:bCs/>
              </w:rPr>
            </w:pPr>
          </w:p>
        </w:tc>
        <w:tc>
          <w:tcPr>
            <w:tcW w:w="407" w:type="dxa"/>
            <w:noWrap/>
          </w:tcPr>
          <w:p w14:paraId="51392F29" w14:textId="77777777" w:rsidR="00512ABD" w:rsidRPr="00DC6787" w:rsidRDefault="00512ABD" w:rsidP="000F625F">
            <w:pPr>
              <w:rPr>
                <w:rFonts w:ascii="Times New Roman" w:hAnsi="Times New Roman" w:cs="Times New Roman"/>
                <w:b/>
                <w:bCs/>
              </w:rPr>
            </w:pPr>
          </w:p>
        </w:tc>
        <w:tc>
          <w:tcPr>
            <w:tcW w:w="407" w:type="dxa"/>
            <w:noWrap/>
          </w:tcPr>
          <w:p w14:paraId="19D32212" w14:textId="77777777" w:rsidR="00512ABD" w:rsidRPr="00DC6787" w:rsidRDefault="00512ABD" w:rsidP="000F625F">
            <w:pPr>
              <w:rPr>
                <w:rFonts w:ascii="Times New Roman" w:hAnsi="Times New Roman" w:cs="Times New Roman"/>
                <w:b/>
                <w:bCs/>
              </w:rPr>
            </w:pPr>
          </w:p>
        </w:tc>
        <w:tc>
          <w:tcPr>
            <w:tcW w:w="407" w:type="dxa"/>
            <w:noWrap/>
          </w:tcPr>
          <w:p w14:paraId="53CECEC6" w14:textId="77777777" w:rsidR="00512ABD" w:rsidRPr="00DC6787" w:rsidRDefault="00512ABD" w:rsidP="000F625F">
            <w:pPr>
              <w:rPr>
                <w:rFonts w:ascii="Times New Roman" w:hAnsi="Times New Roman" w:cs="Times New Roman"/>
                <w:b/>
                <w:bCs/>
              </w:rPr>
            </w:pPr>
          </w:p>
        </w:tc>
        <w:tc>
          <w:tcPr>
            <w:tcW w:w="407" w:type="dxa"/>
            <w:noWrap/>
          </w:tcPr>
          <w:p w14:paraId="3FDF71A6" w14:textId="77777777" w:rsidR="00512ABD" w:rsidRPr="00DC6787" w:rsidRDefault="00512ABD" w:rsidP="000F625F">
            <w:pPr>
              <w:rPr>
                <w:rFonts w:ascii="Times New Roman" w:hAnsi="Times New Roman" w:cs="Times New Roman"/>
                <w:b/>
                <w:bCs/>
              </w:rPr>
            </w:pPr>
          </w:p>
        </w:tc>
        <w:tc>
          <w:tcPr>
            <w:tcW w:w="407" w:type="dxa"/>
            <w:noWrap/>
          </w:tcPr>
          <w:p w14:paraId="7A17C079" w14:textId="77777777" w:rsidR="00512ABD" w:rsidRPr="00DC6787" w:rsidRDefault="00512ABD" w:rsidP="000F625F">
            <w:pPr>
              <w:rPr>
                <w:rFonts w:ascii="Times New Roman" w:hAnsi="Times New Roman" w:cs="Times New Roman"/>
                <w:b/>
                <w:bCs/>
              </w:rPr>
            </w:pPr>
          </w:p>
        </w:tc>
        <w:tc>
          <w:tcPr>
            <w:tcW w:w="407" w:type="dxa"/>
            <w:noWrap/>
          </w:tcPr>
          <w:p w14:paraId="7C3FD39F" w14:textId="77777777" w:rsidR="00512ABD" w:rsidRPr="00DC6787" w:rsidRDefault="00512ABD" w:rsidP="000F625F">
            <w:pPr>
              <w:rPr>
                <w:rFonts w:ascii="Times New Roman" w:hAnsi="Times New Roman" w:cs="Times New Roman"/>
                <w:b/>
                <w:bCs/>
              </w:rPr>
            </w:pPr>
          </w:p>
        </w:tc>
        <w:tc>
          <w:tcPr>
            <w:tcW w:w="416" w:type="dxa"/>
            <w:noWrap/>
          </w:tcPr>
          <w:p w14:paraId="37A669BB" w14:textId="77777777" w:rsidR="00512ABD" w:rsidRPr="00DC6787" w:rsidRDefault="00512ABD" w:rsidP="000F625F">
            <w:pPr>
              <w:rPr>
                <w:rFonts w:ascii="Times New Roman" w:hAnsi="Times New Roman" w:cs="Times New Roman"/>
                <w:b/>
                <w:bCs/>
              </w:rPr>
            </w:pPr>
          </w:p>
        </w:tc>
        <w:tc>
          <w:tcPr>
            <w:tcW w:w="416" w:type="dxa"/>
            <w:noWrap/>
          </w:tcPr>
          <w:p w14:paraId="0633053A" w14:textId="77777777" w:rsidR="00512ABD" w:rsidRPr="00DC6787" w:rsidRDefault="00512ABD" w:rsidP="000F625F">
            <w:pPr>
              <w:rPr>
                <w:rFonts w:ascii="Times New Roman" w:hAnsi="Times New Roman" w:cs="Times New Roman"/>
                <w:b/>
                <w:bCs/>
              </w:rPr>
            </w:pPr>
          </w:p>
        </w:tc>
        <w:tc>
          <w:tcPr>
            <w:tcW w:w="416" w:type="dxa"/>
            <w:noWrap/>
          </w:tcPr>
          <w:p w14:paraId="6E5C30D3" w14:textId="77777777" w:rsidR="00512ABD" w:rsidRPr="00DC6787" w:rsidRDefault="00512ABD" w:rsidP="000F625F">
            <w:pPr>
              <w:rPr>
                <w:rFonts w:ascii="Times New Roman" w:hAnsi="Times New Roman" w:cs="Times New Roman"/>
                <w:b/>
                <w:bCs/>
              </w:rPr>
            </w:pPr>
          </w:p>
        </w:tc>
        <w:tc>
          <w:tcPr>
            <w:tcW w:w="416" w:type="dxa"/>
            <w:noWrap/>
          </w:tcPr>
          <w:p w14:paraId="61C9F5AD" w14:textId="77777777" w:rsidR="00512ABD" w:rsidRPr="00DC6787" w:rsidRDefault="00512ABD" w:rsidP="000F625F">
            <w:pPr>
              <w:rPr>
                <w:rFonts w:ascii="Times New Roman" w:hAnsi="Times New Roman" w:cs="Times New Roman"/>
                <w:b/>
                <w:bCs/>
              </w:rPr>
            </w:pPr>
          </w:p>
        </w:tc>
        <w:tc>
          <w:tcPr>
            <w:tcW w:w="416" w:type="dxa"/>
            <w:noWrap/>
          </w:tcPr>
          <w:p w14:paraId="1BE2E4C3" w14:textId="77777777" w:rsidR="00512ABD" w:rsidRPr="00DC6787" w:rsidRDefault="00512ABD" w:rsidP="000F625F">
            <w:pPr>
              <w:rPr>
                <w:rFonts w:ascii="Times New Roman" w:hAnsi="Times New Roman" w:cs="Times New Roman"/>
                <w:b/>
                <w:bCs/>
              </w:rPr>
            </w:pPr>
          </w:p>
        </w:tc>
        <w:tc>
          <w:tcPr>
            <w:tcW w:w="416" w:type="dxa"/>
            <w:noWrap/>
          </w:tcPr>
          <w:p w14:paraId="6A6ECA6E" w14:textId="77777777" w:rsidR="00512ABD" w:rsidRPr="00DC6787" w:rsidRDefault="00512ABD" w:rsidP="000F625F">
            <w:pPr>
              <w:rPr>
                <w:rFonts w:ascii="Times New Roman" w:hAnsi="Times New Roman" w:cs="Times New Roman"/>
                <w:b/>
                <w:bCs/>
              </w:rPr>
            </w:pPr>
          </w:p>
        </w:tc>
        <w:tc>
          <w:tcPr>
            <w:tcW w:w="416" w:type="dxa"/>
            <w:noWrap/>
          </w:tcPr>
          <w:p w14:paraId="3758C3A4" w14:textId="77777777" w:rsidR="00512ABD" w:rsidRPr="00DC6787" w:rsidRDefault="00512ABD" w:rsidP="000F625F">
            <w:pPr>
              <w:rPr>
                <w:rFonts w:ascii="Times New Roman" w:hAnsi="Times New Roman" w:cs="Times New Roman"/>
                <w:b/>
                <w:bCs/>
              </w:rPr>
            </w:pPr>
          </w:p>
        </w:tc>
        <w:tc>
          <w:tcPr>
            <w:tcW w:w="416" w:type="dxa"/>
            <w:noWrap/>
          </w:tcPr>
          <w:p w14:paraId="635630B6" w14:textId="77777777" w:rsidR="00512ABD" w:rsidRPr="00DC6787" w:rsidRDefault="00512ABD" w:rsidP="000F625F">
            <w:pPr>
              <w:rPr>
                <w:rFonts w:ascii="Times New Roman" w:hAnsi="Times New Roman" w:cs="Times New Roman"/>
                <w:b/>
                <w:bCs/>
              </w:rPr>
            </w:pPr>
          </w:p>
        </w:tc>
        <w:tc>
          <w:tcPr>
            <w:tcW w:w="416" w:type="dxa"/>
            <w:noWrap/>
          </w:tcPr>
          <w:p w14:paraId="7C97908D" w14:textId="77777777" w:rsidR="00512ABD" w:rsidRPr="00DC6787" w:rsidRDefault="00512ABD" w:rsidP="000F625F">
            <w:pPr>
              <w:rPr>
                <w:rFonts w:ascii="Times New Roman" w:hAnsi="Times New Roman" w:cs="Times New Roman"/>
                <w:b/>
                <w:bCs/>
              </w:rPr>
            </w:pPr>
          </w:p>
        </w:tc>
        <w:tc>
          <w:tcPr>
            <w:tcW w:w="416" w:type="dxa"/>
            <w:noWrap/>
          </w:tcPr>
          <w:p w14:paraId="5D917AA4" w14:textId="77777777" w:rsidR="00512ABD" w:rsidRPr="00DC6787" w:rsidRDefault="00512ABD" w:rsidP="000F625F">
            <w:pPr>
              <w:rPr>
                <w:rFonts w:ascii="Times New Roman" w:hAnsi="Times New Roman" w:cs="Times New Roman"/>
                <w:b/>
                <w:bCs/>
              </w:rPr>
            </w:pPr>
          </w:p>
        </w:tc>
        <w:tc>
          <w:tcPr>
            <w:tcW w:w="416" w:type="dxa"/>
            <w:noWrap/>
          </w:tcPr>
          <w:p w14:paraId="311AC483" w14:textId="77777777" w:rsidR="00512ABD" w:rsidRPr="00DC6787" w:rsidRDefault="00512ABD" w:rsidP="000F625F">
            <w:pPr>
              <w:rPr>
                <w:rFonts w:ascii="Times New Roman" w:hAnsi="Times New Roman" w:cs="Times New Roman"/>
                <w:b/>
                <w:bCs/>
              </w:rPr>
            </w:pPr>
          </w:p>
        </w:tc>
        <w:tc>
          <w:tcPr>
            <w:tcW w:w="416" w:type="dxa"/>
            <w:noWrap/>
          </w:tcPr>
          <w:p w14:paraId="6AF1B4BF" w14:textId="77777777" w:rsidR="00512ABD" w:rsidRPr="00DC6787" w:rsidRDefault="00512ABD" w:rsidP="000F625F">
            <w:pPr>
              <w:rPr>
                <w:rFonts w:ascii="Times New Roman" w:hAnsi="Times New Roman" w:cs="Times New Roman"/>
                <w:b/>
                <w:bCs/>
              </w:rPr>
            </w:pPr>
          </w:p>
        </w:tc>
        <w:tc>
          <w:tcPr>
            <w:tcW w:w="416" w:type="dxa"/>
            <w:noWrap/>
          </w:tcPr>
          <w:p w14:paraId="55AFF773" w14:textId="77777777" w:rsidR="00512ABD" w:rsidRPr="00DC6787" w:rsidRDefault="00512ABD" w:rsidP="000F625F">
            <w:pPr>
              <w:rPr>
                <w:rFonts w:ascii="Times New Roman" w:hAnsi="Times New Roman" w:cs="Times New Roman"/>
                <w:b/>
                <w:bCs/>
              </w:rPr>
            </w:pPr>
          </w:p>
        </w:tc>
        <w:tc>
          <w:tcPr>
            <w:tcW w:w="416" w:type="dxa"/>
            <w:noWrap/>
          </w:tcPr>
          <w:p w14:paraId="5AB4DE8D" w14:textId="77777777" w:rsidR="00512ABD" w:rsidRPr="00DC6787" w:rsidRDefault="00512ABD" w:rsidP="000F625F">
            <w:pPr>
              <w:rPr>
                <w:rFonts w:ascii="Times New Roman" w:hAnsi="Times New Roman" w:cs="Times New Roman"/>
                <w:b/>
                <w:bCs/>
              </w:rPr>
            </w:pPr>
          </w:p>
        </w:tc>
        <w:tc>
          <w:tcPr>
            <w:tcW w:w="416" w:type="dxa"/>
            <w:noWrap/>
          </w:tcPr>
          <w:p w14:paraId="67CAB703" w14:textId="77777777" w:rsidR="00512ABD" w:rsidRPr="00DC6787" w:rsidRDefault="00512ABD" w:rsidP="000F625F">
            <w:pPr>
              <w:rPr>
                <w:rFonts w:ascii="Times New Roman" w:hAnsi="Times New Roman" w:cs="Times New Roman"/>
                <w:b/>
                <w:bCs/>
              </w:rPr>
            </w:pPr>
          </w:p>
        </w:tc>
        <w:tc>
          <w:tcPr>
            <w:tcW w:w="416" w:type="dxa"/>
            <w:noWrap/>
          </w:tcPr>
          <w:p w14:paraId="66DBEE97" w14:textId="77777777" w:rsidR="00512ABD" w:rsidRPr="00DC6787" w:rsidRDefault="00512ABD" w:rsidP="000F625F">
            <w:pPr>
              <w:rPr>
                <w:rFonts w:ascii="Times New Roman" w:hAnsi="Times New Roman" w:cs="Times New Roman"/>
                <w:b/>
                <w:bCs/>
              </w:rPr>
            </w:pPr>
          </w:p>
        </w:tc>
        <w:tc>
          <w:tcPr>
            <w:tcW w:w="416" w:type="dxa"/>
            <w:noWrap/>
          </w:tcPr>
          <w:p w14:paraId="1E5D0467" w14:textId="77777777" w:rsidR="00512ABD" w:rsidRPr="00DC6787" w:rsidRDefault="00512ABD" w:rsidP="000F625F">
            <w:pPr>
              <w:rPr>
                <w:rFonts w:ascii="Times New Roman" w:hAnsi="Times New Roman" w:cs="Times New Roman"/>
                <w:b/>
                <w:bCs/>
              </w:rPr>
            </w:pPr>
          </w:p>
        </w:tc>
        <w:tc>
          <w:tcPr>
            <w:tcW w:w="416" w:type="dxa"/>
            <w:noWrap/>
          </w:tcPr>
          <w:p w14:paraId="717EAC52" w14:textId="77777777" w:rsidR="00512ABD" w:rsidRPr="00DC6787" w:rsidRDefault="00512ABD" w:rsidP="000F625F">
            <w:pPr>
              <w:rPr>
                <w:rFonts w:ascii="Times New Roman" w:hAnsi="Times New Roman" w:cs="Times New Roman"/>
                <w:b/>
                <w:bCs/>
              </w:rPr>
            </w:pPr>
          </w:p>
        </w:tc>
        <w:tc>
          <w:tcPr>
            <w:tcW w:w="416" w:type="dxa"/>
            <w:noWrap/>
          </w:tcPr>
          <w:p w14:paraId="23A5BBE1" w14:textId="77777777" w:rsidR="00512ABD" w:rsidRPr="00DC6787" w:rsidRDefault="00512ABD" w:rsidP="000F625F">
            <w:pPr>
              <w:rPr>
                <w:rFonts w:ascii="Times New Roman" w:hAnsi="Times New Roman" w:cs="Times New Roman"/>
                <w:b/>
                <w:bCs/>
              </w:rPr>
            </w:pPr>
          </w:p>
        </w:tc>
        <w:tc>
          <w:tcPr>
            <w:tcW w:w="416" w:type="dxa"/>
            <w:noWrap/>
          </w:tcPr>
          <w:p w14:paraId="28256468" w14:textId="77777777" w:rsidR="00512ABD" w:rsidRPr="00DC6787" w:rsidRDefault="00512ABD" w:rsidP="000F625F">
            <w:pPr>
              <w:rPr>
                <w:rFonts w:ascii="Times New Roman" w:hAnsi="Times New Roman" w:cs="Times New Roman"/>
                <w:b/>
                <w:bCs/>
              </w:rPr>
            </w:pPr>
          </w:p>
        </w:tc>
        <w:tc>
          <w:tcPr>
            <w:tcW w:w="416" w:type="dxa"/>
            <w:noWrap/>
          </w:tcPr>
          <w:p w14:paraId="3D89B011" w14:textId="77777777" w:rsidR="00512ABD" w:rsidRPr="00DC6787" w:rsidRDefault="00512ABD" w:rsidP="000F625F">
            <w:pPr>
              <w:rPr>
                <w:rFonts w:ascii="Times New Roman" w:hAnsi="Times New Roman" w:cs="Times New Roman"/>
                <w:b/>
                <w:bCs/>
              </w:rPr>
            </w:pPr>
          </w:p>
        </w:tc>
        <w:tc>
          <w:tcPr>
            <w:tcW w:w="416" w:type="dxa"/>
            <w:noWrap/>
          </w:tcPr>
          <w:p w14:paraId="66343E30" w14:textId="77777777" w:rsidR="00512ABD" w:rsidRPr="00DC6787" w:rsidRDefault="00512ABD" w:rsidP="000F625F">
            <w:pPr>
              <w:rPr>
                <w:rFonts w:ascii="Times New Roman" w:hAnsi="Times New Roman" w:cs="Times New Roman"/>
                <w:b/>
                <w:bCs/>
              </w:rPr>
            </w:pPr>
          </w:p>
        </w:tc>
      </w:tr>
      <w:tr w:rsidR="0083538E" w:rsidRPr="00DC6787" w14:paraId="1E7830DA" w14:textId="77777777" w:rsidTr="00D336F8">
        <w:trPr>
          <w:trHeight w:val="171"/>
        </w:trPr>
        <w:tc>
          <w:tcPr>
            <w:tcW w:w="3280" w:type="dxa"/>
            <w:noWrap/>
            <w:hideMark/>
          </w:tcPr>
          <w:p w14:paraId="7106C04B" w14:textId="77777777" w:rsidR="0083538E" w:rsidRPr="005454FB" w:rsidRDefault="0083538E" w:rsidP="00242F1B">
            <w:pPr>
              <w:pStyle w:val="ListParagraph"/>
              <w:numPr>
                <w:ilvl w:val="0"/>
                <w:numId w:val="17"/>
              </w:numPr>
              <w:rPr>
                <w:rFonts w:ascii="Times New Roman" w:hAnsi="Times New Roman" w:cs="Times New Roman"/>
                <w:sz w:val="20"/>
                <w:szCs w:val="20"/>
              </w:rPr>
            </w:pPr>
            <w:proofErr w:type="spellStart"/>
            <w:r w:rsidRPr="005454FB">
              <w:rPr>
                <w:rFonts w:ascii="Times New Roman" w:hAnsi="Times New Roman" w:cs="Times New Roman"/>
                <w:sz w:val="20"/>
                <w:szCs w:val="20"/>
              </w:rPr>
              <w:t>Extubation</w:t>
            </w:r>
            <w:proofErr w:type="spellEnd"/>
            <w:r w:rsidRPr="005454FB">
              <w:rPr>
                <w:rFonts w:ascii="Times New Roman" w:hAnsi="Times New Roman" w:cs="Times New Roman"/>
                <w:sz w:val="20"/>
                <w:szCs w:val="20"/>
              </w:rPr>
              <w:t xml:space="preserve"> attempted</w:t>
            </w:r>
          </w:p>
        </w:tc>
        <w:tc>
          <w:tcPr>
            <w:tcW w:w="465" w:type="dxa"/>
            <w:noWrap/>
            <w:hideMark/>
          </w:tcPr>
          <w:p w14:paraId="2B0C025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6C1CE0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40A560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B94640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6CE2D9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EB7096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EF0029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8A03CB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645F47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4C198F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14D8C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4CCF68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6196CC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86F1E2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9E4B4C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5F824B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BA6369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289D13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C2D17C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8F7235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C136A7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FE92BD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F44405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865CE0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49ED79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CC2646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8935A8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804B7F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812978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C4B3E1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D9955A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2A4646A5" w14:textId="77777777" w:rsidTr="00D336F8">
        <w:trPr>
          <w:trHeight w:val="171"/>
        </w:trPr>
        <w:tc>
          <w:tcPr>
            <w:tcW w:w="3280" w:type="dxa"/>
            <w:noWrap/>
            <w:hideMark/>
          </w:tcPr>
          <w:p w14:paraId="03F6E9B9" w14:textId="35D389D5" w:rsidR="0083538E" w:rsidRPr="005454FB" w:rsidRDefault="0083538E" w:rsidP="00242F1B">
            <w:pPr>
              <w:pStyle w:val="ListParagraph"/>
              <w:numPr>
                <w:ilvl w:val="0"/>
                <w:numId w:val="17"/>
              </w:numPr>
              <w:rPr>
                <w:rFonts w:ascii="Times New Roman" w:hAnsi="Times New Roman" w:cs="Times New Roman"/>
                <w:sz w:val="20"/>
                <w:szCs w:val="20"/>
              </w:rPr>
            </w:pPr>
            <w:proofErr w:type="spellStart"/>
            <w:r w:rsidRPr="005454FB">
              <w:rPr>
                <w:rFonts w:ascii="Times New Roman" w:hAnsi="Times New Roman" w:cs="Times New Roman"/>
                <w:sz w:val="20"/>
                <w:szCs w:val="20"/>
              </w:rPr>
              <w:t>Extubation</w:t>
            </w:r>
            <w:proofErr w:type="spellEnd"/>
            <w:r w:rsidRPr="005454FB">
              <w:rPr>
                <w:rFonts w:ascii="Times New Roman" w:hAnsi="Times New Roman" w:cs="Times New Roman"/>
                <w:sz w:val="20"/>
                <w:szCs w:val="20"/>
              </w:rPr>
              <w:t xml:space="preserve"> failure </w:t>
            </w:r>
            <w:r w:rsidRPr="005454FB">
              <w:rPr>
                <w:rFonts w:ascii="Times New Roman" w:hAnsi="Times New Roman" w:cs="Times New Roman"/>
                <w:sz w:val="18"/>
                <w:szCs w:val="18"/>
              </w:rPr>
              <w:t>(&lt;72h</w:t>
            </w:r>
            <w:r w:rsidR="00D336F8" w:rsidRPr="005454FB">
              <w:rPr>
                <w:rFonts w:ascii="Times New Roman" w:hAnsi="Times New Roman" w:cs="Times New Roman"/>
                <w:sz w:val="18"/>
                <w:szCs w:val="18"/>
              </w:rPr>
              <w:t xml:space="preserve"> from </w:t>
            </w:r>
            <w:proofErr w:type="spellStart"/>
            <w:r w:rsidR="00D336F8" w:rsidRPr="005454FB">
              <w:rPr>
                <w:rFonts w:ascii="Times New Roman" w:hAnsi="Times New Roman" w:cs="Times New Roman"/>
                <w:sz w:val="18"/>
                <w:szCs w:val="18"/>
              </w:rPr>
              <w:t>extubation</w:t>
            </w:r>
            <w:proofErr w:type="spellEnd"/>
            <w:r w:rsidRPr="005454FB">
              <w:rPr>
                <w:rFonts w:ascii="Times New Roman" w:hAnsi="Times New Roman" w:cs="Times New Roman"/>
                <w:sz w:val="18"/>
                <w:szCs w:val="18"/>
              </w:rPr>
              <w:t>)</w:t>
            </w:r>
          </w:p>
        </w:tc>
        <w:tc>
          <w:tcPr>
            <w:tcW w:w="465" w:type="dxa"/>
            <w:noWrap/>
            <w:hideMark/>
          </w:tcPr>
          <w:p w14:paraId="32711F7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8D1207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9D6BE2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E49F15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5BBF37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677EEC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2110EC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36FEB9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7AEB64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493D69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69CA1B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1F5E10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0C6655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62AA35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CC9B15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0A594A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B438A2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918C83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6C51CE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2F3861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36CF47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5EAF1E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14E72F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99C93D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6DF93F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A3C38C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35C1B2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F8AFC7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205265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A9CDD2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EDC08B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5F84E056" w14:textId="77777777" w:rsidTr="00D336F8">
        <w:trPr>
          <w:trHeight w:val="171"/>
        </w:trPr>
        <w:tc>
          <w:tcPr>
            <w:tcW w:w="3280" w:type="dxa"/>
            <w:noWrap/>
            <w:hideMark/>
          </w:tcPr>
          <w:p w14:paraId="6510E156" w14:textId="77777777" w:rsidR="0083538E" w:rsidRPr="005454FB" w:rsidRDefault="0083538E" w:rsidP="00242F1B">
            <w:pPr>
              <w:pStyle w:val="ListParagraph"/>
              <w:numPr>
                <w:ilvl w:val="0"/>
                <w:numId w:val="17"/>
              </w:numPr>
              <w:rPr>
                <w:rFonts w:ascii="Times New Roman" w:hAnsi="Times New Roman" w:cs="Times New Roman"/>
                <w:sz w:val="20"/>
                <w:szCs w:val="20"/>
              </w:rPr>
            </w:pPr>
            <w:r w:rsidRPr="005454FB">
              <w:rPr>
                <w:rFonts w:ascii="Times New Roman" w:hAnsi="Times New Roman" w:cs="Times New Roman"/>
                <w:sz w:val="20"/>
                <w:szCs w:val="20"/>
              </w:rPr>
              <w:t xml:space="preserve">Pulmonary </w:t>
            </w:r>
            <w:proofErr w:type="spellStart"/>
            <w:r w:rsidRPr="005454FB">
              <w:rPr>
                <w:rFonts w:ascii="Times New Roman" w:hAnsi="Times New Roman" w:cs="Times New Roman"/>
                <w:sz w:val="20"/>
                <w:szCs w:val="20"/>
              </w:rPr>
              <w:t>hemorrhage</w:t>
            </w:r>
            <w:proofErr w:type="spellEnd"/>
          </w:p>
        </w:tc>
        <w:tc>
          <w:tcPr>
            <w:tcW w:w="465" w:type="dxa"/>
            <w:noWrap/>
            <w:hideMark/>
          </w:tcPr>
          <w:p w14:paraId="53A17F5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59E803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CAADCB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1E1F44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465308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9041BC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DAADF6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F48ABF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1FAC64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C9562A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9F6070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E79063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3EF4D8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E7D479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7317EF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0E0D2A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BFD187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7A187D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AE53CC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759EAA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F8ABC6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86B028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C4BDA2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4FD6C2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92AE76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DFC9FC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F8A801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F5FDFC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C1963D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518C51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24DD8D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7B009498" w14:textId="77777777" w:rsidTr="00D336F8">
        <w:trPr>
          <w:trHeight w:val="171"/>
        </w:trPr>
        <w:tc>
          <w:tcPr>
            <w:tcW w:w="3280" w:type="dxa"/>
            <w:noWrap/>
            <w:hideMark/>
          </w:tcPr>
          <w:p w14:paraId="079F257A" w14:textId="77777777" w:rsidR="0083538E" w:rsidRPr="005454FB" w:rsidRDefault="0083538E" w:rsidP="00242F1B">
            <w:pPr>
              <w:pStyle w:val="ListParagraph"/>
              <w:numPr>
                <w:ilvl w:val="0"/>
                <w:numId w:val="17"/>
              </w:numPr>
              <w:rPr>
                <w:rFonts w:ascii="Times New Roman" w:hAnsi="Times New Roman" w:cs="Times New Roman"/>
                <w:sz w:val="20"/>
                <w:szCs w:val="20"/>
              </w:rPr>
            </w:pPr>
            <w:r w:rsidRPr="005454FB">
              <w:rPr>
                <w:rFonts w:ascii="Times New Roman" w:hAnsi="Times New Roman" w:cs="Times New Roman"/>
                <w:sz w:val="20"/>
                <w:szCs w:val="20"/>
              </w:rPr>
              <w:t>Pneumothorax</w:t>
            </w:r>
          </w:p>
        </w:tc>
        <w:tc>
          <w:tcPr>
            <w:tcW w:w="465" w:type="dxa"/>
            <w:noWrap/>
            <w:hideMark/>
          </w:tcPr>
          <w:p w14:paraId="7F6D71D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4B4371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0B34BC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96F990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94EFCD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64750C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8F38A0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20352A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486091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518657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3F96E7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30F4B6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CCBB00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D2C52E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874823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8B54BB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E2627A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8CC4E1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0DDB8E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50C48B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34F896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D56F45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BE8386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6C85A8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F45ACC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F034AC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C589C5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E73A77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5EBD6C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39C18D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672BE7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55AF6536" w14:textId="77777777" w:rsidTr="00D336F8">
        <w:trPr>
          <w:trHeight w:val="171"/>
        </w:trPr>
        <w:tc>
          <w:tcPr>
            <w:tcW w:w="3280" w:type="dxa"/>
            <w:noWrap/>
            <w:hideMark/>
          </w:tcPr>
          <w:p w14:paraId="6051771D" w14:textId="77777777" w:rsidR="0083538E" w:rsidRPr="005454FB" w:rsidRDefault="0083538E" w:rsidP="00242F1B">
            <w:pPr>
              <w:pStyle w:val="ListParagraph"/>
              <w:numPr>
                <w:ilvl w:val="0"/>
                <w:numId w:val="17"/>
              </w:numPr>
              <w:rPr>
                <w:rFonts w:ascii="Times New Roman" w:hAnsi="Times New Roman" w:cs="Times New Roman"/>
                <w:sz w:val="20"/>
                <w:szCs w:val="20"/>
              </w:rPr>
            </w:pPr>
            <w:r w:rsidRPr="005454FB">
              <w:rPr>
                <w:rFonts w:ascii="Times New Roman" w:hAnsi="Times New Roman" w:cs="Times New Roman"/>
                <w:sz w:val="20"/>
                <w:szCs w:val="20"/>
              </w:rPr>
              <w:t>Chest drain in situ</w:t>
            </w:r>
          </w:p>
        </w:tc>
        <w:tc>
          <w:tcPr>
            <w:tcW w:w="465" w:type="dxa"/>
            <w:noWrap/>
            <w:hideMark/>
          </w:tcPr>
          <w:p w14:paraId="305382F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ED3A84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8EC6DC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13B98D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664845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935FBF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70EE34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1310FE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23AE78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8D0259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43FEB7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33A63D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2142C5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AF67A5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CBF7EC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96F3A6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B1FB43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A5284E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AC1EF6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D0A3FE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D43242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3CF3A9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007C32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4D71C5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B66252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8ABCE7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21D674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D0FEEC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74815E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37DB91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933076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3EE5F25F" w14:textId="77777777" w:rsidTr="00D336F8">
        <w:trPr>
          <w:trHeight w:val="171"/>
        </w:trPr>
        <w:tc>
          <w:tcPr>
            <w:tcW w:w="3280" w:type="dxa"/>
            <w:noWrap/>
            <w:hideMark/>
          </w:tcPr>
          <w:p w14:paraId="44CAB94F" w14:textId="77777777" w:rsidR="0083538E" w:rsidRPr="005454FB" w:rsidRDefault="0083538E" w:rsidP="00242F1B">
            <w:pPr>
              <w:pStyle w:val="ListParagraph"/>
              <w:numPr>
                <w:ilvl w:val="0"/>
                <w:numId w:val="17"/>
              </w:numPr>
              <w:rPr>
                <w:rFonts w:ascii="Times New Roman" w:hAnsi="Times New Roman" w:cs="Times New Roman"/>
                <w:sz w:val="20"/>
                <w:szCs w:val="20"/>
              </w:rPr>
            </w:pPr>
            <w:r w:rsidRPr="005454FB">
              <w:rPr>
                <w:rFonts w:ascii="Times New Roman" w:hAnsi="Times New Roman" w:cs="Times New Roman"/>
                <w:sz w:val="20"/>
                <w:szCs w:val="20"/>
              </w:rPr>
              <w:t>Pulmonary HTN (PPHN)</w:t>
            </w:r>
          </w:p>
        </w:tc>
        <w:tc>
          <w:tcPr>
            <w:tcW w:w="465" w:type="dxa"/>
            <w:noWrap/>
            <w:hideMark/>
          </w:tcPr>
          <w:p w14:paraId="3033ECB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30DA46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D685DB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7E09AC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E9DFDC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E1DE4C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BDEA18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6E8705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E2ABCC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89A06B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7FFCF0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BB61CC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479F07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50A71F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CC3438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A01BB3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F777FB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66BC12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EDD28F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5796FF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EC9F1B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44B955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2ABD3A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4E2E93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018892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852E8F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FC074B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5499B2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3D1A30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C68DD9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E091E8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3CBD7E3D" w14:textId="77777777" w:rsidTr="00D336F8">
        <w:trPr>
          <w:trHeight w:val="171"/>
        </w:trPr>
        <w:tc>
          <w:tcPr>
            <w:tcW w:w="3280" w:type="dxa"/>
            <w:noWrap/>
            <w:hideMark/>
          </w:tcPr>
          <w:p w14:paraId="168FF6C3" w14:textId="77777777" w:rsidR="0083538E" w:rsidRPr="005454FB" w:rsidRDefault="0083538E" w:rsidP="00242F1B">
            <w:pPr>
              <w:pStyle w:val="ListParagraph"/>
              <w:numPr>
                <w:ilvl w:val="0"/>
                <w:numId w:val="17"/>
              </w:numPr>
              <w:rPr>
                <w:rFonts w:ascii="Times New Roman" w:hAnsi="Times New Roman" w:cs="Times New Roman"/>
                <w:sz w:val="20"/>
                <w:szCs w:val="20"/>
              </w:rPr>
            </w:pPr>
            <w:r w:rsidRPr="005454FB">
              <w:rPr>
                <w:rFonts w:ascii="Times New Roman" w:hAnsi="Times New Roman" w:cs="Times New Roman"/>
                <w:sz w:val="20"/>
                <w:szCs w:val="20"/>
              </w:rPr>
              <w:t>Postnatal steroids</w:t>
            </w:r>
          </w:p>
        </w:tc>
        <w:tc>
          <w:tcPr>
            <w:tcW w:w="465" w:type="dxa"/>
            <w:noWrap/>
            <w:hideMark/>
          </w:tcPr>
          <w:p w14:paraId="2BFA5EE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F18538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349736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3DD1EF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4F8EC4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C8E1D4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30584A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5BE06E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61BB3C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FCC5D1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E1D057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A68721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3EDA27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E7F6FD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9F2BAF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FFB553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800335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ABD36F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7F17BD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628BB1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39E9FA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760716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9EBA08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F79937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61BEA5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7F9F3D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B0BFF4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64C486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781EDD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E8DE57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4A9AF7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1D3D289C" w14:textId="77777777" w:rsidTr="00D336F8">
        <w:trPr>
          <w:trHeight w:val="171"/>
        </w:trPr>
        <w:tc>
          <w:tcPr>
            <w:tcW w:w="3280" w:type="dxa"/>
            <w:shd w:val="clear" w:color="auto" w:fill="DEEAF6" w:themeFill="accent1" w:themeFillTint="33"/>
            <w:noWrap/>
            <w:hideMark/>
          </w:tcPr>
          <w:p w14:paraId="4CA0B65D" w14:textId="3EE0B946" w:rsidR="0083538E" w:rsidRPr="00085DA9" w:rsidRDefault="0083538E" w:rsidP="00242F1B">
            <w:pPr>
              <w:pStyle w:val="ListParagraph"/>
              <w:numPr>
                <w:ilvl w:val="1"/>
                <w:numId w:val="18"/>
              </w:numPr>
              <w:rPr>
                <w:rFonts w:ascii="Times New Roman" w:hAnsi="Times New Roman" w:cs="Times New Roman"/>
                <w:b/>
                <w:bCs/>
                <w:sz w:val="20"/>
                <w:szCs w:val="20"/>
              </w:rPr>
            </w:pPr>
            <w:r w:rsidRPr="00085DA9">
              <w:rPr>
                <w:rFonts w:ascii="Times New Roman" w:hAnsi="Times New Roman" w:cs="Times New Roman"/>
                <w:b/>
                <w:bCs/>
                <w:sz w:val="20"/>
                <w:szCs w:val="20"/>
              </w:rPr>
              <w:t>CARDIOVASCULAR</w:t>
            </w:r>
          </w:p>
        </w:tc>
        <w:tc>
          <w:tcPr>
            <w:tcW w:w="465" w:type="dxa"/>
            <w:shd w:val="clear" w:color="auto" w:fill="DEEAF6" w:themeFill="accent1" w:themeFillTint="33"/>
            <w:noWrap/>
            <w:hideMark/>
          </w:tcPr>
          <w:p w14:paraId="4C80DD3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06B328C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22300AB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2817358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1D6DD80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1A05902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6277516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167AA93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7ABAAA2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661E67B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377DD7A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71C8263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2670184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35602A1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453BAD7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1D798FE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5B92988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21F2B72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7768546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787A4D4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06F38B9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483FD26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5376FD5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16E13F6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5A4B367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1275C62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4B3FAC3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64BEC95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063E14A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16A9FCB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124FDF7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40ACAE6E" w14:textId="77777777" w:rsidTr="00D336F8">
        <w:trPr>
          <w:trHeight w:val="171"/>
        </w:trPr>
        <w:tc>
          <w:tcPr>
            <w:tcW w:w="3280" w:type="dxa"/>
            <w:noWrap/>
            <w:hideMark/>
          </w:tcPr>
          <w:p w14:paraId="4E4BA19E" w14:textId="62B49A95" w:rsidR="0083538E" w:rsidRPr="00F40D08" w:rsidRDefault="0083538E" w:rsidP="00242F1B">
            <w:pPr>
              <w:pStyle w:val="ListParagraph"/>
              <w:numPr>
                <w:ilvl w:val="0"/>
                <w:numId w:val="17"/>
              </w:numPr>
              <w:rPr>
                <w:rFonts w:ascii="Times New Roman" w:hAnsi="Times New Roman" w:cs="Times New Roman"/>
                <w:sz w:val="20"/>
                <w:szCs w:val="20"/>
              </w:rPr>
            </w:pPr>
            <w:r w:rsidRPr="00F40D08">
              <w:rPr>
                <w:rFonts w:ascii="Times New Roman" w:hAnsi="Times New Roman" w:cs="Times New Roman"/>
                <w:sz w:val="20"/>
                <w:szCs w:val="20"/>
              </w:rPr>
              <w:t>PDA suspected/confirmed</w:t>
            </w:r>
          </w:p>
        </w:tc>
        <w:tc>
          <w:tcPr>
            <w:tcW w:w="465" w:type="dxa"/>
            <w:noWrap/>
            <w:hideMark/>
          </w:tcPr>
          <w:p w14:paraId="4684060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1E866B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BB9D72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37F7DA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D04805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0BCF33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BCC05E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D0B8F9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F8F71E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D12C9D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4D7470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1CBC6C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195C33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96E152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F2E57C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FEB3D2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E94AC7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8A8779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201B8F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720FFD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804CD5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B45ECA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494940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300278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7F8AB4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9D0733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CE1522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B18C8E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0E11F7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781CDC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9BF730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1E3A0777" w14:textId="77777777" w:rsidTr="00D336F8">
        <w:trPr>
          <w:trHeight w:val="171"/>
        </w:trPr>
        <w:tc>
          <w:tcPr>
            <w:tcW w:w="3280" w:type="dxa"/>
            <w:noWrap/>
            <w:hideMark/>
          </w:tcPr>
          <w:p w14:paraId="3BAC988A" w14:textId="3780752E" w:rsidR="0083538E" w:rsidRPr="00F40D08" w:rsidRDefault="0083538E" w:rsidP="00242F1B">
            <w:pPr>
              <w:pStyle w:val="ListParagraph"/>
              <w:numPr>
                <w:ilvl w:val="0"/>
                <w:numId w:val="17"/>
              </w:numPr>
              <w:rPr>
                <w:rFonts w:ascii="Times New Roman" w:hAnsi="Times New Roman" w:cs="Times New Roman"/>
                <w:sz w:val="20"/>
                <w:szCs w:val="20"/>
              </w:rPr>
            </w:pPr>
            <w:r w:rsidRPr="00F40D08">
              <w:rPr>
                <w:rFonts w:ascii="Times New Roman" w:hAnsi="Times New Roman" w:cs="Times New Roman"/>
                <w:sz w:val="20"/>
                <w:szCs w:val="20"/>
              </w:rPr>
              <w:t>Echo done</w:t>
            </w:r>
          </w:p>
        </w:tc>
        <w:tc>
          <w:tcPr>
            <w:tcW w:w="465" w:type="dxa"/>
            <w:noWrap/>
            <w:hideMark/>
          </w:tcPr>
          <w:p w14:paraId="6764B32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D39FB3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468611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360F0C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9025BE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A8BD98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224BD3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67C21D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32B827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739A42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95BC64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0D2C60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1029B9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C16813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667BA4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462FE6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4C78F5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6D3AE9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1DE8FF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2466CF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2CE54C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098725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366AE0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52DF35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EDE2DE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C94893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96175C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AEF0E0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FF9329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617098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CD6244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6EFA7890" w14:textId="77777777" w:rsidTr="00D336F8">
        <w:trPr>
          <w:trHeight w:val="171"/>
        </w:trPr>
        <w:tc>
          <w:tcPr>
            <w:tcW w:w="3280" w:type="dxa"/>
            <w:noWrap/>
            <w:hideMark/>
          </w:tcPr>
          <w:p w14:paraId="333D3400" w14:textId="4D8398E3" w:rsidR="0083538E" w:rsidRPr="00F40D08" w:rsidRDefault="0083538E" w:rsidP="00242F1B">
            <w:pPr>
              <w:pStyle w:val="ListParagraph"/>
              <w:numPr>
                <w:ilvl w:val="0"/>
                <w:numId w:val="17"/>
              </w:numPr>
              <w:rPr>
                <w:rFonts w:ascii="Times New Roman" w:hAnsi="Times New Roman" w:cs="Times New Roman"/>
                <w:sz w:val="20"/>
                <w:szCs w:val="20"/>
              </w:rPr>
            </w:pPr>
            <w:r w:rsidRPr="00F40D08">
              <w:rPr>
                <w:rFonts w:ascii="Times New Roman" w:hAnsi="Times New Roman" w:cs="Times New Roman"/>
                <w:sz w:val="20"/>
                <w:szCs w:val="20"/>
              </w:rPr>
              <w:t>HS-PDA</w:t>
            </w:r>
          </w:p>
        </w:tc>
        <w:tc>
          <w:tcPr>
            <w:tcW w:w="465" w:type="dxa"/>
            <w:noWrap/>
            <w:hideMark/>
          </w:tcPr>
          <w:p w14:paraId="4E00C0B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DECEDD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56E0D8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A09D08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590C43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DC5879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DEEA7F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7AF2E0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684FD2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6F0E01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1D1B62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5461AA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D78AD9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9A8538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999E59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009D9D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4F74DA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E6B924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FD7A2F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E94545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B739F2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DADCBC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F6F49A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B68E2D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1D2DF7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1D2D8A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0CD659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2BF282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A75036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610D4D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EC24C6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2E7CCB02" w14:textId="77777777" w:rsidTr="00D336F8">
        <w:trPr>
          <w:trHeight w:val="171"/>
        </w:trPr>
        <w:tc>
          <w:tcPr>
            <w:tcW w:w="3280" w:type="dxa"/>
            <w:noWrap/>
            <w:hideMark/>
          </w:tcPr>
          <w:p w14:paraId="2FED5FEE" w14:textId="6ADAF7B2" w:rsidR="0083538E" w:rsidRPr="00F40D08" w:rsidRDefault="0083538E" w:rsidP="00242F1B">
            <w:pPr>
              <w:pStyle w:val="ListParagraph"/>
              <w:numPr>
                <w:ilvl w:val="0"/>
                <w:numId w:val="17"/>
              </w:numPr>
              <w:rPr>
                <w:rFonts w:ascii="Times New Roman" w:hAnsi="Times New Roman" w:cs="Times New Roman"/>
                <w:sz w:val="20"/>
                <w:szCs w:val="20"/>
              </w:rPr>
            </w:pPr>
            <w:r w:rsidRPr="00F40D08">
              <w:rPr>
                <w:rFonts w:ascii="Times New Roman" w:hAnsi="Times New Roman" w:cs="Times New Roman"/>
                <w:sz w:val="20"/>
                <w:szCs w:val="20"/>
              </w:rPr>
              <w:t>Shock</w:t>
            </w:r>
          </w:p>
        </w:tc>
        <w:tc>
          <w:tcPr>
            <w:tcW w:w="465" w:type="dxa"/>
            <w:noWrap/>
            <w:hideMark/>
          </w:tcPr>
          <w:p w14:paraId="40860CB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1A1DD5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9B4E97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C6D16C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00FB1F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52C7E7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6FBAA1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FB9038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7CA383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3DADFA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EC315C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D278D1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15DB49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E5753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7CDDA6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F416A9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BA2879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538347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841DB8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18F8E4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B530C0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C00F2D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B6FC49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9D6BDF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E41603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D165CB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DEF3D2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E090FB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CAD2C4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A87CA2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662FC7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16F3F1C2" w14:textId="77777777" w:rsidTr="00D336F8">
        <w:trPr>
          <w:trHeight w:val="171"/>
        </w:trPr>
        <w:tc>
          <w:tcPr>
            <w:tcW w:w="3280" w:type="dxa"/>
            <w:noWrap/>
            <w:hideMark/>
          </w:tcPr>
          <w:p w14:paraId="0484DAC8" w14:textId="1B0548D7" w:rsidR="0083538E" w:rsidRPr="00F40D08" w:rsidRDefault="0083538E" w:rsidP="00242F1B">
            <w:pPr>
              <w:pStyle w:val="ListParagraph"/>
              <w:numPr>
                <w:ilvl w:val="0"/>
                <w:numId w:val="17"/>
              </w:numPr>
              <w:rPr>
                <w:rFonts w:ascii="Times New Roman" w:hAnsi="Times New Roman" w:cs="Times New Roman"/>
                <w:sz w:val="20"/>
                <w:szCs w:val="20"/>
              </w:rPr>
            </w:pPr>
            <w:proofErr w:type="spellStart"/>
            <w:r w:rsidRPr="00F40D08">
              <w:rPr>
                <w:rFonts w:ascii="Times New Roman" w:hAnsi="Times New Roman" w:cs="Times New Roman"/>
                <w:sz w:val="20"/>
                <w:szCs w:val="20"/>
              </w:rPr>
              <w:t>Vasoactives</w:t>
            </w:r>
            <w:proofErr w:type="spellEnd"/>
          </w:p>
        </w:tc>
        <w:tc>
          <w:tcPr>
            <w:tcW w:w="465" w:type="dxa"/>
            <w:noWrap/>
            <w:hideMark/>
          </w:tcPr>
          <w:p w14:paraId="77C9CFF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43C487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7B4E24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15ACBD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349BF9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F487D5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AFE53B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9DF7CA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DBD402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053B25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5EDDC9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133978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348921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218A4B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672E05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015FCE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6939E0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8216AC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50A02A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C156B0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CB7F6F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88AFCB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70E944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55C76A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740202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21F842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E1E17F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38A87B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484823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A846DE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579A67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0776E680" w14:textId="77777777" w:rsidTr="00D336F8">
        <w:trPr>
          <w:trHeight w:val="171"/>
        </w:trPr>
        <w:tc>
          <w:tcPr>
            <w:tcW w:w="3280" w:type="dxa"/>
            <w:noWrap/>
            <w:hideMark/>
          </w:tcPr>
          <w:p w14:paraId="278E60BE" w14:textId="109390BE" w:rsidR="0083538E" w:rsidRPr="00F40D08" w:rsidRDefault="0083538E" w:rsidP="00242F1B">
            <w:pPr>
              <w:pStyle w:val="ListParagraph"/>
              <w:numPr>
                <w:ilvl w:val="0"/>
                <w:numId w:val="17"/>
              </w:numPr>
              <w:rPr>
                <w:rFonts w:ascii="Times New Roman" w:hAnsi="Times New Roman" w:cs="Times New Roman"/>
                <w:sz w:val="20"/>
                <w:szCs w:val="20"/>
              </w:rPr>
            </w:pPr>
            <w:r w:rsidRPr="00F40D08">
              <w:rPr>
                <w:rFonts w:ascii="Times New Roman" w:hAnsi="Times New Roman" w:cs="Times New Roman"/>
                <w:sz w:val="20"/>
                <w:szCs w:val="20"/>
              </w:rPr>
              <w:t>Vasoactive</w:t>
            </w:r>
            <w:r w:rsidR="00C56E05">
              <w:rPr>
                <w:rFonts w:ascii="Times New Roman" w:hAnsi="Times New Roman" w:cs="Times New Roman"/>
                <w:sz w:val="20"/>
                <w:szCs w:val="20"/>
              </w:rPr>
              <w:t xml:space="preserve"> type</w:t>
            </w:r>
            <w:r w:rsidRPr="00F40D08">
              <w:rPr>
                <w:rFonts w:ascii="Times New Roman" w:hAnsi="Times New Roman" w:cs="Times New Roman"/>
                <w:sz w:val="20"/>
                <w:szCs w:val="20"/>
              </w:rPr>
              <w:t>(D/Db/A/NA/M/V)</w:t>
            </w:r>
            <w:r w:rsidR="00032071" w:rsidRPr="00F40D08">
              <w:rPr>
                <w:rFonts w:ascii="Times New Roman" w:hAnsi="Times New Roman" w:cs="Times New Roman"/>
                <w:sz w:val="20"/>
                <w:szCs w:val="20"/>
              </w:rPr>
              <w:t xml:space="preserve"> </w:t>
            </w:r>
            <w:r w:rsidR="00032071" w:rsidRPr="00F40D08">
              <w:rPr>
                <w:rFonts w:ascii="Times New Roman" w:eastAsia="Times New Roman" w:hAnsi="Times New Roman" w:cs="Times New Roman"/>
                <w:i/>
                <w:iCs/>
                <w:color w:val="000000"/>
                <w:sz w:val="18"/>
                <w:szCs w:val="18"/>
              </w:rPr>
              <w:t>(select all that apply)</w:t>
            </w:r>
          </w:p>
        </w:tc>
        <w:tc>
          <w:tcPr>
            <w:tcW w:w="465" w:type="dxa"/>
            <w:noWrap/>
            <w:hideMark/>
          </w:tcPr>
          <w:p w14:paraId="1C22148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279EE5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AB91FA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B00FFC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06207C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BD05E5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3C0FB2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D704AE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7F584A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0EF28F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202DF2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3378BB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4F806A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A2452B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E852D3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624537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AA22CA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A98069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542B03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A6F1F8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4182C1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E60703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4BD72C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E907C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0DB00D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CBC9C9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ACF135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525879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BD03C7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EABB3E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C21CB0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3298C61A" w14:textId="77777777" w:rsidTr="00D336F8">
        <w:trPr>
          <w:trHeight w:val="171"/>
        </w:trPr>
        <w:tc>
          <w:tcPr>
            <w:tcW w:w="3280" w:type="dxa"/>
            <w:shd w:val="clear" w:color="auto" w:fill="DEEAF6" w:themeFill="accent1" w:themeFillTint="33"/>
            <w:noWrap/>
            <w:hideMark/>
          </w:tcPr>
          <w:p w14:paraId="777561E3" w14:textId="570BFF1E" w:rsidR="0083538E" w:rsidRPr="000D0435" w:rsidRDefault="00841162" w:rsidP="000F625F">
            <w:pPr>
              <w:rPr>
                <w:rFonts w:ascii="Times New Roman" w:hAnsi="Times New Roman" w:cs="Times New Roman"/>
                <w:b/>
                <w:bCs/>
                <w:sz w:val="20"/>
                <w:szCs w:val="20"/>
              </w:rPr>
            </w:pPr>
            <w:r>
              <w:rPr>
                <w:rFonts w:ascii="Times New Roman" w:hAnsi="Times New Roman" w:cs="Times New Roman"/>
                <w:b/>
                <w:bCs/>
                <w:sz w:val="20"/>
                <w:szCs w:val="20"/>
              </w:rPr>
              <w:t>2.4</w:t>
            </w:r>
            <w:r w:rsidR="00085DA9">
              <w:rPr>
                <w:rFonts w:ascii="Times New Roman" w:hAnsi="Times New Roman" w:cs="Times New Roman"/>
                <w:b/>
                <w:bCs/>
                <w:sz w:val="20"/>
                <w:szCs w:val="20"/>
              </w:rPr>
              <w:t xml:space="preserve"> </w:t>
            </w:r>
            <w:r w:rsidR="0083538E" w:rsidRPr="000D0435">
              <w:rPr>
                <w:rFonts w:ascii="Times New Roman" w:hAnsi="Times New Roman" w:cs="Times New Roman"/>
                <w:b/>
                <w:bCs/>
                <w:sz w:val="20"/>
                <w:szCs w:val="20"/>
              </w:rPr>
              <w:t>NEUROLOGICAL</w:t>
            </w:r>
          </w:p>
        </w:tc>
        <w:tc>
          <w:tcPr>
            <w:tcW w:w="465" w:type="dxa"/>
            <w:shd w:val="clear" w:color="auto" w:fill="DEEAF6" w:themeFill="accent1" w:themeFillTint="33"/>
            <w:noWrap/>
            <w:hideMark/>
          </w:tcPr>
          <w:p w14:paraId="6D3933C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468546D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01FC952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51F3DA1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13021F5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5379109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667D5AD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72131E4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shd w:val="clear" w:color="auto" w:fill="DEEAF6" w:themeFill="accent1" w:themeFillTint="33"/>
            <w:noWrap/>
            <w:hideMark/>
          </w:tcPr>
          <w:p w14:paraId="627E909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2C7EE80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1B97F3D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2F733C4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72DC453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0758052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56CA8F9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33F39FA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2441611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7B35FCB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612C675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7F849E3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1DB66D4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7A8A6FB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2BEBB6A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0CCB57D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6FF4F8B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23F7689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657535E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5CA2148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50FAFDB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47E48B4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shd w:val="clear" w:color="auto" w:fill="DEEAF6" w:themeFill="accent1" w:themeFillTint="33"/>
            <w:noWrap/>
            <w:hideMark/>
          </w:tcPr>
          <w:p w14:paraId="25BF2FC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68C1570D" w14:textId="77777777" w:rsidTr="00D336F8">
        <w:trPr>
          <w:trHeight w:val="171"/>
        </w:trPr>
        <w:tc>
          <w:tcPr>
            <w:tcW w:w="3280" w:type="dxa"/>
            <w:noWrap/>
            <w:hideMark/>
          </w:tcPr>
          <w:p w14:paraId="29F4A0FF" w14:textId="55C0DEAD" w:rsidR="0083538E" w:rsidRPr="00C56E05" w:rsidRDefault="0083538E" w:rsidP="00242F1B">
            <w:pPr>
              <w:pStyle w:val="ListParagraph"/>
              <w:numPr>
                <w:ilvl w:val="0"/>
                <w:numId w:val="17"/>
              </w:numPr>
              <w:rPr>
                <w:rFonts w:ascii="Times New Roman" w:hAnsi="Times New Roman" w:cs="Times New Roman"/>
                <w:sz w:val="20"/>
                <w:szCs w:val="20"/>
              </w:rPr>
            </w:pPr>
            <w:r w:rsidRPr="00C56E05">
              <w:rPr>
                <w:rFonts w:ascii="Times New Roman" w:hAnsi="Times New Roman" w:cs="Times New Roman"/>
                <w:sz w:val="20"/>
                <w:szCs w:val="20"/>
              </w:rPr>
              <w:t>Cranial USG done</w:t>
            </w:r>
          </w:p>
        </w:tc>
        <w:tc>
          <w:tcPr>
            <w:tcW w:w="465" w:type="dxa"/>
            <w:noWrap/>
            <w:hideMark/>
          </w:tcPr>
          <w:p w14:paraId="28D1306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C3AAA1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19D44C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9642DC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33D210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B280AE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A378DE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04B70C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93202A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E9D306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F581C1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23B863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09995D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F1573F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50E293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B50DBA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807956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5FC1E7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429609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26C7FB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76D56B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8A3A6D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9440DB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2D0467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B2BC9D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9EA7CE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3C61D7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265CBD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6495D2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7888D6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CA533C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52CBF351" w14:textId="77777777" w:rsidTr="00D336F8">
        <w:trPr>
          <w:trHeight w:val="171"/>
        </w:trPr>
        <w:tc>
          <w:tcPr>
            <w:tcW w:w="3280" w:type="dxa"/>
            <w:noWrap/>
            <w:hideMark/>
          </w:tcPr>
          <w:p w14:paraId="5C35793E" w14:textId="69683C38" w:rsidR="0083538E" w:rsidRPr="00C56E05" w:rsidRDefault="0083538E" w:rsidP="00242F1B">
            <w:pPr>
              <w:pStyle w:val="ListParagraph"/>
              <w:numPr>
                <w:ilvl w:val="0"/>
                <w:numId w:val="17"/>
              </w:numPr>
              <w:rPr>
                <w:rFonts w:ascii="Times New Roman" w:hAnsi="Times New Roman" w:cs="Times New Roman"/>
                <w:sz w:val="20"/>
                <w:szCs w:val="20"/>
              </w:rPr>
            </w:pPr>
            <w:r w:rsidRPr="00C56E05">
              <w:rPr>
                <w:rFonts w:ascii="Times New Roman" w:hAnsi="Times New Roman" w:cs="Times New Roman"/>
                <w:sz w:val="20"/>
                <w:szCs w:val="20"/>
              </w:rPr>
              <w:t>IVH (any grade)</w:t>
            </w:r>
          </w:p>
        </w:tc>
        <w:tc>
          <w:tcPr>
            <w:tcW w:w="465" w:type="dxa"/>
            <w:noWrap/>
            <w:hideMark/>
          </w:tcPr>
          <w:p w14:paraId="0A79327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691CB2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22AB14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ADF565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500433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62060C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32CFE5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0273AB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C04149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396885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0FA821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55DCDE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AB0E21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EDDAD7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955BCA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93217A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1C206C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B8A16F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B9F0CE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FBF666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CC7EE0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D04863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19E0B3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720A33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A21EF8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2EE4FF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B7E90F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18CD21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656FB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87B766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37A383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39934856" w14:textId="77777777" w:rsidTr="00D336F8">
        <w:trPr>
          <w:trHeight w:val="171"/>
        </w:trPr>
        <w:tc>
          <w:tcPr>
            <w:tcW w:w="3280" w:type="dxa"/>
            <w:noWrap/>
            <w:hideMark/>
          </w:tcPr>
          <w:p w14:paraId="5DC71631" w14:textId="50C9CA12" w:rsidR="0083538E" w:rsidRPr="004C1616" w:rsidRDefault="0083538E" w:rsidP="00242F1B">
            <w:pPr>
              <w:pStyle w:val="ListParagraph"/>
              <w:numPr>
                <w:ilvl w:val="0"/>
                <w:numId w:val="17"/>
              </w:numPr>
              <w:rPr>
                <w:rFonts w:ascii="Times New Roman" w:hAnsi="Times New Roman" w:cs="Times New Roman"/>
                <w:sz w:val="20"/>
                <w:szCs w:val="20"/>
              </w:rPr>
            </w:pPr>
            <w:proofErr w:type="spellStart"/>
            <w:r w:rsidRPr="004C1616">
              <w:rPr>
                <w:rFonts w:ascii="Times New Roman" w:hAnsi="Times New Roman" w:cs="Times New Roman"/>
                <w:sz w:val="20"/>
                <w:szCs w:val="20"/>
              </w:rPr>
              <w:t>cPVL</w:t>
            </w:r>
            <w:proofErr w:type="spellEnd"/>
            <w:r w:rsidRPr="004C1616">
              <w:rPr>
                <w:rFonts w:ascii="Times New Roman" w:hAnsi="Times New Roman" w:cs="Times New Roman"/>
                <w:sz w:val="20"/>
                <w:szCs w:val="20"/>
              </w:rPr>
              <w:t xml:space="preserve"> </w:t>
            </w:r>
            <w:del w:id="80" w:author="Mannat Guliani" w:date="2026-06-11T13:36:00Z">
              <w:r w:rsidR="004C1616" w:rsidDel="003535F7">
                <w:rPr>
                  <w:rFonts w:ascii="Times New Roman" w:hAnsi="Times New Roman" w:cs="Times New Roman"/>
                  <w:sz w:val="20"/>
                  <w:szCs w:val="20"/>
                </w:rPr>
                <w:delText xml:space="preserve"> </w:delText>
              </w:r>
            </w:del>
            <w:ins w:id="81" w:author="Mannat Guliani" w:date="2026-06-11T13:36:00Z">
              <w:r w:rsidR="003535F7">
                <w:rPr>
                  <w:rFonts w:ascii="Times New Roman" w:hAnsi="Times New Roman" w:cs="Times New Roman"/>
                  <w:sz w:val="20"/>
                  <w:szCs w:val="20"/>
                </w:rPr>
                <w:t>(any grade)</w:t>
              </w:r>
            </w:ins>
          </w:p>
        </w:tc>
        <w:tc>
          <w:tcPr>
            <w:tcW w:w="465" w:type="dxa"/>
            <w:noWrap/>
            <w:hideMark/>
          </w:tcPr>
          <w:p w14:paraId="39AB4D6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BC4A4E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1F73F3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541AA7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334ECD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06E157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A3A8CF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33FA21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B39766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6808D5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CB9F09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44F58A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308ADF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F060E5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661930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85312F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60B853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3036A7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519753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CB261B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5CC10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B658E3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20CE28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35BA1D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D5BDF6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895BA9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3244D2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AFEB1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1DBA89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2DFF97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571CB5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0D819680" w14:textId="77777777" w:rsidTr="00D336F8">
        <w:trPr>
          <w:trHeight w:val="171"/>
        </w:trPr>
        <w:tc>
          <w:tcPr>
            <w:tcW w:w="3280" w:type="dxa"/>
            <w:noWrap/>
            <w:hideMark/>
          </w:tcPr>
          <w:p w14:paraId="624AE2C2" w14:textId="4984FDC6" w:rsidR="0083538E" w:rsidRPr="004C1616" w:rsidRDefault="0083538E" w:rsidP="00242F1B">
            <w:pPr>
              <w:pStyle w:val="ListParagraph"/>
              <w:numPr>
                <w:ilvl w:val="0"/>
                <w:numId w:val="17"/>
              </w:numPr>
              <w:rPr>
                <w:rFonts w:ascii="Times New Roman" w:hAnsi="Times New Roman" w:cs="Times New Roman"/>
                <w:sz w:val="20"/>
                <w:szCs w:val="20"/>
              </w:rPr>
            </w:pPr>
            <w:proofErr w:type="spellStart"/>
            <w:r w:rsidRPr="004C1616">
              <w:rPr>
                <w:rFonts w:ascii="Times New Roman" w:hAnsi="Times New Roman" w:cs="Times New Roman"/>
                <w:sz w:val="20"/>
                <w:szCs w:val="20"/>
              </w:rPr>
              <w:t>Ventriculomegaly</w:t>
            </w:r>
            <w:proofErr w:type="spellEnd"/>
          </w:p>
        </w:tc>
        <w:tc>
          <w:tcPr>
            <w:tcW w:w="465" w:type="dxa"/>
            <w:noWrap/>
            <w:hideMark/>
          </w:tcPr>
          <w:p w14:paraId="6DEA0C4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6E718C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AAD66E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5950732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E5E2F2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E42D2E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4A2314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D4840C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7EA456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1742C0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0C8B15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E4889C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FD9BCE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F31CE0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4BAAF8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8EC899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5680F1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417FB5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712EAF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BCDBB5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E989A6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F6811E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6836C0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AD47A0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45B03F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2B3D9E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8BB04D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9B4FC4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F3FF42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38688B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B3864D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5B17060A" w14:textId="77777777" w:rsidTr="00D336F8">
        <w:trPr>
          <w:trHeight w:val="171"/>
        </w:trPr>
        <w:tc>
          <w:tcPr>
            <w:tcW w:w="3280" w:type="dxa"/>
            <w:noWrap/>
            <w:hideMark/>
          </w:tcPr>
          <w:p w14:paraId="3F7772C8" w14:textId="34DAC70F" w:rsidR="0083538E" w:rsidRPr="004C1616" w:rsidRDefault="0083538E" w:rsidP="00242F1B">
            <w:pPr>
              <w:pStyle w:val="ListParagraph"/>
              <w:numPr>
                <w:ilvl w:val="0"/>
                <w:numId w:val="17"/>
              </w:numPr>
              <w:rPr>
                <w:rFonts w:ascii="Times New Roman" w:hAnsi="Times New Roman" w:cs="Times New Roman"/>
                <w:sz w:val="20"/>
                <w:szCs w:val="20"/>
              </w:rPr>
            </w:pPr>
            <w:r w:rsidRPr="004C1616">
              <w:rPr>
                <w:rFonts w:ascii="Times New Roman" w:hAnsi="Times New Roman" w:cs="Times New Roman"/>
                <w:sz w:val="20"/>
                <w:szCs w:val="20"/>
              </w:rPr>
              <w:lastRenderedPageBreak/>
              <w:t>Seizures (clinical)</w:t>
            </w:r>
          </w:p>
        </w:tc>
        <w:tc>
          <w:tcPr>
            <w:tcW w:w="465" w:type="dxa"/>
            <w:noWrap/>
            <w:hideMark/>
          </w:tcPr>
          <w:p w14:paraId="647B4B0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8FA4CB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55E0E6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45A696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B8B00F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EB0EE6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4B7BE9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8185FE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A241D1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67C3AE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6ED1B1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1362E4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699643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5A7058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38ACB3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EA2D8A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85E74C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AB1F42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7EFF5B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BB2A29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F1408F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EA7E51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A0C472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413361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00E880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885BB4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D6D7B5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C2274F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0ED8A4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3DEDDA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7EAF07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781A826A" w14:textId="77777777" w:rsidTr="00D336F8">
        <w:trPr>
          <w:trHeight w:val="171"/>
        </w:trPr>
        <w:tc>
          <w:tcPr>
            <w:tcW w:w="3280" w:type="dxa"/>
            <w:noWrap/>
            <w:hideMark/>
          </w:tcPr>
          <w:p w14:paraId="1D4F8DCE" w14:textId="0D6E710E" w:rsidR="0083538E" w:rsidRPr="004C1616" w:rsidRDefault="0083538E" w:rsidP="00242F1B">
            <w:pPr>
              <w:pStyle w:val="ListParagraph"/>
              <w:numPr>
                <w:ilvl w:val="0"/>
                <w:numId w:val="17"/>
              </w:numPr>
              <w:rPr>
                <w:rFonts w:ascii="Times New Roman" w:hAnsi="Times New Roman" w:cs="Times New Roman"/>
                <w:sz w:val="20"/>
                <w:szCs w:val="20"/>
              </w:rPr>
            </w:pPr>
            <w:r w:rsidRPr="004C1616">
              <w:rPr>
                <w:rFonts w:ascii="Times New Roman" w:hAnsi="Times New Roman" w:cs="Times New Roman"/>
                <w:sz w:val="20"/>
                <w:szCs w:val="20"/>
              </w:rPr>
              <w:t>Seizures (EEG confirmed)</w:t>
            </w:r>
          </w:p>
        </w:tc>
        <w:tc>
          <w:tcPr>
            <w:tcW w:w="465" w:type="dxa"/>
            <w:noWrap/>
            <w:hideMark/>
          </w:tcPr>
          <w:p w14:paraId="0FFFE3A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6CDC3B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ED9AD2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FD4860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1727E60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0AFBE9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1301F0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E22CD1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822059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C3DCB8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9B5A0B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7E30F1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CC7400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2EEF48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4279F2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F12942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6C9AFD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26AF27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BE49DA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C80715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688415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43F655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F1ED5E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D00D3F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3D0646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CA97E5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D60BA2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2D24F6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93CBEB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A6E4BD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45FBE7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2F305967" w14:textId="77777777" w:rsidTr="00D336F8">
        <w:trPr>
          <w:trHeight w:val="171"/>
        </w:trPr>
        <w:tc>
          <w:tcPr>
            <w:tcW w:w="3280" w:type="dxa"/>
            <w:noWrap/>
            <w:hideMark/>
          </w:tcPr>
          <w:p w14:paraId="2C0A1CA3" w14:textId="035F234F" w:rsidR="0083538E" w:rsidRPr="004C1616" w:rsidRDefault="0083538E" w:rsidP="00242F1B">
            <w:pPr>
              <w:pStyle w:val="ListParagraph"/>
              <w:numPr>
                <w:ilvl w:val="0"/>
                <w:numId w:val="17"/>
              </w:numPr>
              <w:rPr>
                <w:rFonts w:ascii="Times New Roman" w:hAnsi="Times New Roman" w:cs="Times New Roman"/>
                <w:sz w:val="20"/>
                <w:szCs w:val="20"/>
              </w:rPr>
            </w:pPr>
            <w:r w:rsidRPr="004C1616">
              <w:rPr>
                <w:rFonts w:ascii="Times New Roman" w:hAnsi="Times New Roman" w:cs="Times New Roman"/>
                <w:sz w:val="20"/>
                <w:szCs w:val="20"/>
              </w:rPr>
              <w:t>AEDs given</w:t>
            </w:r>
          </w:p>
        </w:tc>
        <w:tc>
          <w:tcPr>
            <w:tcW w:w="465" w:type="dxa"/>
            <w:noWrap/>
            <w:hideMark/>
          </w:tcPr>
          <w:p w14:paraId="1AF9641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C80CB9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4107EB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7DAC26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E607D3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26AFE59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506D5E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249AE4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4FB0AB9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7B2D39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26BE94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0E0FCB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24BF3F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6DB0B6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C50F22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867294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48A6369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B8A385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0A065D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4704CE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342817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96EC79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9EBDFC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8F46255"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6D219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FAE2EA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840176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DCFA65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2C0C4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EDECE2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496FB3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r w:rsidR="0083538E" w:rsidRPr="00DC6787" w14:paraId="52A7B3C2" w14:textId="77777777" w:rsidTr="00D336F8">
        <w:trPr>
          <w:trHeight w:val="171"/>
        </w:trPr>
        <w:tc>
          <w:tcPr>
            <w:tcW w:w="3280" w:type="dxa"/>
            <w:noWrap/>
            <w:hideMark/>
          </w:tcPr>
          <w:p w14:paraId="6CE297E3" w14:textId="58FA7AA2" w:rsidR="0083538E" w:rsidRPr="004C1616" w:rsidRDefault="0083538E" w:rsidP="00242F1B">
            <w:pPr>
              <w:pStyle w:val="ListParagraph"/>
              <w:numPr>
                <w:ilvl w:val="0"/>
                <w:numId w:val="17"/>
              </w:numPr>
              <w:rPr>
                <w:rFonts w:ascii="Times New Roman" w:hAnsi="Times New Roman" w:cs="Times New Roman"/>
                <w:sz w:val="20"/>
                <w:szCs w:val="20"/>
              </w:rPr>
            </w:pPr>
            <w:r w:rsidRPr="004C1616">
              <w:rPr>
                <w:rFonts w:ascii="Times New Roman" w:hAnsi="Times New Roman" w:cs="Times New Roman"/>
                <w:sz w:val="20"/>
                <w:szCs w:val="20"/>
              </w:rPr>
              <w:t>Non-IVH ICH</w:t>
            </w:r>
          </w:p>
        </w:tc>
        <w:tc>
          <w:tcPr>
            <w:tcW w:w="465" w:type="dxa"/>
            <w:noWrap/>
            <w:hideMark/>
          </w:tcPr>
          <w:p w14:paraId="4BE9C6A4"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2766010"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7250218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722F81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395095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679406C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34D5C92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892BF7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07" w:type="dxa"/>
            <w:noWrap/>
            <w:hideMark/>
          </w:tcPr>
          <w:p w14:paraId="00C86AC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3B57517"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359C58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5FCA188"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7CD9E6E"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643D71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3A039F9"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4DCAF0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1340B9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4AC99F6"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C9B3581"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960661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723A2E9D"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3D1B333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787F03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5181D4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928848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2706D43"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2E1C4462"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0D78416B"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597259DF"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12EE9C1A"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c>
          <w:tcPr>
            <w:tcW w:w="416" w:type="dxa"/>
            <w:noWrap/>
            <w:hideMark/>
          </w:tcPr>
          <w:p w14:paraId="66E74DFC" w14:textId="77777777" w:rsidR="0083538E" w:rsidRPr="00DC6787" w:rsidRDefault="0083538E" w:rsidP="000F625F">
            <w:pPr>
              <w:rPr>
                <w:rFonts w:ascii="Times New Roman" w:hAnsi="Times New Roman" w:cs="Times New Roman"/>
                <w:b/>
                <w:bCs/>
              </w:rPr>
            </w:pPr>
            <w:r w:rsidRPr="00DC6787">
              <w:rPr>
                <w:rFonts w:ascii="Times New Roman" w:hAnsi="Times New Roman" w:cs="Times New Roman"/>
                <w:b/>
                <w:bCs/>
              </w:rPr>
              <w:t> </w:t>
            </w:r>
          </w:p>
        </w:tc>
      </w:tr>
    </w:tbl>
    <w:p w14:paraId="6E75AB4C" w14:textId="77777777" w:rsidR="0083538E" w:rsidRDefault="0083538E" w:rsidP="0083538E">
      <w:pPr>
        <w:pStyle w:val="Heading1"/>
        <w:rPr>
          <w:lang w:val="en-US"/>
        </w:rPr>
      </w:pPr>
      <w:bookmarkStart w:id="82" w:name="_Toc231310393"/>
      <w:r>
        <w:rPr>
          <w:lang w:val="en-US"/>
        </w:rPr>
        <w:t>Helper Form 3: Infect-GI-</w:t>
      </w:r>
      <w:proofErr w:type="spellStart"/>
      <w:r>
        <w:rPr>
          <w:lang w:val="en-US"/>
        </w:rPr>
        <w:t>Hema</w:t>
      </w:r>
      <w:bookmarkEnd w:id="82"/>
      <w:proofErr w:type="spellEnd"/>
      <w:r>
        <w:rPr>
          <w:lang w:val="en-US"/>
        </w:rPr>
        <w:t xml:space="preserve"> </w:t>
      </w:r>
    </w:p>
    <w:tbl>
      <w:tblPr>
        <w:tblStyle w:val="TableGrid"/>
        <w:tblW w:w="16290" w:type="dxa"/>
        <w:tblInd w:w="-995" w:type="dxa"/>
        <w:tblLook w:val="04A0" w:firstRow="1" w:lastRow="0" w:firstColumn="1" w:lastColumn="0" w:noHBand="0" w:noVBand="1"/>
      </w:tblPr>
      <w:tblGrid>
        <w:gridCol w:w="4027"/>
        <w:gridCol w:w="3955"/>
        <w:gridCol w:w="3955"/>
        <w:gridCol w:w="4353"/>
      </w:tblGrid>
      <w:tr w:rsidR="0083538E" w:rsidRPr="00397825" w14:paraId="268A1540" w14:textId="77777777" w:rsidTr="000F625F">
        <w:trPr>
          <w:trHeight w:val="255"/>
        </w:trPr>
        <w:tc>
          <w:tcPr>
            <w:tcW w:w="4027" w:type="dxa"/>
            <w:noWrap/>
            <w:hideMark/>
          </w:tcPr>
          <w:p w14:paraId="33397AF2" w14:textId="77777777" w:rsidR="0083538E" w:rsidRPr="00397825" w:rsidRDefault="0083538E" w:rsidP="000F625F">
            <w:pPr>
              <w:spacing w:line="276" w:lineRule="auto"/>
              <w:rPr>
                <w:rFonts w:ascii="Times New Roman" w:hAnsi="Times New Roman" w:cs="Times New Roman"/>
                <w:b/>
                <w:bCs/>
                <w:sz w:val="22"/>
                <w:szCs w:val="22"/>
              </w:rPr>
            </w:pPr>
            <w:proofErr w:type="spellStart"/>
            <w:r w:rsidRPr="00397825">
              <w:rPr>
                <w:rFonts w:ascii="Times New Roman" w:hAnsi="Times New Roman" w:cs="Times New Roman"/>
                <w:b/>
                <w:bCs/>
                <w:sz w:val="22"/>
                <w:szCs w:val="22"/>
              </w:rPr>
              <w:t>Enrollment</w:t>
            </w:r>
            <w:proofErr w:type="spellEnd"/>
            <w:r w:rsidRPr="00397825">
              <w:rPr>
                <w:rFonts w:ascii="Times New Roman" w:hAnsi="Times New Roman" w:cs="Times New Roman"/>
                <w:b/>
                <w:bCs/>
                <w:sz w:val="22"/>
                <w:szCs w:val="22"/>
              </w:rPr>
              <w:t xml:space="preserve"> ID:</w:t>
            </w:r>
            <w:r>
              <w:rPr>
                <w:rFonts w:ascii="Times New Roman" w:hAnsi="Times New Roman" w:cs="Times New Roman"/>
                <w:b/>
                <w:bCs/>
                <w:sz w:val="22"/>
                <w:szCs w:val="22"/>
              </w:rPr>
              <w:t xml:space="preserve"> __________</w:t>
            </w:r>
          </w:p>
        </w:tc>
        <w:tc>
          <w:tcPr>
            <w:tcW w:w="3955" w:type="dxa"/>
          </w:tcPr>
          <w:p w14:paraId="3F2E64F7" w14:textId="23080748" w:rsidR="0083538E" w:rsidRPr="00164316" w:rsidRDefault="0083538E" w:rsidP="000F625F">
            <w:pPr>
              <w:spacing w:line="276" w:lineRule="auto"/>
              <w:rPr>
                <w:rFonts w:ascii="Times New Roman" w:hAnsi="Times New Roman" w:cs="Times New Roman"/>
                <w:b/>
                <w:bCs/>
                <w:sz w:val="22"/>
                <w:szCs w:val="22"/>
              </w:rPr>
            </w:pPr>
            <w:r w:rsidRPr="00164316">
              <w:rPr>
                <w:rFonts w:ascii="Times New Roman" w:hAnsi="Times New Roman" w:cs="Times New Roman"/>
                <w:b/>
                <w:bCs/>
                <w:sz w:val="22"/>
                <w:szCs w:val="22"/>
              </w:rPr>
              <w:t>Gestation</w:t>
            </w:r>
            <w:ins w:id="83" w:author="Mannat Guliani" w:date="2026-06-11T13:37:00Z">
              <w:r w:rsidR="003535F7" w:rsidRPr="00164316">
                <w:rPr>
                  <w:rFonts w:ascii="Times New Roman" w:hAnsi="Times New Roman" w:cs="Times New Roman"/>
                  <w:b/>
                  <w:bCs/>
                  <w:sz w:val="22"/>
                  <w:szCs w:val="22"/>
                </w:rPr>
                <w:t>:</w:t>
              </w:r>
            </w:ins>
            <w:ins w:id="84" w:author="Mannat Guliani" w:date="2026-06-15T13:23:00Z">
              <w:r w:rsidR="00400D44">
                <w:rPr>
                  <w:rFonts w:ascii="Times New Roman" w:hAnsi="Times New Roman" w:cs="Times New Roman"/>
                  <w:b/>
                  <w:bCs/>
                  <w:sz w:val="22"/>
                  <w:szCs w:val="22"/>
                </w:rPr>
                <w:t xml:space="preserve"> </w:t>
              </w:r>
            </w:ins>
            <w:r>
              <w:rPr>
                <w:rFonts w:ascii="Times New Roman" w:hAnsi="Times New Roman" w:cs="Times New Roman"/>
                <w:b/>
                <w:bCs/>
                <w:sz w:val="22"/>
                <w:szCs w:val="22"/>
              </w:rPr>
              <w:t xml:space="preserve">_______ </w:t>
            </w:r>
            <w:proofErr w:type="spellStart"/>
            <w:r w:rsidRPr="00C9798B">
              <w:rPr>
                <w:rFonts w:ascii="Times New Roman" w:hAnsi="Times New Roman" w:cs="Times New Roman"/>
                <w:sz w:val="22"/>
                <w:szCs w:val="22"/>
              </w:rPr>
              <w:t>wks</w:t>
            </w:r>
            <w:proofErr w:type="spellEnd"/>
            <w:r>
              <w:rPr>
                <w:rFonts w:ascii="Times New Roman" w:hAnsi="Times New Roman" w:cs="Times New Roman"/>
                <w:b/>
                <w:bCs/>
                <w:sz w:val="22"/>
                <w:szCs w:val="22"/>
              </w:rPr>
              <w:t xml:space="preserve"> </w:t>
            </w:r>
            <w:r>
              <w:rPr>
                <w:rFonts w:ascii="Times New Roman" w:hAnsi="Times New Roman" w:cs="Times New Roman"/>
                <w:sz w:val="22"/>
                <w:szCs w:val="22"/>
                <w:lang w:val="en-US"/>
              </w:rPr>
              <w:t>____days</w:t>
            </w:r>
          </w:p>
        </w:tc>
        <w:tc>
          <w:tcPr>
            <w:tcW w:w="3955" w:type="dxa"/>
          </w:tcPr>
          <w:p w14:paraId="71E42368" w14:textId="77777777" w:rsidR="0083538E" w:rsidRPr="00164316" w:rsidRDefault="0083538E" w:rsidP="000F625F">
            <w:pPr>
              <w:spacing w:line="276" w:lineRule="auto"/>
              <w:rPr>
                <w:rFonts w:ascii="Times New Roman" w:hAnsi="Times New Roman" w:cs="Times New Roman"/>
                <w:b/>
                <w:bCs/>
                <w:sz w:val="22"/>
                <w:szCs w:val="22"/>
              </w:rPr>
            </w:pPr>
            <w:r>
              <w:rPr>
                <w:rFonts w:ascii="Times New Roman" w:hAnsi="Times New Roman" w:cs="Times New Roman"/>
                <w:b/>
                <w:bCs/>
                <w:sz w:val="22"/>
                <w:szCs w:val="22"/>
              </w:rPr>
              <w:t xml:space="preserve">Mother’s </w:t>
            </w:r>
            <w:r w:rsidRPr="00164316">
              <w:rPr>
                <w:rFonts w:ascii="Times New Roman" w:hAnsi="Times New Roman" w:cs="Times New Roman"/>
                <w:b/>
                <w:bCs/>
                <w:sz w:val="22"/>
                <w:szCs w:val="22"/>
              </w:rPr>
              <w:t>Name:</w:t>
            </w:r>
            <w:r>
              <w:rPr>
                <w:rFonts w:ascii="Times New Roman" w:hAnsi="Times New Roman" w:cs="Times New Roman"/>
                <w:b/>
                <w:bCs/>
                <w:sz w:val="22"/>
                <w:szCs w:val="22"/>
              </w:rPr>
              <w:t>________________</w:t>
            </w:r>
          </w:p>
        </w:tc>
        <w:tc>
          <w:tcPr>
            <w:tcW w:w="4353" w:type="dxa"/>
            <w:noWrap/>
            <w:hideMark/>
          </w:tcPr>
          <w:p w14:paraId="582F3827" w14:textId="77777777" w:rsidR="0083538E" w:rsidRPr="00397825" w:rsidRDefault="0083538E" w:rsidP="000F625F">
            <w:pPr>
              <w:spacing w:line="276" w:lineRule="auto"/>
              <w:rPr>
                <w:rFonts w:ascii="Times New Roman" w:hAnsi="Times New Roman" w:cs="Times New Roman"/>
                <w:b/>
                <w:bCs/>
                <w:sz w:val="22"/>
                <w:szCs w:val="22"/>
              </w:rPr>
            </w:pPr>
            <w:r>
              <w:rPr>
                <w:rFonts w:ascii="Times New Roman" w:hAnsi="Times New Roman" w:cs="Times New Roman"/>
                <w:b/>
                <w:bCs/>
                <w:sz w:val="22"/>
                <w:szCs w:val="22"/>
              </w:rPr>
              <w:t>Baby</w:t>
            </w:r>
            <w:r w:rsidRPr="00164316">
              <w:rPr>
                <w:rFonts w:ascii="Times New Roman" w:hAnsi="Times New Roman" w:cs="Times New Roman"/>
                <w:b/>
                <w:bCs/>
                <w:sz w:val="22"/>
                <w:szCs w:val="22"/>
              </w:rPr>
              <w:t xml:space="preserve"> UID: ________</w:t>
            </w:r>
            <w:r>
              <w:rPr>
                <w:rFonts w:ascii="Times New Roman" w:hAnsi="Times New Roman" w:cs="Times New Roman"/>
                <w:b/>
                <w:bCs/>
                <w:sz w:val="22"/>
                <w:szCs w:val="22"/>
              </w:rPr>
              <w:t>______</w:t>
            </w:r>
          </w:p>
        </w:tc>
      </w:tr>
    </w:tbl>
    <w:p w14:paraId="1A5DED01" w14:textId="77777777" w:rsidR="0083538E" w:rsidRDefault="0083538E" w:rsidP="003128E0">
      <w:pPr>
        <w:ind w:left="-990"/>
        <w:rPr>
          <w:rFonts w:ascii="Times New Roman" w:hAnsi="Times New Roman" w:cs="Times New Roman"/>
          <w:sz w:val="22"/>
          <w:szCs w:val="22"/>
          <w:lang w:val="en-US"/>
        </w:rPr>
      </w:pPr>
      <w:r w:rsidRPr="00EC0382">
        <w:rPr>
          <w:rFonts w:ascii="Times New Roman" w:hAnsi="Times New Roman" w:cs="Times New Roman"/>
          <w:sz w:val="22"/>
          <w:szCs w:val="22"/>
          <w:lang w:val="en-US"/>
        </w:rPr>
        <w:t xml:space="preserve">Instruction: Y=Yes, N=No, or enter value where applicable. </w:t>
      </w:r>
      <w:r>
        <w:rPr>
          <w:rFonts w:ascii="Times New Roman" w:hAnsi="Times New Roman" w:cs="Times New Roman"/>
          <w:sz w:val="22"/>
          <w:szCs w:val="22"/>
          <w:lang w:val="en-US"/>
        </w:rPr>
        <w:t>Complete at the end of 24 hours (8 am)</w:t>
      </w:r>
    </w:p>
    <w:tbl>
      <w:tblPr>
        <w:tblStyle w:val="TableGrid"/>
        <w:tblW w:w="16290" w:type="dxa"/>
        <w:tblInd w:w="-995" w:type="dxa"/>
        <w:tblLook w:val="04A0" w:firstRow="1" w:lastRow="0" w:firstColumn="1" w:lastColumn="0" w:noHBand="0" w:noVBand="1"/>
      </w:tblPr>
      <w:tblGrid>
        <w:gridCol w:w="2688"/>
        <w:gridCol w:w="426"/>
        <w:gridCol w:w="426"/>
        <w:gridCol w:w="426"/>
        <w:gridCol w:w="426"/>
        <w:gridCol w:w="426"/>
        <w:gridCol w:w="426"/>
        <w:gridCol w:w="426"/>
        <w:gridCol w:w="426"/>
        <w:gridCol w:w="426"/>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tblGrid>
      <w:tr w:rsidR="0083538E" w:rsidRPr="000814C9" w14:paraId="2BA8AFD9" w14:textId="77777777" w:rsidTr="000F625F">
        <w:trPr>
          <w:trHeight w:val="240"/>
        </w:trPr>
        <w:tc>
          <w:tcPr>
            <w:tcW w:w="2688" w:type="dxa"/>
            <w:noWrap/>
            <w:hideMark/>
          </w:tcPr>
          <w:p w14:paraId="2059EE0C"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Parameter</w:t>
            </w:r>
          </w:p>
        </w:tc>
        <w:tc>
          <w:tcPr>
            <w:tcW w:w="426" w:type="dxa"/>
            <w:noWrap/>
            <w:hideMark/>
          </w:tcPr>
          <w:p w14:paraId="350DFC0E"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w:t>
            </w:r>
          </w:p>
        </w:tc>
        <w:tc>
          <w:tcPr>
            <w:tcW w:w="426" w:type="dxa"/>
            <w:noWrap/>
            <w:hideMark/>
          </w:tcPr>
          <w:p w14:paraId="748B79AD"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w:t>
            </w:r>
          </w:p>
        </w:tc>
        <w:tc>
          <w:tcPr>
            <w:tcW w:w="426" w:type="dxa"/>
            <w:noWrap/>
            <w:hideMark/>
          </w:tcPr>
          <w:p w14:paraId="25C7E4D3"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3</w:t>
            </w:r>
          </w:p>
        </w:tc>
        <w:tc>
          <w:tcPr>
            <w:tcW w:w="426" w:type="dxa"/>
            <w:noWrap/>
            <w:hideMark/>
          </w:tcPr>
          <w:p w14:paraId="00A2399D"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4</w:t>
            </w:r>
          </w:p>
        </w:tc>
        <w:tc>
          <w:tcPr>
            <w:tcW w:w="426" w:type="dxa"/>
            <w:noWrap/>
            <w:hideMark/>
          </w:tcPr>
          <w:p w14:paraId="6A88F008"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5</w:t>
            </w:r>
          </w:p>
        </w:tc>
        <w:tc>
          <w:tcPr>
            <w:tcW w:w="426" w:type="dxa"/>
            <w:noWrap/>
            <w:hideMark/>
          </w:tcPr>
          <w:p w14:paraId="226D655C"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6</w:t>
            </w:r>
          </w:p>
        </w:tc>
        <w:tc>
          <w:tcPr>
            <w:tcW w:w="426" w:type="dxa"/>
            <w:noWrap/>
            <w:hideMark/>
          </w:tcPr>
          <w:p w14:paraId="59D6426D"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7</w:t>
            </w:r>
          </w:p>
        </w:tc>
        <w:tc>
          <w:tcPr>
            <w:tcW w:w="426" w:type="dxa"/>
            <w:noWrap/>
            <w:hideMark/>
          </w:tcPr>
          <w:p w14:paraId="0BBF3ECB"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8</w:t>
            </w:r>
          </w:p>
        </w:tc>
        <w:tc>
          <w:tcPr>
            <w:tcW w:w="426" w:type="dxa"/>
            <w:noWrap/>
            <w:hideMark/>
          </w:tcPr>
          <w:p w14:paraId="42D8BA80"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9</w:t>
            </w:r>
          </w:p>
        </w:tc>
        <w:tc>
          <w:tcPr>
            <w:tcW w:w="444" w:type="dxa"/>
            <w:noWrap/>
            <w:hideMark/>
          </w:tcPr>
          <w:p w14:paraId="0F77A8A7"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10</w:t>
            </w:r>
          </w:p>
        </w:tc>
        <w:tc>
          <w:tcPr>
            <w:tcW w:w="444" w:type="dxa"/>
            <w:noWrap/>
            <w:hideMark/>
          </w:tcPr>
          <w:p w14:paraId="7C8DD493"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11</w:t>
            </w:r>
          </w:p>
        </w:tc>
        <w:tc>
          <w:tcPr>
            <w:tcW w:w="444" w:type="dxa"/>
            <w:noWrap/>
            <w:hideMark/>
          </w:tcPr>
          <w:p w14:paraId="6820F74C"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12</w:t>
            </w:r>
          </w:p>
        </w:tc>
        <w:tc>
          <w:tcPr>
            <w:tcW w:w="444" w:type="dxa"/>
            <w:noWrap/>
            <w:hideMark/>
          </w:tcPr>
          <w:p w14:paraId="53BC0E07"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13</w:t>
            </w:r>
          </w:p>
        </w:tc>
        <w:tc>
          <w:tcPr>
            <w:tcW w:w="444" w:type="dxa"/>
            <w:noWrap/>
            <w:hideMark/>
          </w:tcPr>
          <w:p w14:paraId="70730033"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14</w:t>
            </w:r>
          </w:p>
        </w:tc>
        <w:tc>
          <w:tcPr>
            <w:tcW w:w="444" w:type="dxa"/>
            <w:noWrap/>
            <w:hideMark/>
          </w:tcPr>
          <w:p w14:paraId="06DBA6AE"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15</w:t>
            </w:r>
          </w:p>
        </w:tc>
        <w:tc>
          <w:tcPr>
            <w:tcW w:w="444" w:type="dxa"/>
            <w:noWrap/>
            <w:hideMark/>
          </w:tcPr>
          <w:p w14:paraId="33962852"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16</w:t>
            </w:r>
          </w:p>
        </w:tc>
        <w:tc>
          <w:tcPr>
            <w:tcW w:w="444" w:type="dxa"/>
            <w:noWrap/>
            <w:hideMark/>
          </w:tcPr>
          <w:p w14:paraId="229593BA"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17</w:t>
            </w:r>
          </w:p>
        </w:tc>
        <w:tc>
          <w:tcPr>
            <w:tcW w:w="444" w:type="dxa"/>
            <w:noWrap/>
            <w:hideMark/>
          </w:tcPr>
          <w:p w14:paraId="5F511A6A"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18</w:t>
            </w:r>
          </w:p>
        </w:tc>
        <w:tc>
          <w:tcPr>
            <w:tcW w:w="444" w:type="dxa"/>
            <w:noWrap/>
            <w:hideMark/>
          </w:tcPr>
          <w:p w14:paraId="456F382A"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19</w:t>
            </w:r>
          </w:p>
        </w:tc>
        <w:tc>
          <w:tcPr>
            <w:tcW w:w="444" w:type="dxa"/>
            <w:noWrap/>
            <w:hideMark/>
          </w:tcPr>
          <w:p w14:paraId="56CA6D10"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20</w:t>
            </w:r>
          </w:p>
        </w:tc>
        <w:tc>
          <w:tcPr>
            <w:tcW w:w="444" w:type="dxa"/>
            <w:noWrap/>
            <w:hideMark/>
          </w:tcPr>
          <w:p w14:paraId="2EC6D56E"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21</w:t>
            </w:r>
          </w:p>
        </w:tc>
        <w:tc>
          <w:tcPr>
            <w:tcW w:w="444" w:type="dxa"/>
            <w:noWrap/>
            <w:hideMark/>
          </w:tcPr>
          <w:p w14:paraId="1CF6B5E7"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22</w:t>
            </w:r>
          </w:p>
        </w:tc>
        <w:tc>
          <w:tcPr>
            <w:tcW w:w="444" w:type="dxa"/>
            <w:noWrap/>
            <w:hideMark/>
          </w:tcPr>
          <w:p w14:paraId="3FAD29B2"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23</w:t>
            </w:r>
          </w:p>
        </w:tc>
        <w:tc>
          <w:tcPr>
            <w:tcW w:w="444" w:type="dxa"/>
            <w:noWrap/>
            <w:hideMark/>
          </w:tcPr>
          <w:p w14:paraId="71257624"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24</w:t>
            </w:r>
          </w:p>
        </w:tc>
        <w:tc>
          <w:tcPr>
            <w:tcW w:w="444" w:type="dxa"/>
            <w:noWrap/>
            <w:hideMark/>
          </w:tcPr>
          <w:p w14:paraId="4532332C"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25</w:t>
            </w:r>
          </w:p>
        </w:tc>
        <w:tc>
          <w:tcPr>
            <w:tcW w:w="444" w:type="dxa"/>
            <w:noWrap/>
            <w:hideMark/>
          </w:tcPr>
          <w:p w14:paraId="31E1EEA2"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26</w:t>
            </w:r>
          </w:p>
        </w:tc>
        <w:tc>
          <w:tcPr>
            <w:tcW w:w="444" w:type="dxa"/>
            <w:noWrap/>
            <w:hideMark/>
          </w:tcPr>
          <w:p w14:paraId="438C99EA"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27</w:t>
            </w:r>
          </w:p>
        </w:tc>
        <w:tc>
          <w:tcPr>
            <w:tcW w:w="444" w:type="dxa"/>
            <w:noWrap/>
            <w:hideMark/>
          </w:tcPr>
          <w:p w14:paraId="03F9706A"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28</w:t>
            </w:r>
          </w:p>
        </w:tc>
        <w:tc>
          <w:tcPr>
            <w:tcW w:w="444" w:type="dxa"/>
            <w:noWrap/>
            <w:hideMark/>
          </w:tcPr>
          <w:p w14:paraId="135A5426"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29</w:t>
            </w:r>
          </w:p>
        </w:tc>
        <w:tc>
          <w:tcPr>
            <w:tcW w:w="444" w:type="dxa"/>
            <w:noWrap/>
            <w:hideMark/>
          </w:tcPr>
          <w:p w14:paraId="0B5AEDC8"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30</w:t>
            </w:r>
          </w:p>
        </w:tc>
        <w:tc>
          <w:tcPr>
            <w:tcW w:w="444" w:type="dxa"/>
            <w:noWrap/>
            <w:hideMark/>
          </w:tcPr>
          <w:p w14:paraId="3A60B912"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31</w:t>
            </w:r>
          </w:p>
        </w:tc>
      </w:tr>
      <w:tr w:rsidR="0083538E" w:rsidRPr="000814C9" w14:paraId="624E0576" w14:textId="77777777" w:rsidTr="000F625F">
        <w:trPr>
          <w:trHeight w:val="240"/>
        </w:trPr>
        <w:tc>
          <w:tcPr>
            <w:tcW w:w="2688" w:type="dxa"/>
            <w:noWrap/>
            <w:hideMark/>
          </w:tcPr>
          <w:p w14:paraId="016ED62D" w14:textId="77777777" w:rsidR="0083538E" w:rsidRPr="00FB12A5" w:rsidRDefault="0083538E" w:rsidP="000F625F">
            <w:pPr>
              <w:rPr>
                <w:rFonts w:ascii="Times New Roman" w:hAnsi="Times New Roman" w:cs="Times New Roman"/>
                <w:sz w:val="20"/>
                <w:szCs w:val="20"/>
              </w:rPr>
            </w:pPr>
            <w:r w:rsidRPr="00FB12A5">
              <w:rPr>
                <w:rFonts w:ascii="Times New Roman" w:hAnsi="Times New Roman" w:cs="Times New Roman"/>
                <w:sz w:val="20"/>
                <w:szCs w:val="20"/>
              </w:rPr>
              <w:t>Date (</w:t>
            </w:r>
            <w:proofErr w:type="spellStart"/>
            <w:r w:rsidRPr="00FB12A5">
              <w:rPr>
                <w:rFonts w:ascii="Times New Roman" w:hAnsi="Times New Roman" w:cs="Times New Roman"/>
                <w:sz w:val="20"/>
                <w:szCs w:val="20"/>
              </w:rPr>
              <w:t>dd</w:t>
            </w:r>
            <w:proofErr w:type="spellEnd"/>
            <w:r w:rsidRPr="00FB12A5">
              <w:rPr>
                <w:rFonts w:ascii="Times New Roman" w:hAnsi="Times New Roman" w:cs="Times New Roman"/>
                <w:sz w:val="20"/>
                <w:szCs w:val="20"/>
              </w:rPr>
              <w:t>/mm)</w:t>
            </w:r>
          </w:p>
        </w:tc>
        <w:tc>
          <w:tcPr>
            <w:tcW w:w="426" w:type="dxa"/>
            <w:noWrap/>
          </w:tcPr>
          <w:p w14:paraId="141B349F" w14:textId="77777777" w:rsidR="0083538E" w:rsidRPr="000814C9" w:rsidRDefault="0083538E" w:rsidP="000F625F">
            <w:pPr>
              <w:rPr>
                <w:rFonts w:ascii="Times New Roman" w:hAnsi="Times New Roman" w:cs="Times New Roman"/>
                <w:sz w:val="22"/>
                <w:szCs w:val="22"/>
              </w:rPr>
            </w:pPr>
          </w:p>
        </w:tc>
        <w:tc>
          <w:tcPr>
            <w:tcW w:w="426" w:type="dxa"/>
            <w:noWrap/>
          </w:tcPr>
          <w:p w14:paraId="72BE7B0C" w14:textId="77777777" w:rsidR="0083538E" w:rsidRPr="000814C9" w:rsidRDefault="0083538E" w:rsidP="000F625F">
            <w:pPr>
              <w:rPr>
                <w:rFonts w:ascii="Times New Roman" w:hAnsi="Times New Roman" w:cs="Times New Roman"/>
                <w:sz w:val="22"/>
                <w:szCs w:val="22"/>
              </w:rPr>
            </w:pPr>
          </w:p>
        </w:tc>
        <w:tc>
          <w:tcPr>
            <w:tcW w:w="426" w:type="dxa"/>
            <w:noWrap/>
          </w:tcPr>
          <w:p w14:paraId="1083650D" w14:textId="77777777" w:rsidR="0083538E" w:rsidRPr="000814C9" w:rsidRDefault="0083538E" w:rsidP="000F625F">
            <w:pPr>
              <w:rPr>
                <w:rFonts w:ascii="Times New Roman" w:hAnsi="Times New Roman" w:cs="Times New Roman"/>
                <w:sz w:val="22"/>
                <w:szCs w:val="22"/>
              </w:rPr>
            </w:pPr>
          </w:p>
        </w:tc>
        <w:tc>
          <w:tcPr>
            <w:tcW w:w="426" w:type="dxa"/>
            <w:noWrap/>
          </w:tcPr>
          <w:p w14:paraId="1BC84BF6" w14:textId="77777777" w:rsidR="0083538E" w:rsidRPr="000814C9" w:rsidRDefault="0083538E" w:rsidP="000F625F">
            <w:pPr>
              <w:rPr>
                <w:rFonts w:ascii="Times New Roman" w:hAnsi="Times New Roman" w:cs="Times New Roman"/>
                <w:sz w:val="22"/>
                <w:szCs w:val="22"/>
              </w:rPr>
            </w:pPr>
          </w:p>
        </w:tc>
        <w:tc>
          <w:tcPr>
            <w:tcW w:w="426" w:type="dxa"/>
            <w:noWrap/>
          </w:tcPr>
          <w:p w14:paraId="6E16E498" w14:textId="77777777" w:rsidR="0083538E" w:rsidRPr="000814C9" w:rsidRDefault="0083538E" w:rsidP="000F625F">
            <w:pPr>
              <w:rPr>
                <w:rFonts w:ascii="Times New Roman" w:hAnsi="Times New Roman" w:cs="Times New Roman"/>
                <w:sz w:val="22"/>
                <w:szCs w:val="22"/>
              </w:rPr>
            </w:pPr>
          </w:p>
        </w:tc>
        <w:tc>
          <w:tcPr>
            <w:tcW w:w="426" w:type="dxa"/>
            <w:noWrap/>
          </w:tcPr>
          <w:p w14:paraId="7F4C9F50" w14:textId="77777777" w:rsidR="0083538E" w:rsidRPr="000814C9" w:rsidRDefault="0083538E" w:rsidP="000F625F">
            <w:pPr>
              <w:rPr>
                <w:rFonts w:ascii="Times New Roman" w:hAnsi="Times New Roman" w:cs="Times New Roman"/>
                <w:sz w:val="22"/>
                <w:szCs w:val="22"/>
              </w:rPr>
            </w:pPr>
          </w:p>
        </w:tc>
        <w:tc>
          <w:tcPr>
            <w:tcW w:w="426" w:type="dxa"/>
            <w:noWrap/>
          </w:tcPr>
          <w:p w14:paraId="3988C942" w14:textId="77777777" w:rsidR="0083538E" w:rsidRPr="000814C9" w:rsidRDefault="0083538E" w:rsidP="000F625F">
            <w:pPr>
              <w:rPr>
                <w:rFonts w:ascii="Times New Roman" w:hAnsi="Times New Roman" w:cs="Times New Roman"/>
                <w:sz w:val="22"/>
                <w:szCs w:val="22"/>
              </w:rPr>
            </w:pPr>
          </w:p>
        </w:tc>
        <w:tc>
          <w:tcPr>
            <w:tcW w:w="426" w:type="dxa"/>
            <w:noWrap/>
          </w:tcPr>
          <w:p w14:paraId="4F9DB2EE" w14:textId="77777777" w:rsidR="0083538E" w:rsidRPr="000814C9" w:rsidRDefault="0083538E" w:rsidP="000F625F">
            <w:pPr>
              <w:rPr>
                <w:rFonts w:ascii="Times New Roman" w:hAnsi="Times New Roman" w:cs="Times New Roman"/>
                <w:sz w:val="22"/>
                <w:szCs w:val="22"/>
              </w:rPr>
            </w:pPr>
          </w:p>
        </w:tc>
        <w:tc>
          <w:tcPr>
            <w:tcW w:w="426" w:type="dxa"/>
            <w:noWrap/>
          </w:tcPr>
          <w:p w14:paraId="6FE63903" w14:textId="77777777" w:rsidR="0083538E" w:rsidRPr="000814C9" w:rsidRDefault="0083538E" w:rsidP="000F625F">
            <w:pPr>
              <w:rPr>
                <w:rFonts w:ascii="Times New Roman" w:hAnsi="Times New Roman" w:cs="Times New Roman"/>
                <w:sz w:val="22"/>
                <w:szCs w:val="22"/>
              </w:rPr>
            </w:pPr>
          </w:p>
        </w:tc>
        <w:tc>
          <w:tcPr>
            <w:tcW w:w="444" w:type="dxa"/>
            <w:noWrap/>
          </w:tcPr>
          <w:p w14:paraId="6E261F26" w14:textId="77777777" w:rsidR="0083538E" w:rsidRPr="000814C9" w:rsidRDefault="0083538E" w:rsidP="000F625F">
            <w:pPr>
              <w:rPr>
                <w:rFonts w:ascii="Times New Roman" w:hAnsi="Times New Roman" w:cs="Times New Roman"/>
                <w:sz w:val="22"/>
                <w:szCs w:val="22"/>
              </w:rPr>
            </w:pPr>
          </w:p>
        </w:tc>
        <w:tc>
          <w:tcPr>
            <w:tcW w:w="444" w:type="dxa"/>
            <w:noWrap/>
          </w:tcPr>
          <w:p w14:paraId="4785E6C5" w14:textId="77777777" w:rsidR="0083538E" w:rsidRPr="000814C9" w:rsidRDefault="0083538E" w:rsidP="000F625F">
            <w:pPr>
              <w:rPr>
                <w:rFonts w:ascii="Times New Roman" w:hAnsi="Times New Roman" w:cs="Times New Roman"/>
                <w:sz w:val="22"/>
                <w:szCs w:val="22"/>
              </w:rPr>
            </w:pPr>
          </w:p>
        </w:tc>
        <w:tc>
          <w:tcPr>
            <w:tcW w:w="444" w:type="dxa"/>
            <w:noWrap/>
          </w:tcPr>
          <w:p w14:paraId="76F2F80B" w14:textId="77777777" w:rsidR="0083538E" w:rsidRPr="000814C9" w:rsidRDefault="0083538E" w:rsidP="000F625F">
            <w:pPr>
              <w:rPr>
                <w:rFonts w:ascii="Times New Roman" w:hAnsi="Times New Roman" w:cs="Times New Roman"/>
                <w:sz w:val="22"/>
                <w:szCs w:val="22"/>
              </w:rPr>
            </w:pPr>
          </w:p>
        </w:tc>
        <w:tc>
          <w:tcPr>
            <w:tcW w:w="444" w:type="dxa"/>
            <w:noWrap/>
          </w:tcPr>
          <w:p w14:paraId="6222AE16" w14:textId="77777777" w:rsidR="0083538E" w:rsidRPr="000814C9" w:rsidRDefault="0083538E" w:rsidP="000F625F">
            <w:pPr>
              <w:rPr>
                <w:rFonts w:ascii="Times New Roman" w:hAnsi="Times New Roman" w:cs="Times New Roman"/>
                <w:sz w:val="22"/>
                <w:szCs w:val="22"/>
              </w:rPr>
            </w:pPr>
          </w:p>
        </w:tc>
        <w:tc>
          <w:tcPr>
            <w:tcW w:w="444" w:type="dxa"/>
            <w:noWrap/>
          </w:tcPr>
          <w:p w14:paraId="677D7801" w14:textId="77777777" w:rsidR="0083538E" w:rsidRPr="000814C9" w:rsidRDefault="0083538E" w:rsidP="000F625F">
            <w:pPr>
              <w:rPr>
                <w:rFonts w:ascii="Times New Roman" w:hAnsi="Times New Roman" w:cs="Times New Roman"/>
                <w:sz w:val="22"/>
                <w:szCs w:val="22"/>
              </w:rPr>
            </w:pPr>
          </w:p>
        </w:tc>
        <w:tc>
          <w:tcPr>
            <w:tcW w:w="444" w:type="dxa"/>
            <w:noWrap/>
          </w:tcPr>
          <w:p w14:paraId="53719B6C" w14:textId="77777777" w:rsidR="0083538E" w:rsidRPr="000814C9" w:rsidRDefault="0083538E" w:rsidP="000F625F">
            <w:pPr>
              <w:rPr>
                <w:rFonts w:ascii="Times New Roman" w:hAnsi="Times New Roman" w:cs="Times New Roman"/>
                <w:sz w:val="22"/>
                <w:szCs w:val="22"/>
              </w:rPr>
            </w:pPr>
          </w:p>
        </w:tc>
        <w:tc>
          <w:tcPr>
            <w:tcW w:w="444" w:type="dxa"/>
            <w:noWrap/>
          </w:tcPr>
          <w:p w14:paraId="48646F00" w14:textId="77777777" w:rsidR="0083538E" w:rsidRPr="000814C9" w:rsidRDefault="0083538E" w:rsidP="000F625F">
            <w:pPr>
              <w:rPr>
                <w:rFonts w:ascii="Times New Roman" w:hAnsi="Times New Roman" w:cs="Times New Roman"/>
                <w:sz w:val="22"/>
                <w:szCs w:val="22"/>
              </w:rPr>
            </w:pPr>
          </w:p>
        </w:tc>
        <w:tc>
          <w:tcPr>
            <w:tcW w:w="444" w:type="dxa"/>
            <w:noWrap/>
          </w:tcPr>
          <w:p w14:paraId="50033B00" w14:textId="77777777" w:rsidR="0083538E" w:rsidRPr="000814C9" w:rsidRDefault="0083538E" w:rsidP="000F625F">
            <w:pPr>
              <w:rPr>
                <w:rFonts w:ascii="Times New Roman" w:hAnsi="Times New Roman" w:cs="Times New Roman"/>
                <w:sz w:val="22"/>
                <w:szCs w:val="22"/>
              </w:rPr>
            </w:pPr>
          </w:p>
        </w:tc>
        <w:tc>
          <w:tcPr>
            <w:tcW w:w="444" w:type="dxa"/>
            <w:noWrap/>
          </w:tcPr>
          <w:p w14:paraId="26FB4D56" w14:textId="77777777" w:rsidR="0083538E" w:rsidRPr="000814C9" w:rsidRDefault="0083538E" w:rsidP="000F625F">
            <w:pPr>
              <w:rPr>
                <w:rFonts w:ascii="Times New Roman" w:hAnsi="Times New Roman" w:cs="Times New Roman"/>
                <w:sz w:val="22"/>
                <w:szCs w:val="22"/>
              </w:rPr>
            </w:pPr>
          </w:p>
        </w:tc>
        <w:tc>
          <w:tcPr>
            <w:tcW w:w="444" w:type="dxa"/>
            <w:noWrap/>
          </w:tcPr>
          <w:p w14:paraId="11D2AA05" w14:textId="77777777" w:rsidR="0083538E" w:rsidRPr="000814C9" w:rsidRDefault="0083538E" w:rsidP="000F625F">
            <w:pPr>
              <w:rPr>
                <w:rFonts w:ascii="Times New Roman" w:hAnsi="Times New Roman" w:cs="Times New Roman"/>
                <w:sz w:val="22"/>
                <w:szCs w:val="22"/>
              </w:rPr>
            </w:pPr>
          </w:p>
        </w:tc>
        <w:tc>
          <w:tcPr>
            <w:tcW w:w="444" w:type="dxa"/>
            <w:noWrap/>
          </w:tcPr>
          <w:p w14:paraId="59D14A1F" w14:textId="77777777" w:rsidR="0083538E" w:rsidRPr="000814C9" w:rsidRDefault="0083538E" w:rsidP="000F625F">
            <w:pPr>
              <w:rPr>
                <w:rFonts w:ascii="Times New Roman" w:hAnsi="Times New Roman" w:cs="Times New Roman"/>
                <w:sz w:val="22"/>
                <w:szCs w:val="22"/>
              </w:rPr>
            </w:pPr>
          </w:p>
        </w:tc>
        <w:tc>
          <w:tcPr>
            <w:tcW w:w="444" w:type="dxa"/>
            <w:noWrap/>
          </w:tcPr>
          <w:p w14:paraId="4D156BF7" w14:textId="77777777" w:rsidR="0083538E" w:rsidRPr="000814C9" w:rsidRDefault="0083538E" w:rsidP="000F625F">
            <w:pPr>
              <w:rPr>
                <w:rFonts w:ascii="Times New Roman" w:hAnsi="Times New Roman" w:cs="Times New Roman"/>
                <w:sz w:val="22"/>
                <w:szCs w:val="22"/>
              </w:rPr>
            </w:pPr>
          </w:p>
        </w:tc>
        <w:tc>
          <w:tcPr>
            <w:tcW w:w="444" w:type="dxa"/>
            <w:noWrap/>
          </w:tcPr>
          <w:p w14:paraId="49DBC15D" w14:textId="77777777" w:rsidR="0083538E" w:rsidRPr="000814C9" w:rsidRDefault="0083538E" w:rsidP="000F625F">
            <w:pPr>
              <w:rPr>
                <w:rFonts w:ascii="Times New Roman" w:hAnsi="Times New Roman" w:cs="Times New Roman"/>
                <w:sz w:val="22"/>
                <w:szCs w:val="22"/>
              </w:rPr>
            </w:pPr>
          </w:p>
        </w:tc>
        <w:tc>
          <w:tcPr>
            <w:tcW w:w="444" w:type="dxa"/>
            <w:noWrap/>
          </w:tcPr>
          <w:p w14:paraId="0E95F670" w14:textId="77777777" w:rsidR="0083538E" w:rsidRPr="000814C9" w:rsidRDefault="0083538E" w:rsidP="000F625F">
            <w:pPr>
              <w:rPr>
                <w:rFonts w:ascii="Times New Roman" w:hAnsi="Times New Roman" w:cs="Times New Roman"/>
                <w:sz w:val="22"/>
                <w:szCs w:val="22"/>
              </w:rPr>
            </w:pPr>
          </w:p>
        </w:tc>
        <w:tc>
          <w:tcPr>
            <w:tcW w:w="444" w:type="dxa"/>
            <w:noWrap/>
          </w:tcPr>
          <w:p w14:paraId="2A1BDE83" w14:textId="77777777" w:rsidR="0083538E" w:rsidRPr="000814C9" w:rsidRDefault="0083538E" w:rsidP="000F625F">
            <w:pPr>
              <w:rPr>
                <w:rFonts w:ascii="Times New Roman" w:hAnsi="Times New Roman" w:cs="Times New Roman"/>
                <w:sz w:val="22"/>
                <w:szCs w:val="22"/>
              </w:rPr>
            </w:pPr>
          </w:p>
        </w:tc>
        <w:tc>
          <w:tcPr>
            <w:tcW w:w="444" w:type="dxa"/>
            <w:noWrap/>
          </w:tcPr>
          <w:p w14:paraId="0A34076F" w14:textId="77777777" w:rsidR="0083538E" w:rsidRPr="000814C9" w:rsidRDefault="0083538E" w:rsidP="000F625F">
            <w:pPr>
              <w:rPr>
                <w:rFonts w:ascii="Times New Roman" w:hAnsi="Times New Roman" w:cs="Times New Roman"/>
                <w:sz w:val="22"/>
                <w:szCs w:val="22"/>
              </w:rPr>
            </w:pPr>
          </w:p>
        </w:tc>
        <w:tc>
          <w:tcPr>
            <w:tcW w:w="444" w:type="dxa"/>
            <w:noWrap/>
          </w:tcPr>
          <w:p w14:paraId="090DD783" w14:textId="77777777" w:rsidR="0083538E" w:rsidRPr="000814C9" w:rsidRDefault="0083538E" w:rsidP="000F625F">
            <w:pPr>
              <w:rPr>
                <w:rFonts w:ascii="Times New Roman" w:hAnsi="Times New Roman" w:cs="Times New Roman"/>
                <w:sz w:val="22"/>
                <w:szCs w:val="22"/>
              </w:rPr>
            </w:pPr>
          </w:p>
        </w:tc>
        <w:tc>
          <w:tcPr>
            <w:tcW w:w="444" w:type="dxa"/>
            <w:noWrap/>
          </w:tcPr>
          <w:p w14:paraId="73117A2E" w14:textId="77777777" w:rsidR="0083538E" w:rsidRPr="000814C9" w:rsidRDefault="0083538E" w:rsidP="000F625F">
            <w:pPr>
              <w:rPr>
                <w:rFonts w:ascii="Times New Roman" w:hAnsi="Times New Roman" w:cs="Times New Roman"/>
                <w:sz w:val="22"/>
                <w:szCs w:val="22"/>
              </w:rPr>
            </w:pPr>
          </w:p>
        </w:tc>
        <w:tc>
          <w:tcPr>
            <w:tcW w:w="444" w:type="dxa"/>
            <w:noWrap/>
          </w:tcPr>
          <w:p w14:paraId="00891C65" w14:textId="77777777" w:rsidR="0083538E" w:rsidRPr="000814C9" w:rsidRDefault="0083538E" w:rsidP="000F625F">
            <w:pPr>
              <w:rPr>
                <w:rFonts w:ascii="Times New Roman" w:hAnsi="Times New Roman" w:cs="Times New Roman"/>
                <w:sz w:val="22"/>
                <w:szCs w:val="22"/>
              </w:rPr>
            </w:pPr>
          </w:p>
        </w:tc>
        <w:tc>
          <w:tcPr>
            <w:tcW w:w="444" w:type="dxa"/>
            <w:noWrap/>
          </w:tcPr>
          <w:p w14:paraId="2712EE8A" w14:textId="77777777" w:rsidR="0083538E" w:rsidRPr="000814C9" w:rsidRDefault="0083538E" w:rsidP="000F625F">
            <w:pPr>
              <w:rPr>
                <w:rFonts w:ascii="Times New Roman" w:hAnsi="Times New Roman" w:cs="Times New Roman"/>
                <w:sz w:val="22"/>
                <w:szCs w:val="22"/>
              </w:rPr>
            </w:pPr>
          </w:p>
        </w:tc>
        <w:tc>
          <w:tcPr>
            <w:tcW w:w="444" w:type="dxa"/>
            <w:noWrap/>
          </w:tcPr>
          <w:p w14:paraId="1C55DF2E" w14:textId="77777777" w:rsidR="0083538E" w:rsidRPr="000814C9" w:rsidRDefault="0083538E" w:rsidP="000F625F">
            <w:pPr>
              <w:rPr>
                <w:rFonts w:ascii="Times New Roman" w:hAnsi="Times New Roman" w:cs="Times New Roman"/>
                <w:sz w:val="22"/>
                <w:szCs w:val="22"/>
              </w:rPr>
            </w:pPr>
          </w:p>
        </w:tc>
        <w:tc>
          <w:tcPr>
            <w:tcW w:w="444" w:type="dxa"/>
            <w:noWrap/>
          </w:tcPr>
          <w:p w14:paraId="255FABC9" w14:textId="77777777" w:rsidR="0083538E" w:rsidRPr="000814C9" w:rsidRDefault="0083538E" w:rsidP="000F625F">
            <w:pPr>
              <w:rPr>
                <w:rFonts w:ascii="Times New Roman" w:hAnsi="Times New Roman" w:cs="Times New Roman"/>
                <w:sz w:val="22"/>
                <w:szCs w:val="22"/>
              </w:rPr>
            </w:pPr>
          </w:p>
        </w:tc>
      </w:tr>
      <w:tr w:rsidR="0083538E" w:rsidRPr="000814C9" w14:paraId="1B7C69ED" w14:textId="77777777" w:rsidTr="000F625F">
        <w:trPr>
          <w:trHeight w:val="240"/>
        </w:trPr>
        <w:tc>
          <w:tcPr>
            <w:tcW w:w="2688" w:type="dxa"/>
            <w:shd w:val="clear" w:color="auto" w:fill="DEEAF6" w:themeFill="accent1" w:themeFillTint="33"/>
            <w:noWrap/>
            <w:hideMark/>
          </w:tcPr>
          <w:p w14:paraId="66347457" w14:textId="2F488B8D" w:rsidR="0083538E" w:rsidRPr="00FB12A5" w:rsidRDefault="00085DA9" w:rsidP="000F625F">
            <w:pPr>
              <w:rPr>
                <w:rFonts w:ascii="Times New Roman" w:hAnsi="Times New Roman" w:cs="Times New Roman"/>
                <w:b/>
                <w:bCs/>
                <w:sz w:val="20"/>
                <w:szCs w:val="20"/>
              </w:rPr>
            </w:pPr>
            <w:r>
              <w:rPr>
                <w:rFonts w:ascii="Times New Roman" w:hAnsi="Times New Roman" w:cs="Times New Roman"/>
                <w:b/>
                <w:bCs/>
                <w:sz w:val="20"/>
                <w:szCs w:val="20"/>
              </w:rPr>
              <w:t xml:space="preserve">3.1 </w:t>
            </w:r>
            <w:r w:rsidR="0083538E" w:rsidRPr="00FB12A5">
              <w:rPr>
                <w:rFonts w:ascii="Times New Roman" w:hAnsi="Times New Roman" w:cs="Times New Roman"/>
                <w:b/>
                <w:bCs/>
                <w:sz w:val="20"/>
                <w:szCs w:val="20"/>
              </w:rPr>
              <w:t>INFECTION</w:t>
            </w:r>
          </w:p>
        </w:tc>
        <w:tc>
          <w:tcPr>
            <w:tcW w:w="426" w:type="dxa"/>
            <w:shd w:val="clear" w:color="auto" w:fill="DEEAF6" w:themeFill="accent1" w:themeFillTint="33"/>
            <w:noWrap/>
            <w:hideMark/>
          </w:tcPr>
          <w:p w14:paraId="0560287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54FE190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3313F92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204A9A4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690C427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165FD34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7539667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361DDAD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3261800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179C4D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17824C3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7CB1E1F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4F35DB3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0272F1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5A46269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5044947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7200E9A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28119E7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46F9F90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7ED25BC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718A96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3827BDD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7AAD0B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1F1721F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557E5D1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BC51D5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04031CA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066ECCF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3BA169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750095A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327A5E3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461174BE" w14:textId="77777777" w:rsidTr="000F625F">
        <w:trPr>
          <w:trHeight w:val="240"/>
        </w:trPr>
        <w:tc>
          <w:tcPr>
            <w:tcW w:w="2688" w:type="dxa"/>
            <w:noWrap/>
            <w:hideMark/>
          </w:tcPr>
          <w:p w14:paraId="0EF860B3" w14:textId="4F4A674E"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Sepsis suspected</w:t>
            </w:r>
          </w:p>
        </w:tc>
        <w:tc>
          <w:tcPr>
            <w:tcW w:w="426" w:type="dxa"/>
            <w:noWrap/>
            <w:hideMark/>
          </w:tcPr>
          <w:p w14:paraId="69A25DF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4FB834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FE81DA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6C54D0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A27FCF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B1FCB1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DBF493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E6963C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C24BE9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8B0EB7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646260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C2E70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CAB402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0C992A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00BF32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57AE02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5F6F81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E9948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98D992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8388C7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C706B6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FD5D3B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92715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B7D287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B86AE9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8E4511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A07935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FACE62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705FC6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BB1930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6632F1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393E4E0F" w14:textId="77777777" w:rsidTr="000F625F">
        <w:trPr>
          <w:trHeight w:val="240"/>
        </w:trPr>
        <w:tc>
          <w:tcPr>
            <w:tcW w:w="2688" w:type="dxa"/>
            <w:noWrap/>
            <w:hideMark/>
          </w:tcPr>
          <w:p w14:paraId="26B88780"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Blood culture sent</w:t>
            </w:r>
          </w:p>
        </w:tc>
        <w:tc>
          <w:tcPr>
            <w:tcW w:w="426" w:type="dxa"/>
            <w:noWrap/>
            <w:hideMark/>
          </w:tcPr>
          <w:p w14:paraId="1032F14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D5DDD2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4F8C2E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65B080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D5050D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D39D61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ED8157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2BC44A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BA3A7D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06BD5A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3EF3D2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C090B4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20393E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E4D628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9C9A09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721DE7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960B53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E145F4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E9853B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4D0E91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D8B5EE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6C41F8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CF9671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6F3AA6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CDDFAB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AE8975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802184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3694BE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992CCE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FCB221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EE7AF5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5025362A" w14:textId="77777777" w:rsidTr="000F625F">
        <w:trPr>
          <w:trHeight w:val="240"/>
        </w:trPr>
        <w:tc>
          <w:tcPr>
            <w:tcW w:w="2688" w:type="dxa"/>
            <w:noWrap/>
            <w:hideMark/>
          </w:tcPr>
          <w:p w14:paraId="26456ACB" w14:textId="0777B0F4" w:rsidR="0083538E" w:rsidRPr="00085DA9" w:rsidRDefault="0083538E" w:rsidP="00242F1B">
            <w:pPr>
              <w:pStyle w:val="ListParagraph"/>
              <w:numPr>
                <w:ilvl w:val="0"/>
                <w:numId w:val="19"/>
              </w:numPr>
              <w:rPr>
                <w:rFonts w:ascii="Times New Roman" w:hAnsi="Times New Roman" w:cs="Times New Roman"/>
                <w:sz w:val="20"/>
                <w:szCs w:val="20"/>
              </w:rPr>
            </w:pPr>
            <w:commentRangeStart w:id="85"/>
            <w:r w:rsidRPr="00085DA9">
              <w:rPr>
                <w:rFonts w:ascii="Times New Roman" w:hAnsi="Times New Roman" w:cs="Times New Roman"/>
                <w:sz w:val="20"/>
                <w:szCs w:val="20"/>
              </w:rPr>
              <w:t xml:space="preserve">Blood culture </w:t>
            </w:r>
            <w:del w:id="86" w:author="Mannat Guliani" w:date="2026-06-15T13:27:00Z">
              <w:r w:rsidRPr="00085DA9" w:rsidDel="00400D44">
                <w:rPr>
                  <w:rFonts w:ascii="Times New Roman" w:hAnsi="Times New Roman" w:cs="Times New Roman"/>
                  <w:sz w:val="20"/>
                  <w:szCs w:val="20"/>
                </w:rPr>
                <w:delText>positive</w:delText>
              </w:r>
              <w:commentRangeEnd w:id="85"/>
              <w:r w:rsidR="00E82FCC" w:rsidDel="00400D44">
                <w:rPr>
                  <w:rStyle w:val="CommentReference"/>
                  <w:rFonts w:cs="Mangal"/>
                </w:rPr>
                <w:commentReference w:id="85"/>
              </w:r>
            </w:del>
          </w:p>
        </w:tc>
        <w:tc>
          <w:tcPr>
            <w:tcW w:w="426" w:type="dxa"/>
            <w:noWrap/>
            <w:hideMark/>
          </w:tcPr>
          <w:p w14:paraId="501EC35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737BE8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0956BE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F5875F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FB2A62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39BFD3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24D9D1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690561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A43AF4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1A851D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157B80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D3B12F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E52AF3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519DBD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C141D9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AC15E7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751BEE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6150B7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066B25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ED5B90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8275B0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8DC7C4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D97997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BE81C0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287839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3CF41D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11DD21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0116EE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7D9919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0B3A56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6DE105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195127CD" w14:textId="77777777" w:rsidTr="000F625F">
        <w:trPr>
          <w:trHeight w:val="240"/>
        </w:trPr>
        <w:tc>
          <w:tcPr>
            <w:tcW w:w="2688" w:type="dxa"/>
            <w:noWrap/>
            <w:hideMark/>
          </w:tcPr>
          <w:p w14:paraId="3C9A80D5"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Antibiotics</w:t>
            </w:r>
          </w:p>
        </w:tc>
        <w:tc>
          <w:tcPr>
            <w:tcW w:w="426" w:type="dxa"/>
            <w:noWrap/>
            <w:hideMark/>
          </w:tcPr>
          <w:p w14:paraId="0E4D3EE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473D1E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A477F0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3E104A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A7CAE6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C3C35B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CE53DB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17E657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907259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23B491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76FA27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0B78D8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CBD9B5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0FDE32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6FF202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480AC9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76905F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3161BD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237A5E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BE5819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EA9478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F29354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AED794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351564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267CD5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33C690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F95174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5AA659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5094E0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103C83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9241BF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193855B5" w14:textId="77777777" w:rsidTr="000F625F">
        <w:trPr>
          <w:trHeight w:val="240"/>
        </w:trPr>
        <w:tc>
          <w:tcPr>
            <w:tcW w:w="2688" w:type="dxa"/>
            <w:noWrap/>
            <w:hideMark/>
          </w:tcPr>
          <w:p w14:paraId="597093E0"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LP done</w:t>
            </w:r>
          </w:p>
        </w:tc>
        <w:tc>
          <w:tcPr>
            <w:tcW w:w="426" w:type="dxa"/>
            <w:noWrap/>
            <w:hideMark/>
          </w:tcPr>
          <w:p w14:paraId="4EE5DF4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3B2832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25E2E0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218D1F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D3B70C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C636FA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DBEF17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14309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3DCAD1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3E8D8C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6D0C4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21BA29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939C08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79B683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FFAAF4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F23C6D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A90AE1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B730C1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7A455A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676CC7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68E170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415D9F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55850B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81E6BB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216BAB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D05247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955C9D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B2D35A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0709E9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B7FD20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1AA317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1F3EB175" w14:textId="77777777" w:rsidTr="000F625F">
        <w:trPr>
          <w:trHeight w:val="240"/>
        </w:trPr>
        <w:tc>
          <w:tcPr>
            <w:tcW w:w="2688" w:type="dxa"/>
            <w:noWrap/>
            <w:hideMark/>
          </w:tcPr>
          <w:p w14:paraId="213CD26E"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CSF culture positive</w:t>
            </w:r>
          </w:p>
        </w:tc>
        <w:tc>
          <w:tcPr>
            <w:tcW w:w="426" w:type="dxa"/>
            <w:noWrap/>
            <w:hideMark/>
          </w:tcPr>
          <w:p w14:paraId="356178F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76B502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AEE1A7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B7A39A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B0256D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3CB5A0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B491D5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EF7CDA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3985B5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6F5589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D53C0D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118DB5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1A40C3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D74C7B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41E5A0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B7067E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24EECF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8E4EC9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154125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14FD4F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EA9E74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719E5E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794E23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5B682D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5C724F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3E0DE1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4B3BB3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E23128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28B09E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B06DD2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15FB20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E82FCC" w:rsidRPr="000814C9" w14:paraId="78894F08" w14:textId="77777777" w:rsidTr="000F625F">
        <w:trPr>
          <w:trHeight w:val="240"/>
        </w:trPr>
        <w:tc>
          <w:tcPr>
            <w:tcW w:w="2688" w:type="dxa"/>
            <w:noWrap/>
          </w:tcPr>
          <w:p w14:paraId="5B0CD827" w14:textId="481BD30C" w:rsidR="00E82FCC" w:rsidRPr="00085DA9" w:rsidRDefault="00E82FCC" w:rsidP="00242F1B">
            <w:pPr>
              <w:pStyle w:val="ListParagraph"/>
              <w:numPr>
                <w:ilvl w:val="0"/>
                <w:numId w:val="19"/>
              </w:numPr>
              <w:rPr>
                <w:rFonts w:ascii="Times New Roman" w:hAnsi="Times New Roman" w:cs="Times New Roman"/>
                <w:sz w:val="20"/>
                <w:szCs w:val="20"/>
              </w:rPr>
            </w:pPr>
            <w:r w:rsidRPr="004C1616">
              <w:rPr>
                <w:rFonts w:ascii="Times New Roman" w:hAnsi="Times New Roman" w:cs="Times New Roman"/>
                <w:sz w:val="20"/>
                <w:szCs w:val="20"/>
              </w:rPr>
              <w:t>Meningitis suspected</w:t>
            </w:r>
          </w:p>
        </w:tc>
        <w:tc>
          <w:tcPr>
            <w:tcW w:w="426" w:type="dxa"/>
            <w:noWrap/>
          </w:tcPr>
          <w:p w14:paraId="16CD340D" w14:textId="77777777" w:rsidR="00E82FCC" w:rsidRPr="000814C9" w:rsidRDefault="00E82FCC" w:rsidP="000F625F">
            <w:pPr>
              <w:rPr>
                <w:rFonts w:ascii="Times New Roman" w:hAnsi="Times New Roman" w:cs="Times New Roman"/>
                <w:sz w:val="22"/>
                <w:szCs w:val="22"/>
              </w:rPr>
            </w:pPr>
          </w:p>
        </w:tc>
        <w:tc>
          <w:tcPr>
            <w:tcW w:w="426" w:type="dxa"/>
            <w:noWrap/>
          </w:tcPr>
          <w:p w14:paraId="59528F11" w14:textId="77777777" w:rsidR="00E82FCC" w:rsidRPr="000814C9" w:rsidRDefault="00E82FCC" w:rsidP="000F625F">
            <w:pPr>
              <w:rPr>
                <w:rFonts w:ascii="Times New Roman" w:hAnsi="Times New Roman" w:cs="Times New Roman"/>
                <w:sz w:val="22"/>
                <w:szCs w:val="22"/>
              </w:rPr>
            </w:pPr>
          </w:p>
        </w:tc>
        <w:tc>
          <w:tcPr>
            <w:tcW w:w="426" w:type="dxa"/>
            <w:noWrap/>
          </w:tcPr>
          <w:p w14:paraId="4F476FCB" w14:textId="77777777" w:rsidR="00E82FCC" w:rsidRPr="000814C9" w:rsidRDefault="00E82FCC" w:rsidP="000F625F">
            <w:pPr>
              <w:rPr>
                <w:rFonts w:ascii="Times New Roman" w:hAnsi="Times New Roman" w:cs="Times New Roman"/>
                <w:sz w:val="22"/>
                <w:szCs w:val="22"/>
              </w:rPr>
            </w:pPr>
          </w:p>
        </w:tc>
        <w:tc>
          <w:tcPr>
            <w:tcW w:w="426" w:type="dxa"/>
            <w:noWrap/>
          </w:tcPr>
          <w:p w14:paraId="029898D0" w14:textId="77777777" w:rsidR="00E82FCC" w:rsidRPr="000814C9" w:rsidRDefault="00E82FCC" w:rsidP="000F625F">
            <w:pPr>
              <w:rPr>
                <w:rFonts w:ascii="Times New Roman" w:hAnsi="Times New Roman" w:cs="Times New Roman"/>
                <w:sz w:val="22"/>
                <w:szCs w:val="22"/>
              </w:rPr>
            </w:pPr>
          </w:p>
        </w:tc>
        <w:tc>
          <w:tcPr>
            <w:tcW w:w="426" w:type="dxa"/>
            <w:noWrap/>
          </w:tcPr>
          <w:p w14:paraId="332B23C7" w14:textId="77777777" w:rsidR="00E82FCC" w:rsidRPr="000814C9" w:rsidRDefault="00E82FCC" w:rsidP="000F625F">
            <w:pPr>
              <w:rPr>
                <w:rFonts w:ascii="Times New Roman" w:hAnsi="Times New Roman" w:cs="Times New Roman"/>
                <w:sz w:val="22"/>
                <w:szCs w:val="22"/>
              </w:rPr>
            </w:pPr>
          </w:p>
        </w:tc>
        <w:tc>
          <w:tcPr>
            <w:tcW w:w="426" w:type="dxa"/>
            <w:noWrap/>
          </w:tcPr>
          <w:p w14:paraId="19085653" w14:textId="77777777" w:rsidR="00E82FCC" w:rsidRPr="000814C9" w:rsidRDefault="00E82FCC" w:rsidP="000F625F">
            <w:pPr>
              <w:rPr>
                <w:rFonts w:ascii="Times New Roman" w:hAnsi="Times New Roman" w:cs="Times New Roman"/>
                <w:sz w:val="22"/>
                <w:szCs w:val="22"/>
              </w:rPr>
            </w:pPr>
          </w:p>
        </w:tc>
        <w:tc>
          <w:tcPr>
            <w:tcW w:w="426" w:type="dxa"/>
            <w:noWrap/>
          </w:tcPr>
          <w:p w14:paraId="6FE46E23" w14:textId="77777777" w:rsidR="00E82FCC" w:rsidRPr="000814C9" w:rsidRDefault="00E82FCC" w:rsidP="000F625F">
            <w:pPr>
              <w:rPr>
                <w:rFonts w:ascii="Times New Roman" w:hAnsi="Times New Roman" w:cs="Times New Roman"/>
                <w:sz w:val="22"/>
                <w:szCs w:val="22"/>
              </w:rPr>
            </w:pPr>
          </w:p>
        </w:tc>
        <w:tc>
          <w:tcPr>
            <w:tcW w:w="426" w:type="dxa"/>
            <w:noWrap/>
          </w:tcPr>
          <w:p w14:paraId="29623990" w14:textId="77777777" w:rsidR="00E82FCC" w:rsidRPr="000814C9" w:rsidRDefault="00E82FCC" w:rsidP="000F625F">
            <w:pPr>
              <w:rPr>
                <w:rFonts w:ascii="Times New Roman" w:hAnsi="Times New Roman" w:cs="Times New Roman"/>
                <w:sz w:val="22"/>
                <w:szCs w:val="22"/>
              </w:rPr>
            </w:pPr>
          </w:p>
        </w:tc>
        <w:tc>
          <w:tcPr>
            <w:tcW w:w="426" w:type="dxa"/>
            <w:noWrap/>
          </w:tcPr>
          <w:p w14:paraId="3847251A" w14:textId="77777777" w:rsidR="00E82FCC" w:rsidRPr="000814C9" w:rsidRDefault="00E82FCC" w:rsidP="000F625F">
            <w:pPr>
              <w:rPr>
                <w:rFonts w:ascii="Times New Roman" w:hAnsi="Times New Roman" w:cs="Times New Roman"/>
                <w:sz w:val="22"/>
                <w:szCs w:val="22"/>
              </w:rPr>
            </w:pPr>
          </w:p>
        </w:tc>
        <w:tc>
          <w:tcPr>
            <w:tcW w:w="444" w:type="dxa"/>
            <w:noWrap/>
          </w:tcPr>
          <w:p w14:paraId="1C671D7B" w14:textId="77777777" w:rsidR="00E82FCC" w:rsidRPr="000814C9" w:rsidRDefault="00E82FCC" w:rsidP="000F625F">
            <w:pPr>
              <w:rPr>
                <w:rFonts w:ascii="Times New Roman" w:hAnsi="Times New Roman" w:cs="Times New Roman"/>
                <w:sz w:val="22"/>
                <w:szCs w:val="22"/>
              </w:rPr>
            </w:pPr>
          </w:p>
        </w:tc>
        <w:tc>
          <w:tcPr>
            <w:tcW w:w="444" w:type="dxa"/>
            <w:noWrap/>
          </w:tcPr>
          <w:p w14:paraId="3AE2B2A7" w14:textId="77777777" w:rsidR="00E82FCC" w:rsidRPr="000814C9" w:rsidRDefault="00E82FCC" w:rsidP="000F625F">
            <w:pPr>
              <w:rPr>
                <w:rFonts w:ascii="Times New Roman" w:hAnsi="Times New Roman" w:cs="Times New Roman"/>
                <w:sz w:val="22"/>
                <w:szCs w:val="22"/>
              </w:rPr>
            </w:pPr>
          </w:p>
        </w:tc>
        <w:tc>
          <w:tcPr>
            <w:tcW w:w="444" w:type="dxa"/>
            <w:noWrap/>
          </w:tcPr>
          <w:p w14:paraId="25EC88A3" w14:textId="77777777" w:rsidR="00E82FCC" w:rsidRPr="000814C9" w:rsidRDefault="00E82FCC" w:rsidP="000F625F">
            <w:pPr>
              <w:rPr>
                <w:rFonts w:ascii="Times New Roman" w:hAnsi="Times New Roman" w:cs="Times New Roman"/>
                <w:sz w:val="22"/>
                <w:szCs w:val="22"/>
              </w:rPr>
            </w:pPr>
          </w:p>
        </w:tc>
        <w:tc>
          <w:tcPr>
            <w:tcW w:w="444" w:type="dxa"/>
            <w:noWrap/>
          </w:tcPr>
          <w:p w14:paraId="7E429221" w14:textId="77777777" w:rsidR="00E82FCC" w:rsidRPr="000814C9" w:rsidRDefault="00E82FCC" w:rsidP="000F625F">
            <w:pPr>
              <w:rPr>
                <w:rFonts w:ascii="Times New Roman" w:hAnsi="Times New Roman" w:cs="Times New Roman"/>
                <w:sz w:val="22"/>
                <w:szCs w:val="22"/>
              </w:rPr>
            </w:pPr>
          </w:p>
        </w:tc>
        <w:tc>
          <w:tcPr>
            <w:tcW w:w="444" w:type="dxa"/>
            <w:noWrap/>
          </w:tcPr>
          <w:p w14:paraId="5AECEFAD" w14:textId="77777777" w:rsidR="00E82FCC" w:rsidRPr="000814C9" w:rsidRDefault="00E82FCC" w:rsidP="000F625F">
            <w:pPr>
              <w:rPr>
                <w:rFonts w:ascii="Times New Roman" w:hAnsi="Times New Roman" w:cs="Times New Roman"/>
                <w:sz w:val="22"/>
                <w:szCs w:val="22"/>
              </w:rPr>
            </w:pPr>
          </w:p>
        </w:tc>
        <w:tc>
          <w:tcPr>
            <w:tcW w:w="444" w:type="dxa"/>
            <w:noWrap/>
          </w:tcPr>
          <w:p w14:paraId="4EB3AB12" w14:textId="77777777" w:rsidR="00E82FCC" w:rsidRPr="000814C9" w:rsidRDefault="00E82FCC" w:rsidP="000F625F">
            <w:pPr>
              <w:rPr>
                <w:rFonts w:ascii="Times New Roman" w:hAnsi="Times New Roman" w:cs="Times New Roman"/>
                <w:sz w:val="22"/>
                <w:szCs w:val="22"/>
              </w:rPr>
            </w:pPr>
          </w:p>
        </w:tc>
        <w:tc>
          <w:tcPr>
            <w:tcW w:w="444" w:type="dxa"/>
            <w:noWrap/>
          </w:tcPr>
          <w:p w14:paraId="5DB6A89B" w14:textId="77777777" w:rsidR="00E82FCC" w:rsidRPr="000814C9" w:rsidRDefault="00E82FCC" w:rsidP="000F625F">
            <w:pPr>
              <w:rPr>
                <w:rFonts w:ascii="Times New Roman" w:hAnsi="Times New Roman" w:cs="Times New Roman"/>
                <w:sz w:val="22"/>
                <w:szCs w:val="22"/>
              </w:rPr>
            </w:pPr>
          </w:p>
        </w:tc>
        <w:tc>
          <w:tcPr>
            <w:tcW w:w="444" w:type="dxa"/>
            <w:noWrap/>
          </w:tcPr>
          <w:p w14:paraId="436F1EB2" w14:textId="77777777" w:rsidR="00E82FCC" w:rsidRPr="000814C9" w:rsidRDefault="00E82FCC" w:rsidP="000F625F">
            <w:pPr>
              <w:rPr>
                <w:rFonts w:ascii="Times New Roman" w:hAnsi="Times New Roman" w:cs="Times New Roman"/>
                <w:sz w:val="22"/>
                <w:szCs w:val="22"/>
              </w:rPr>
            </w:pPr>
          </w:p>
        </w:tc>
        <w:tc>
          <w:tcPr>
            <w:tcW w:w="444" w:type="dxa"/>
            <w:noWrap/>
          </w:tcPr>
          <w:p w14:paraId="18F96B15" w14:textId="77777777" w:rsidR="00E82FCC" w:rsidRPr="000814C9" w:rsidRDefault="00E82FCC" w:rsidP="000F625F">
            <w:pPr>
              <w:rPr>
                <w:rFonts w:ascii="Times New Roman" w:hAnsi="Times New Roman" w:cs="Times New Roman"/>
                <w:sz w:val="22"/>
                <w:szCs w:val="22"/>
              </w:rPr>
            </w:pPr>
          </w:p>
        </w:tc>
        <w:tc>
          <w:tcPr>
            <w:tcW w:w="444" w:type="dxa"/>
            <w:noWrap/>
          </w:tcPr>
          <w:p w14:paraId="338DC4FE" w14:textId="77777777" w:rsidR="00E82FCC" w:rsidRPr="000814C9" w:rsidRDefault="00E82FCC" w:rsidP="000F625F">
            <w:pPr>
              <w:rPr>
                <w:rFonts w:ascii="Times New Roman" w:hAnsi="Times New Roman" w:cs="Times New Roman"/>
                <w:sz w:val="22"/>
                <w:szCs w:val="22"/>
              </w:rPr>
            </w:pPr>
          </w:p>
        </w:tc>
        <w:tc>
          <w:tcPr>
            <w:tcW w:w="444" w:type="dxa"/>
            <w:noWrap/>
          </w:tcPr>
          <w:p w14:paraId="60CB1F3C" w14:textId="77777777" w:rsidR="00E82FCC" w:rsidRPr="000814C9" w:rsidRDefault="00E82FCC" w:rsidP="000F625F">
            <w:pPr>
              <w:rPr>
                <w:rFonts w:ascii="Times New Roman" w:hAnsi="Times New Roman" w:cs="Times New Roman"/>
                <w:sz w:val="22"/>
                <w:szCs w:val="22"/>
              </w:rPr>
            </w:pPr>
          </w:p>
        </w:tc>
        <w:tc>
          <w:tcPr>
            <w:tcW w:w="444" w:type="dxa"/>
            <w:noWrap/>
          </w:tcPr>
          <w:p w14:paraId="6B7A2E44" w14:textId="77777777" w:rsidR="00E82FCC" w:rsidRPr="000814C9" w:rsidRDefault="00E82FCC" w:rsidP="000F625F">
            <w:pPr>
              <w:rPr>
                <w:rFonts w:ascii="Times New Roman" w:hAnsi="Times New Roman" w:cs="Times New Roman"/>
                <w:sz w:val="22"/>
                <w:szCs w:val="22"/>
              </w:rPr>
            </w:pPr>
          </w:p>
        </w:tc>
        <w:tc>
          <w:tcPr>
            <w:tcW w:w="444" w:type="dxa"/>
            <w:noWrap/>
          </w:tcPr>
          <w:p w14:paraId="494DCF01" w14:textId="77777777" w:rsidR="00E82FCC" w:rsidRPr="000814C9" w:rsidRDefault="00E82FCC" w:rsidP="000F625F">
            <w:pPr>
              <w:rPr>
                <w:rFonts w:ascii="Times New Roman" w:hAnsi="Times New Roman" w:cs="Times New Roman"/>
                <w:sz w:val="22"/>
                <w:szCs w:val="22"/>
              </w:rPr>
            </w:pPr>
          </w:p>
        </w:tc>
        <w:tc>
          <w:tcPr>
            <w:tcW w:w="444" w:type="dxa"/>
            <w:noWrap/>
          </w:tcPr>
          <w:p w14:paraId="490B2D35" w14:textId="77777777" w:rsidR="00E82FCC" w:rsidRPr="000814C9" w:rsidRDefault="00E82FCC" w:rsidP="000F625F">
            <w:pPr>
              <w:rPr>
                <w:rFonts w:ascii="Times New Roman" w:hAnsi="Times New Roman" w:cs="Times New Roman"/>
                <w:sz w:val="22"/>
                <w:szCs w:val="22"/>
              </w:rPr>
            </w:pPr>
          </w:p>
        </w:tc>
        <w:tc>
          <w:tcPr>
            <w:tcW w:w="444" w:type="dxa"/>
            <w:noWrap/>
          </w:tcPr>
          <w:p w14:paraId="4CD22DE8" w14:textId="77777777" w:rsidR="00E82FCC" w:rsidRPr="000814C9" w:rsidRDefault="00E82FCC" w:rsidP="000F625F">
            <w:pPr>
              <w:rPr>
                <w:rFonts w:ascii="Times New Roman" w:hAnsi="Times New Roman" w:cs="Times New Roman"/>
                <w:sz w:val="22"/>
                <w:szCs w:val="22"/>
              </w:rPr>
            </w:pPr>
          </w:p>
        </w:tc>
        <w:tc>
          <w:tcPr>
            <w:tcW w:w="444" w:type="dxa"/>
            <w:noWrap/>
          </w:tcPr>
          <w:p w14:paraId="36380D73" w14:textId="77777777" w:rsidR="00E82FCC" w:rsidRPr="000814C9" w:rsidRDefault="00E82FCC" w:rsidP="000F625F">
            <w:pPr>
              <w:rPr>
                <w:rFonts w:ascii="Times New Roman" w:hAnsi="Times New Roman" w:cs="Times New Roman"/>
                <w:sz w:val="22"/>
                <w:szCs w:val="22"/>
              </w:rPr>
            </w:pPr>
          </w:p>
        </w:tc>
        <w:tc>
          <w:tcPr>
            <w:tcW w:w="444" w:type="dxa"/>
            <w:noWrap/>
          </w:tcPr>
          <w:p w14:paraId="1F68CB66" w14:textId="77777777" w:rsidR="00E82FCC" w:rsidRPr="000814C9" w:rsidRDefault="00E82FCC" w:rsidP="000F625F">
            <w:pPr>
              <w:rPr>
                <w:rFonts w:ascii="Times New Roman" w:hAnsi="Times New Roman" w:cs="Times New Roman"/>
                <w:sz w:val="22"/>
                <w:szCs w:val="22"/>
              </w:rPr>
            </w:pPr>
          </w:p>
        </w:tc>
        <w:tc>
          <w:tcPr>
            <w:tcW w:w="444" w:type="dxa"/>
            <w:noWrap/>
          </w:tcPr>
          <w:p w14:paraId="124FBAA2" w14:textId="77777777" w:rsidR="00E82FCC" w:rsidRPr="000814C9" w:rsidRDefault="00E82FCC" w:rsidP="000F625F">
            <w:pPr>
              <w:rPr>
                <w:rFonts w:ascii="Times New Roman" w:hAnsi="Times New Roman" w:cs="Times New Roman"/>
                <w:sz w:val="22"/>
                <w:szCs w:val="22"/>
              </w:rPr>
            </w:pPr>
          </w:p>
        </w:tc>
        <w:tc>
          <w:tcPr>
            <w:tcW w:w="444" w:type="dxa"/>
            <w:noWrap/>
          </w:tcPr>
          <w:p w14:paraId="17B7A3A2" w14:textId="77777777" w:rsidR="00E82FCC" w:rsidRPr="000814C9" w:rsidRDefault="00E82FCC" w:rsidP="000F625F">
            <w:pPr>
              <w:rPr>
                <w:rFonts w:ascii="Times New Roman" w:hAnsi="Times New Roman" w:cs="Times New Roman"/>
                <w:sz w:val="22"/>
                <w:szCs w:val="22"/>
              </w:rPr>
            </w:pPr>
          </w:p>
        </w:tc>
        <w:tc>
          <w:tcPr>
            <w:tcW w:w="444" w:type="dxa"/>
            <w:noWrap/>
          </w:tcPr>
          <w:p w14:paraId="7B0D3BF7" w14:textId="77777777" w:rsidR="00E82FCC" w:rsidRPr="000814C9" w:rsidRDefault="00E82FCC" w:rsidP="000F625F">
            <w:pPr>
              <w:rPr>
                <w:rFonts w:ascii="Times New Roman" w:hAnsi="Times New Roman" w:cs="Times New Roman"/>
                <w:sz w:val="22"/>
                <w:szCs w:val="22"/>
              </w:rPr>
            </w:pPr>
          </w:p>
        </w:tc>
        <w:tc>
          <w:tcPr>
            <w:tcW w:w="444" w:type="dxa"/>
            <w:noWrap/>
          </w:tcPr>
          <w:p w14:paraId="45C262D3" w14:textId="77777777" w:rsidR="00E82FCC" w:rsidRPr="000814C9" w:rsidRDefault="00E82FCC" w:rsidP="000F625F">
            <w:pPr>
              <w:rPr>
                <w:rFonts w:ascii="Times New Roman" w:hAnsi="Times New Roman" w:cs="Times New Roman"/>
                <w:sz w:val="22"/>
                <w:szCs w:val="22"/>
              </w:rPr>
            </w:pPr>
          </w:p>
        </w:tc>
        <w:tc>
          <w:tcPr>
            <w:tcW w:w="444" w:type="dxa"/>
            <w:noWrap/>
          </w:tcPr>
          <w:p w14:paraId="4D56084D" w14:textId="77777777" w:rsidR="00E82FCC" w:rsidRPr="000814C9" w:rsidRDefault="00E82FCC" w:rsidP="000F625F">
            <w:pPr>
              <w:rPr>
                <w:rFonts w:ascii="Times New Roman" w:hAnsi="Times New Roman" w:cs="Times New Roman"/>
                <w:sz w:val="22"/>
                <w:szCs w:val="22"/>
              </w:rPr>
            </w:pPr>
          </w:p>
        </w:tc>
      </w:tr>
      <w:tr w:rsidR="0083538E" w:rsidRPr="000814C9" w14:paraId="7BE64E9A" w14:textId="77777777" w:rsidTr="000F625F">
        <w:trPr>
          <w:trHeight w:val="240"/>
        </w:trPr>
        <w:tc>
          <w:tcPr>
            <w:tcW w:w="2688" w:type="dxa"/>
            <w:noWrap/>
            <w:hideMark/>
          </w:tcPr>
          <w:p w14:paraId="432A9E56"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CLABSI</w:t>
            </w:r>
          </w:p>
        </w:tc>
        <w:tc>
          <w:tcPr>
            <w:tcW w:w="426" w:type="dxa"/>
            <w:noWrap/>
            <w:hideMark/>
          </w:tcPr>
          <w:p w14:paraId="550911F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8044BC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7DC4A4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91AE4C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7C795B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EC744C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DA6621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30D86B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8F6C29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D943B6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AB8A84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91B8F6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159D27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DECDE5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31AED7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B151F7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463D56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4FF398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E4E806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49FD3A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287229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546661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8C7C13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24C870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CE4801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512D1D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E08022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446CFE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BA3C7C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5343A4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FAC312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0AD15950" w14:textId="77777777" w:rsidTr="000F625F">
        <w:trPr>
          <w:trHeight w:val="240"/>
        </w:trPr>
        <w:tc>
          <w:tcPr>
            <w:tcW w:w="2688" w:type="dxa"/>
            <w:noWrap/>
            <w:hideMark/>
          </w:tcPr>
          <w:p w14:paraId="4D6254F1"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VAP</w:t>
            </w:r>
          </w:p>
        </w:tc>
        <w:tc>
          <w:tcPr>
            <w:tcW w:w="426" w:type="dxa"/>
            <w:noWrap/>
            <w:hideMark/>
          </w:tcPr>
          <w:p w14:paraId="50618A1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8FAE3A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BFC54F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A542C4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A342BA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E7BDA5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073532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349F76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7A5FEE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630590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7D53AF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A43D72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7A16F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74D982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6D2D75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19C609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732C3A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1895B2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D7AAD7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65CFD2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8689C0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037AB9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2BE85E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224357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224708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AFC968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7284D9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0360E7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4D6FA2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6475FB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B30D11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075A821D" w14:textId="77777777" w:rsidTr="000F625F">
        <w:trPr>
          <w:trHeight w:val="240"/>
        </w:trPr>
        <w:tc>
          <w:tcPr>
            <w:tcW w:w="2688" w:type="dxa"/>
            <w:shd w:val="clear" w:color="auto" w:fill="DEEAF6" w:themeFill="accent1" w:themeFillTint="33"/>
            <w:noWrap/>
            <w:hideMark/>
          </w:tcPr>
          <w:p w14:paraId="1C5C0744" w14:textId="690E3EA0" w:rsidR="0083538E" w:rsidRPr="00FB12A5" w:rsidRDefault="00085DA9" w:rsidP="000F625F">
            <w:pPr>
              <w:rPr>
                <w:rFonts w:ascii="Times New Roman" w:hAnsi="Times New Roman" w:cs="Times New Roman"/>
                <w:b/>
                <w:bCs/>
                <w:sz w:val="20"/>
                <w:szCs w:val="20"/>
              </w:rPr>
            </w:pPr>
            <w:r>
              <w:rPr>
                <w:rFonts w:ascii="Times New Roman" w:hAnsi="Times New Roman" w:cs="Times New Roman"/>
                <w:b/>
                <w:bCs/>
                <w:sz w:val="20"/>
                <w:szCs w:val="20"/>
              </w:rPr>
              <w:t xml:space="preserve">3.2 </w:t>
            </w:r>
            <w:r w:rsidR="0083538E" w:rsidRPr="00FB12A5">
              <w:rPr>
                <w:rFonts w:ascii="Times New Roman" w:hAnsi="Times New Roman" w:cs="Times New Roman"/>
                <w:b/>
                <w:bCs/>
                <w:sz w:val="20"/>
                <w:szCs w:val="20"/>
              </w:rPr>
              <w:t>GASTROINTESTINAL</w:t>
            </w:r>
          </w:p>
        </w:tc>
        <w:tc>
          <w:tcPr>
            <w:tcW w:w="426" w:type="dxa"/>
            <w:shd w:val="clear" w:color="auto" w:fill="DEEAF6" w:themeFill="accent1" w:themeFillTint="33"/>
            <w:noWrap/>
            <w:hideMark/>
          </w:tcPr>
          <w:p w14:paraId="118F6DD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46754BB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1CE65BF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4C62B3D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019A709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1CDEF64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309AC0F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3BE9611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033D942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C690BD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14F7D3A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027FA66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761EA29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105156E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1B7F9BA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0984522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34508A3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10D451D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3C53FBA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7CEABE2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548E327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E31E32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0AE441A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71B7B8D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303B4F7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E64AB7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27141F7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4A08340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37BFFC6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5B42E6C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309CB86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4329CBC3" w14:textId="77777777" w:rsidTr="000F625F">
        <w:trPr>
          <w:trHeight w:val="240"/>
        </w:trPr>
        <w:tc>
          <w:tcPr>
            <w:tcW w:w="2688" w:type="dxa"/>
            <w:noWrap/>
            <w:hideMark/>
          </w:tcPr>
          <w:p w14:paraId="363E4556"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NPO</w:t>
            </w:r>
          </w:p>
        </w:tc>
        <w:tc>
          <w:tcPr>
            <w:tcW w:w="426" w:type="dxa"/>
            <w:noWrap/>
            <w:hideMark/>
          </w:tcPr>
          <w:p w14:paraId="0DF6D3E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12D033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6E11FD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58F19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DDE9FA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09E8D2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D99C45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F0E402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0BF275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054866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5B3E7F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1D5E4F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5BCA39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0DD31A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0C76E8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DE7D8C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273484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BA9397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60E6A5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2134D6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98E07B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8C9FA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7AA3A9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8969D2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518BDE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1396E9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353F7A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751DF3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AEC6D3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B26879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02D412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344A29" w:rsidRPr="000814C9" w14:paraId="2B42167A" w14:textId="77777777" w:rsidTr="000F625F">
        <w:trPr>
          <w:trHeight w:val="240"/>
        </w:trPr>
        <w:tc>
          <w:tcPr>
            <w:tcW w:w="2688" w:type="dxa"/>
            <w:noWrap/>
          </w:tcPr>
          <w:p w14:paraId="26E07FB4" w14:textId="2836E130" w:rsidR="00344A29" w:rsidRPr="00085DA9" w:rsidRDefault="00344A29"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MEN</w:t>
            </w:r>
          </w:p>
        </w:tc>
        <w:tc>
          <w:tcPr>
            <w:tcW w:w="426" w:type="dxa"/>
            <w:noWrap/>
          </w:tcPr>
          <w:p w14:paraId="0D8FE753" w14:textId="77777777" w:rsidR="00344A29" w:rsidRPr="000814C9" w:rsidRDefault="00344A29" w:rsidP="000F625F">
            <w:pPr>
              <w:rPr>
                <w:rFonts w:ascii="Times New Roman" w:hAnsi="Times New Roman" w:cs="Times New Roman"/>
                <w:sz w:val="22"/>
                <w:szCs w:val="22"/>
              </w:rPr>
            </w:pPr>
          </w:p>
        </w:tc>
        <w:tc>
          <w:tcPr>
            <w:tcW w:w="426" w:type="dxa"/>
            <w:noWrap/>
          </w:tcPr>
          <w:p w14:paraId="64AA00D7" w14:textId="77777777" w:rsidR="00344A29" w:rsidRPr="000814C9" w:rsidRDefault="00344A29" w:rsidP="000F625F">
            <w:pPr>
              <w:rPr>
                <w:rFonts w:ascii="Times New Roman" w:hAnsi="Times New Roman" w:cs="Times New Roman"/>
                <w:sz w:val="22"/>
                <w:szCs w:val="22"/>
              </w:rPr>
            </w:pPr>
          </w:p>
        </w:tc>
        <w:tc>
          <w:tcPr>
            <w:tcW w:w="426" w:type="dxa"/>
            <w:noWrap/>
          </w:tcPr>
          <w:p w14:paraId="68EF1FF4" w14:textId="77777777" w:rsidR="00344A29" w:rsidRPr="000814C9" w:rsidRDefault="00344A29" w:rsidP="000F625F">
            <w:pPr>
              <w:rPr>
                <w:rFonts w:ascii="Times New Roman" w:hAnsi="Times New Roman" w:cs="Times New Roman"/>
                <w:sz w:val="22"/>
                <w:szCs w:val="22"/>
              </w:rPr>
            </w:pPr>
          </w:p>
        </w:tc>
        <w:tc>
          <w:tcPr>
            <w:tcW w:w="426" w:type="dxa"/>
            <w:noWrap/>
          </w:tcPr>
          <w:p w14:paraId="38A9CA67" w14:textId="77777777" w:rsidR="00344A29" w:rsidRPr="000814C9" w:rsidRDefault="00344A29" w:rsidP="000F625F">
            <w:pPr>
              <w:rPr>
                <w:rFonts w:ascii="Times New Roman" w:hAnsi="Times New Roman" w:cs="Times New Roman"/>
                <w:sz w:val="22"/>
                <w:szCs w:val="22"/>
              </w:rPr>
            </w:pPr>
          </w:p>
        </w:tc>
        <w:tc>
          <w:tcPr>
            <w:tcW w:w="426" w:type="dxa"/>
            <w:noWrap/>
          </w:tcPr>
          <w:p w14:paraId="64C6A76F" w14:textId="77777777" w:rsidR="00344A29" w:rsidRPr="000814C9" w:rsidRDefault="00344A29" w:rsidP="000F625F">
            <w:pPr>
              <w:rPr>
                <w:rFonts w:ascii="Times New Roman" w:hAnsi="Times New Roman" w:cs="Times New Roman"/>
                <w:sz w:val="22"/>
                <w:szCs w:val="22"/>
              </w:rPr>
            </w:pPr>
          </w:p>
        </w:tc>
        <w:tc>
          <w:tcPr>
            <w:tcW w:w="426" w:type="dxa"/>
            <w:noWrap/>
          </w:tcPr>
          <w:p w14:paraId="34123B3F" w14:textId="77777777" w:rsidR="00344A29" w:rsidRPr="000814C9" w:rsidRDefault="00344A29" w:rsidP="000F625F">
            <w:pPr>
              <w:rPr>
                <w:rFonts w:ascii="Times New Roman" w:hAnsi="Times New Roman" w:cs="Times New Roman"/>
                <w:sz w:val="22"/>
                <w:szCs w:val="22"/>
              </w:rPr>
            </w:pPr>
          </w:p>
        </w:tc>
        <w:tc>
          <w:tcPr>
            <w:tcW w:w="426" w:type="dxa"/>
            <w:noWrap/>
          </w:tcPr>
          <w:p w14:paraId="3A77A545" w14:textId="77777777" w:rsidR="00344A29" w:rsidRPr="000814C9" w:rsidRDefault="00344A29" w:rsidP="000F625F">
            <w:pPr>
              <w:rPr>
                <w:rFonts w:ascii="Times New Roman" w:hAnsi="Times New Roman" w:cs="Times New Roman"/>
                <w:sz w:val="22"/>
                <w:szCs w:val="22"/>
              </w:rPr>
            </w:pPr>
          </w:p>
        </w:tc>
        <w:tc>
          <w:tcPr>
            <w:tcW w:w="426" w:type="dxa"/>
            <w:noWrap/>
          </w:tcPr>
          <w:p w14:paraId="1B0C298D" w14:textId="77777777" w:rsidR="00344A29" w:rsidRPr="000814C9" w:rsidRDefault="00344A29" w:rsidP="000F625F">
            <w:pPr>
              <w:rPr>
                <w:rFonts w:ascii="Times New Roman" w:hAnsi="Times New Roman" w:cs="Times New Roman"/>
                <w:sz w:val="22"/>
                <w:szCs w:val="22"/>
              </w:rPr>
            </w:pPr>
          </w:p>
        </w:tc>
        <w:tc>
          <w:tcPr>
            <w:tcW w:w="426" w:type="dxa"/>
            <w:noWrap/>
          </w:tcPr>
          <w:p w14:paraId="3CA2C5C3" w14:textId="77777777" w:rsidR="00344A29" w:rsidRPr="000814C9" w:rsidRDefault="00344A29" w:rsidP="000F625F">
            <w:pPr>
              <w:rPr>
                <w:rFonts w:ascii="Times New Roman" w:hAnsi="Times New Roman" w:cs="Times New Roman"/>
                <w:sz w:val="22"/>
                <w:szCs w:val="22"/>
              </w:rPr>
            </w:pPr>
          </w:p>
        </w:tc>
        <w:tc>
          <w:tcPr>
            <w:tcW w:w="444" w:type="dxa"/>
            <w:noWrap/>
          </w:tcPr>
          <w:p w14:paraId="4B89A4E1" w14:textId="77777777" w:rsidR="00344A29" w:rsidRPr="000814C9" w:rsidRDefault="00344A29" w:rsidP="000F625F">
            <w:pPr>
              <w:rPr>
                <w:rFonts w:ascii="Times New Roman" w:hAnsi="Times New Roman" w:cs="Times New Roman"/>
                <w:sz w:val="22"/>
                <w:szCs w:val="22"/>
              </w:rPr>
            </w:pPr>
          </w:p>
        </w:tc>
        <w:tc>
          <w:tcPr>
            <w:tcW w:w="444" w:type="dxa"/>
            <w:noWrap/>
          </w:tcPr>
          <w:p w14:paraId="7A8719CF" w14:textId="77777777" w:rsidR="00344A29" w:rsidRPr="000814C9" w:rsidRDefault="00344A29" w:rsidP="000F625F">
            <w:pPr>
              <w:rPr>
                <w:rFonts w:ascii="Times New Roman" w:hAnsi="Times New Roman" w:cs="Times New Roman"/>
                <w:sz w:val="22"/>
                <w:szCs w:val="22"/>
              </w:rPr>
            </w:pPr>
          </w:p>
        </w:tc>
        <w:tc>
          <w:tcPr>
            <w:tcW w:w="444" w:type="dxa"/>
            <w:noWrap/>
          </w:tcPr>
          <w:p w14:paraId="2BF624BE" w14:textId="77777777" w:rsidR="00344A29" w:rsidRPr="000814C9" w:rsidRDefault="00344A29" w:rsidP="000F625F">
            <w:pPr>
              <w:rPr>
                <w:rFonts w:ascii="Times New Roman" w:hAnsi="Times New Roman" w:cs="Times New Roman"/>
                <w:sz w:val="22"/>
                <w:szCs w:val="22"/>
              </w:rPr>
            </w:pPr>
          </w:p>
        </w:tc>
        <w:tc>
          <w:tcPr>
            <w:tcW w:w="444" w:type="dxa"/>
            <w:noWrap/>
          </w:tcPr>
          <w:p w14:paraId="1CEC6152" w14:textId="77777777" w:rsidR="00344A29" w:rsidRPr="000814C9" w:rsidRDefault="00344A29" w:rsidP="000F625F">
            <w:pPr>
              <w:rPr>
                <w:rFonts w:ascii="Times New Roman" w:hAnsi="Times New Roman" w:cs="Times New Roman"/>
                <w:sz w:val="22"/>
                <w:szCs w:val="22"/>
              </w:rPr>
            </w:pPr>
          </w:p>
        </w:tc>
        <w:tc>
          <w:tcPr>
            <w:tcW w:w="444" w:type="dxa"/>
            <w:noWrap/>
          </w:tcPr>
          <w:p w14:paraId="335E4787" w14:textId="77777777" w:rsidR="00344A29" w:rsidRPr="000814C9" w:rsidRDefault="00344A29" w:rsidP="000F625F">
            <w:pPr>
              <w:rPr>
                <w:rFonts w:ascii="Times New Roman" w:hAnsi="Times New Roman" w:cs="Times New Roman"/>
                <w:sz w:val="22"/>
                <w:szCs w:val="22"/>
              </w:rPr>
            </w:pPr>
          </w:p>
        </w:tc>
        <w:tc>
          <w:tcPr>
            <w:tcW w:w="444" w:type="dxa"/>
            <w:noWrap/>
          </w:tcPr>
          <w:p w14:paraId="42EADD7C" w14:textId="77777777" w:rsidR="00344A29" w:rsidRPr="000814C9" w:rsidRDefault="00344A29" w:rsidP="000F625F">
            <w:pPr>
              <w:rPr>
                <w:rFonts w:ascii="Times New Roman" w:hAnsi="Times New Roman" w:cs="Times New Roman"/>
                <w:sz w:val="22"/>
                <w:szCs w:val="22"/>
              </w:rPr>
            </w:pPr>
          </w:p>
        </w:tc>
        <w:tc>
          <w:tcPr>
            <w:tcW w:w="444" w:type="dxa"/>
            <w:noWrap/>
          </w:tcPr>
          <w:p w14:paraId="473FB6E9" w14:textId="77777777" w:rsidR="00344A29" w:rsidRPr="000814C9" w:rsidRDefault="00344A29" w:rsidP="000F625F">
            <w:pPr>
              <w:rPr>
                <w:rFonts w:ascii="Times New Roman" w:hAnsi="Times New Roman" w:cs="Times New Roman"/>
                <w:sz w:val="22"/>
                <w:szCs w:val="22"/>
              </w:rPr>
            </w:pPr>
          </w:p>
        </w:tc>
        <w:tc>
          <w:tcPr>
            <w:tcW w:w="444" w:type="dxa"/>
            <w:noWrap/>
          </w:tcPr>
          <w:p w14:paraId="7258F2D1" w14:textId="77777777" w:rsidR="00344A29" w:rsidRPr="000814C9" w:rsidRDefault="00344A29" w:rsidP="000F625F">
            <w:pPr>
              <w:rPr>
                <w:rFonts w:ascii="Times New Roman" w:hAnsi="Times New Roman" w:cs="Times New Roman"/>
                <w:sz w:val="22"/>
                <w:szCs w:val="22"/>
              </w:rPr>
            </w:pPr>
          </w:p>
        </w:tc>
        <w:tc>
          <w:tcPr>
            <w:tcW w:w="444" w:type="dxa"/>
            <w:noWrap/>
          </w:tcPr>
          <w:p w14:paraId="59682486" w14:textId="77777777" w:rsidR="00344A29" w:rsidRPr="000814C9" w:rsidRDefault="00344A29" w:rsidP="000F625F">
            <w:pPr>
              <w:rPr>
                <w:rFonts w:ascii="Times New Roman" w:hAnsi="Times New Roman" w:cs="Times New Roman"/>
                <w:sz w:val="22"/>
                <w:szCs w:val="22"/>
              </w:rPr>
            </w:pPr>
          </w:p>
        </w:tc>
        <w:tc>
          <w:tcPr>
            <w:tcW w:w="444" w:type="dxa"/>
            <w:noWrap/>
          </w:tcPr>
          <w:p w14:paraId="0B4E1867" w14:textId="77777777" w:rsidR="00344A29" w:rsidRPr="000814C9" w:rsidRDefault="00344A29" w:rsidP="000F625F">
            <w:pPr>
              <w:rPr>
                <w:rFonts w:ascii="Times New Roman" w:hAnsi="Times New Roman" w:cs="Times New Roman"/>
                <w:sz w:val="22"/>
                <w:szCs w:val="22"/>
              </w:rPr>
            </w:pPr>
          </w:p>
        </w:tc>
        <w:tc>
          <w:tcPr>
            <w:tcW w:w="444" w:type="dxa"/>
            <w:noWrap/>
          </w:tcPr>
          <w:p w14:paraId="4E0AD439" w14:textId="77777777" w:rsidR="00344A29" w:rsidRPr="000814C9" w:rsidRDefault="00344A29" w:rsidP="000F625F">
            <w:pPr>
              <w:rPr>
                <w:rFonts w:ascii="Times New Roman" w:hAnsi="Times New Roman" w:cs="Times New Roman"/>
                <w:sz w:val="22"/>
                <w:szCs w:val="22"/>
              </w:rPr>
            </w:pPr>
          </w:p>
        </w:tc>
        <w:tc>
          <w:tcPr>
            <w:tcW w:w="444" w:type="dxa"/>
            <w:noWrap/>
          </w:tcPr>
          <w:p w14:paraId="107C8060" w14:textId="77777777" w:rsidR="00344A29" w:rsidRPr="000814C9" w:rsidRDefault="00344A29" w:rsidP="000F625F">
            <w:pPr>
              <w:rPr>
                <w:rFonts w:ascii="Times New Roman" w:hAnsi="Times New Roman" w:cs="Times New Roman"/>
                <w:sz w:val="22"/>
                <w:szCs w:val="22"/>
              </w:rPr>
            </w:pPr>
          </w:p>
        </w:tc>
        <w:tc>
          <w:tcPr>
            <w:tcW w:w="444" w:type="dxa"/>
            <w:noWrap/>
          </w:tcPr>
          <w:p w14:paraId="1355AB69" w14:textId="77777777" w:rsidR="00344A29" w:rsidRPr="000814C9" w:rsidRDefault="00344A29" w:rsidP="000F625F">
            <w:pPr>
              <w:rPr>
                <w:rFonts w:ascii="Times New Roman" w:hAnsi="Times New Roman" w:cs="Times New Roman"/>
                <w:sz w:val="22"/>
                <w:szCs w:val="22"/>
              </w:rPr>
            </w:pPr>
          </w:p>
        </w:tc>
        <w:tc>
          <w:tcPr>
            <w:tcW w:w="444" w:type="dxa"/>
            <w:noWrap/>
          </w:tcPr>
          <w:p w14:paraId="589D8807" w14:textId="77777777" w:rsidR="00344A29" w:rsidRPr="000814C9" w:rsidRDefault="00344A29" w:rsidP="000F625F">
            <w:pPr>
              <w:rPr>
                <w:rFonts w:ascii="Times New Roman" w:hAnsi="Times New Roman" w:cs="Times New Roman"/>
                <w:sz w:val="22"/>
                <w:szCs w:val="22"/>
              </w:rPr>
            </w:pPr>
          </w:p>
        </w:tc>
        <w:tc>
          <w:tcPr>
            <w:tcW w:w="444" w:type="dxa"/>
            <w:noWrap/>
          </w:tcPr>
          <w:p w14:paraId="2E7846D1" w14:textId="77777777" w:rsidR="00344A29" w:rsidRPr="000814C9" w:rsidRDefault="00344A29" w:rsidP="000F625F">
            <w:pPr>
              <w:rPr>
                <w:rFonts w:ascii="Times New Roman" w:hAnsi="Times New Roman" w:cs="Times New Roman"/>
                <w:sz w:val="22"/>
                <w:szCs w:val="22"/>
              </w:rPr>
            </w:pPr>
          </w:p>
        </w:tc>
        <w:tc>
          <w:tcPr>
            <w:tcW w:w="444" w:type="dxa"/>
            <w:noWrap/>
          </w:tcPr>
          <w:p w14:paraId="57418456" w14:textId="77777777" w:rsidR="00344A29" w:rsidRPr="000814C9" w:rsidRDefault="00344A29" w:rsidP="000F625F">
            <w:pPr>
              <w:rPr>
                <w:rFonts w:ascii="Times New Roman" w:hAnsi="Times New Roman" w:cs="Times New Roman"/>
                <w:sz w:val="22"/>
                <w:szCs w:val="22"/>
              </w:rPr>
            </w:pPr>
          </w:p>
        </w:tc>
        <w:tc>
          <w:tcPr>
            <w:tcW w:w="444" w:type="dxa"/>
            <w:noWrap/>
          </w:tcPr>
          <w:p w14:paraId="077EAADE" w14:textId="77777777" w:rsidR="00344A29" w:rsidRPr="000814C9" w:rsidRDefault="00344A29" w:rsidP="000F625F">
            <w:pPr>
              <w:rPr>
                <w:rFonts w:ascii="Times New Roman" w:hAnsi="Times New Roman" w:cs="Times New Roman"/>
                <w:sz w:val="22"/>
                <w:szCs w:val="22"/>
              </w:rPr>
            </w:pPr>
          </w:p>
        </w:tc>
        <w:tc>
          <w:tcPr>
            <w:tcW w:w="444" w:type="dxa"/>
            <w:noWrap/>
          </w:tcPr>
          <w:p w14:paraId="216DAF09" w14:textId="77777777" w:rsidR="00344A29" w:rsidRPr="000814C9" w:rsidRDefault="00344A29" w:rsidP="000F625F">
            <w:pPr>
              <w:rPr>
                <w:rFonts w:ascii="Times New Roman" w:hAnsi="Times New Roman" w:cs="Times New Roman"/>
                <w:sz w:val="22"/>
                <w:szCs w:val="22"/>
              </w:rPr>
            </w:pPr>
          </w:p>
        </w:tc>
        <w:tc>
          <w:tcPr>
            <w:tcW w:w="444" w:type="dxa"/>
            <w:noWrap/>
          </w:tcPr>
          <w:p w14:paraId="07E0C271" w14:textId="77777777" w:rsidR="00344A29" w:rsidRPr="000814C9" w:rsidRDefault="00344A29" w:rsidP="000F625F">
            <w:pPr>
              <w:rPr>
                <w:rFonts w:ascii="Times New Roman" w:hAnsi="Times New Roman" w:cs="Times New Roman"/>
                <w:sz w:val="22"/>
                <w:szCs w:val="22"/>
              </w:rPr>
            </w:pPr>
          </w:p>
        </w:tc>
        <w:tc>
          <w:tcPr>
            <w:tcW w:w="444" w:type="dxa"/>
            <w:noWrap/>
          </w:tcPr>
          <w:p w14:paraId="5490182E" w14:textId="77777777" w:rsidR="00344A29" w:rsidRPr="000814C9" w:rsidRDefault="00344A29" w:rsidP="000F625F">
            <w:pPr>
              <w:rPr>
                <w:rFonts w:ascii="Times New Roman" w:hAnsi="Times New Roman" w:cs="Times New Roman"/>
                <w:sz w:val="22"/>
                <w:szCs w:val="22"/>
              </w:rPr>
            </w:pPr>
          </w:p>
        </w:tc>
        <w:tc>
          <w:tcPr>
            <w:tcW w:w="444" w:type="dxa"/>
            <w:noWrap/>
          </w:tcPr>
          <w:p w14:paraId="36FC8037" w14:textId="77777777" w:rsidR="00344A29" w:rsidRPr="000814C9" w:rsidRDefault="00344A29" w:rsidP="000F625F">
            <w:pPr>
              <w:rPr>
                <w:rFonts w:ascii="Times New Roman" w:hAnsi="Times New Roman" w:cs="Times New Roman"/>
                <w:sz w:val="22"/>
                <w:szCs w:val="22"/>
              </w:rPr>
            </w:pPr>
          </w:p>
        </w:tc>
        <w:tc>
          <w:tcPr>
            <w:tcW w:w="444" w:type="dxa"/>
            <w:noWrap/>
          </w:tcPr>
          <w:p w14:paraId="0FCFA037" w14:textId="77777777" w:rsidR="00344A29" w:rsidRPr="000814C9" w:rsidRDefault="00344A29" w:rsidP="000F625F">
            <w:pPr>
              <w:rPr>
                <w:rFonts w:ascii="Times New Roman" w:hAnsi="Times New Roman" w:cs="Times New Roman"/>
                <w:sz w:val="22"/>
                <w:szCs w:val="22"/>
              </w:rPr>
            </w:pPr>
          </w:p>
        </w:tc>
      </w:tr>
      <w:tr w:rsidR="0083538E" w:rsidRPr="000814C9" w14:paraId="4227FB9C" w14:textId="77777777" w:rsidTr="000F625F">
        <w:trPr>
          <w:trHeight w:val="240"/>
        </w:trPr>
        <w:tc>
          <w:tcPr>
            <w:tcW w:w="2688" w:type="dxa"/>
            <w:noWrap/>
            <w:hideMark/>
          </w:tcPr>
          <w:p w14:paraId="357ADA12" w14:textId="04F1EA20"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 xml:space="preserve">Enteral feeds </w:t>
            </w:r>
            <w:ins w:id="87" w:author="Mannat Guliani" w:date="2026-06-15T11:14:00Z">
              <w:r w:rsidR="00E82FCC">
                <w:rPr>
                  <w:rFonts w:ascii="Times New Roman" w:hAnsi="Times New Roman" w:cs="Times New Roman"/>
                  <w:sz w:val="20"/>
                  <w:szCs w:val="20"/>
                </w:rPr>
                <w:t>received</w:t>
              </w:r>
            </w:ins>
          </w:p>
        </w:tc>
        <w:tc>
          <w:tcPr>
            <w:tcW w:w="426" w:type="dxa"/>
            <w:noWrap/>
            <w:hideMark/>
          </w:tcPr>
          <w:p w14:paraId="450CC36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5B0F84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1305AB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714B91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10D209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FA8F3B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F9979E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DE5AFD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F98862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96064D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2091C3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28C45E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A631D5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76982B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5C7DCA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F69B5E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574760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FE1925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BB8B1C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7882D4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E3CDEE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040C21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F62318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5133E6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E4E6D3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1C0580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AFDF35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B6E031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678533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11CDC4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B3BDA0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0802F710" w14:textId="77777777" w:rsidTr="000F625F">
        <w:trPr>
          <w:trHeight w:val="240"/>
        </w:trPr>
        <w:tc>
          <w:tcPr>
            <w:tcW w:w="2688" w:type="dxa"/>
            <w:noWrap/>
          </w:tcPr>
          <w:p w14:paraId="12EC6B03" w14:textId="026777AE"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PDHM</w:t>
            </w:r>
            <w:r w:rsidR="00032071" w:rsidRPr="00085DA9">
              <w:rPr>
                <w:rFonts w:ascii="Times New Roman" w:hAnsi="Times New Roman" w:cs="Times New Roman"/>
                <w:sz w:val="20"/>
                <w:szCs w:val="20"/>
              </w:rPr>
              <w:t xml:space="preserve">, EBM, FM </w:t>
            </w:r>
            <w:r w:rsidR="00032071" w:rsidRPr="00085DA9">
              <w:rPr>
                <w:rFonts w:ascii="Times New Roman" w:eastAsia="Times New Roman" w:hAnsi="Times New Roman" w:cs="Times New Roman"/>
                <w:i/>
                <w:iCs/>
                <w:color w:val="000000"/>
                <w:sz w:val="18"/>
                <w:szCs w:val="18"/>
              </w:rPr>
              <w:t>(select all that apply)</w:t>
            </w:r>
          </w:p>
        </w:tc>
        <w:tc>
          <w:tcPr>
            <w:tcW w:w="426" w:type="dxa"/>
            <w:noWrap/>
          </w:tcPr>
          <w:p w14:paraId="12D215AE" w14:textId="77777777" w:rsidR="0083538E" w:rsidRPr="000814C9" w:rsidRDefault="0083538E" w:rsidP="000F625F">
            <w:pPr>
              <w:rPr>
                <w:rFonts w:ascii="Times New Roman" w:hAnsi="Times New Roman" w:cs="Times New Roman"/>
                <w:sz w:val="22"/>
                <w:szCs w:val="22"/>
              </w:rPr>
            </w:pPr>
          </w:p>
        </w:tc>
        <w:tc>
          <w:tcPr>
            <w:tcW w:w="426" w:type="dxa"/>
            <w:noWrap/>
          </w:tcPr>
          <w:p w14:paraId="2096618B" w14:textId="77777777" w:rsidR="0083538E" w:rsidRPr="000814C9" w:rsidRDefault="0083538E" w:rsidP="000F625F">
            <w:pPr>
              <w:rPr>
                <w:rFonts w:ascii="Times New Roman" w:hAnsi="Times New Roman" w:cs="Times New Roman"/>
                <w:sz w:val="22"/>
                <w:szCs w:val="22"/>
              </w:rPr>
            </w:pPr>
          </w:p>
        </w:tc>
        <w:tc>
          <w:tcPr>
            <w:tcW w:w="426" w:type="dxa"/>
            <w:noWrap/>
          </w:tcPr>
          <w:p w14:paraId="4428E737" w14:textId="77777777" w:rsidR="0083538E" w:rsidRPr="000814C9" w:rsidRDefault="0083538E" w:rsidP="000F625F">
            <w:pPr>
              <w:rPr>
                <w:rFonts w:ascii="Times New Roman" w:hAnsi="Times New Roman" w:cs="Times New Roman"/>
                <w:sz w:val="22"/>
                <w:szCs w:val="22"/>
              </w:rPr>
            </w:pPr>
          </w:p>
        </w:tc>
        <w:tc>
          <w:tcPr>
            <w:tcW w:w="426" w:type="dxa"/>
            <w:noWrap/>
          </w:tcPr>
          <w:p w14:paraId="703AFB06" w14:textId="77777777" w:rsidR="0083538E" w:rsidRPr="000814C9" w:rsidRDefault="0083538E" w:rsidP="000F625F">
            <w:pPr>
              <w:rPr>
                <w:rFonts w:ascii="Times New Roman" w:hAnsi="Times New Roman" w:cs="Times New Roman"/>
                <w:sz w:val="22"/>
                <w:szCs w:val="22"/>
              </w:rPr>
            </w:pPr>
          </w:p>
        </w:tc>
        <w:tc>
          <w:tcPr>
            <w:tcW w:w="426" w:type="dxa"/>
            <w:noWrap/>
          </w:tcPr>
          <w:p w14:paraId="21BD116A" w14:textId="77777777" w:rsidR="0083538E" w:rsidRPr="000814C9" w:rsidRDefault="0083538E" w:rsidP="000F625F">
            <w:pPr>
              <w:rPr>
                <w:rFonts w:ascii="Times New Roman" w:hAnsi="Times New Roman" w:cs="Times New Roman"/>
                <w:sz w:val="22"/>
                <w:szCs w:val="22"/>
              </w:rPr>
            </w:pPr>
          </w:p>
        </w:tc>
        <w:tc>
          <w:tcPr>
            <w:tcW w:w="426" w:type="dxa"/>
            <w:noWrap/>
          </w:tcPr>
          <w:p w14:paraId="6D51C946" w14:textId="77777777" w:rsidR="0083538E" w:rsidRPr="000814C9" w:rsidRDefault="0083538E" w:rsidP="000F625F">
            <w:pPr>
              <w:rPr>
                <w:rFonts w:ascii="Times New Roman" w:hAnsi="Times New Roman" w:cs="Times New Roman"/>
                <w:sz w:val="22"/>
                <w:szCs w:val="22"/>
              </w:rPr>
            </w:pPr>
          </w:p>
        </w:tc>
        <w:tc>
          <w:tcPr>
            <w:tcW w:w="426" w:type="dxa"/>
            <w:noWrap/>
          </w:tcPr>
          <w:p w14:paraId="75A3845A" w14:textId="77777777" w:rsidR="0083538E" w:rsidRPr="000814C9" w:rsidRDefault="0083538E" w:rsidP="000F625F">
            <w:pPr>
              <w:rPr>
                <w:rFonts w:ascii="Times New Roman" w:hAnsi="Times New Roman" w:cs="Times New Roman"/>
                <w:sz w:val="22"/>
                <w:szCs w:val="22"/>
              </w:rPr>
            </w:pPr>
          </w:p>
        </w:tc>
        <w:tc>
          <w:tcPr>
            <w:tcW w:w="426" w:type="dxa"/>
            <w:noWrap/>
          </w:tcPr>
          <w:p w14:paraId="1D196FB4" w14:textId="77777777" w:rsidR="0083538E" w:rsidRPr="000814C9" w:rsidRDefault="0083538E" w:rsidP="000F625F">
            <w:pPr>
              <w:rPr>
                <w:rFonts w:ascii="Times New Roman" w:hAnsi="Times New Roman" w:cs="Times New Roman"/>
                <w:sz w:val="22"/>
                <w:szCs w:val="22"/>
              </w:rPr>
            </w:pPr>
          </w:p>
        </w:tc>
        <w:tc>
          <w:tcPr>
            <w:tcW w:w="426" w:type="dxa"/>
            <w:noWrap/>
          </w:tcPr>
          <w:p w14:paraId="73DEFB5E" w14:textId="77777777" w:rsidR="0083538E" w:rsidRPr="000814C9" w:rsidRDefault="0083538E" w:rsidP="000F625F">
            <w:pPr>
              <w:rPr>
                <w:rFonts w:ascii="Times New Roman" w:hAnsi="Times New Roman" w:cs="Times New Roman"/>
                <w:sz w:val="22"/>
                <w:szCs w:val="22"/>
              </w:rPr>
            </w:pPr>
          </w:p>
        </w:tc>
        <w:tc>
          <w:tcPr>
            <w:tcW w:w="444" w:type="dxa"/>
            <w:noWrap/>
          </w:tcPr>
          <w:p w14:paraId="4C5E4114" w14:textId="77777777" w:rsidR="0083538E" w:rsidRPr="000814C9" w:rsidRDefault="0083538E" w:rsidP="000F625F">
            <w:pPr>
              <w:rPr>
                <w:rFonts w:ascii="Times New Roman" w:hAnsi="Times New Roman" w:cs="Times New Roman"/>
                <w:sz w:val="22"/>
                <w:szCs w:val="22"/>
              </w:rPr>
            </w:pPr>
          </w:p>
        </w:tc>
        <w:tc>
          <w:tcPr>
            <w:tcW w:w="444" w:type="dxa"/>
            <w:noWrap/>
          </w:tcPr>
          <w:p w14:paraId="56F386E3" w14:textId="77777777" w:rsidR="0083538E" w:rsidRPr="000814C9" w:rsidRDefault="0083538E" w:rsidP="000F625F">
            <w:pPr>
              <w:rPr>
                <w:rFonts w:ascii="Times New Roman" w:hAnsi="Times New Roman" w:cs="Times New Roman"/>
                <w:sz w:val="22"/>
                <w:szCs w:val="22"/>
              </w:rPr>
            </w:pPr>
          </w:p>
        </w:tc>
        <w:tc>
          <w:tcPr>
            <w:tcW w:w="444" w:type="dxa"/>
            <w:noWrap/>
          </w:tcPr>
          <w:p w14:paraId="578A9E83" w14:textId="77777777" w:rsidR="0083538E" w:rsidRPr="000814C9" w:rsidRDefault="0083538E" w:rsidP="000F625F">
            <w:pPr>
              <w:rPr>
                <w:rFonts w:ascii="Times New Roman" w:hAnsi="Times New Roman" w:cs="Times New Roman"/>
                <w:sz w:val="22"/>
                <w:szCs w:val="22"/>
              </w:rPr>
            </w:pPr>
          </w:p>
        </w:tc>
        <w:tc>
          <w:tcPr>
            <w:tcW w:w="444" w:type="dxa"/>
            <w:noWrap/>
          </w:tcPr>
          <w:p w14:paraId="7BEFDE94" w14:textId="77777777" w:rsidR="0083538E" w:rsidRPr="000814C9" w:rsidRDefault="0083538E" w:rsidP="000F625F">
            <w:pPr>
              <w:rPr>
                <w:rFonts w:ascii="Times New Roman" w:hAnsi="Times New Roman" w:cs="Times New Roman"/>
                <w:sz w:val="22"/>
                <w:szCs w:val="22"/>
              </w:rPr>
            </w:pPr>
          </w:p>
        </w:tc>
        <w:tc>
          <w:tcPr>
            <w:tcW w:w="444" w:type="dxa"/>
            <w:noWrap/>
          </w:tcPr>
          <w:p w14:paraId="3C3ACF8C" w14:textId="77777777" w:rsidR="0083538E" w:rsidRPr="000814C9" w:rsidRDefault="0083538E" w:rsidP="000F625F">
            <w:pPr>
              <w:rPr>
                <w:rFonts w:ascii="Times New Roman" w:hAnsi="Times New Roman" w:cs="Times New Roman"/>
                <w:sz w:val="22"/>
                <w:szCs w:val="22"/>
              </w:rPr>
            </w:pPr>
          </w:p>
        </w:tc>
        <w:tc>
          <w:tcPr>
            <w:tcW w:w="444" w:type="dxa"/>
            <w:noWrap/>
          </w:tcPr>
          <w:p w14:paraId="37390A66" w14:textId="77777777" w:rsidR="0083538E" w:rsidRPr="000814C9" w:rsidRDefault="0083538E" w:rsidP="000F625F">
            <w:pPr>
              <w:rPr>
                <w:rFonts w:ascii="Times New Roman" w:hAnsi="Times New Roman" w:cs="Times New Roman"/>
                <w:sz w:val="22"/>
                <w:szCs w:val="22"/>
              </w:rPr>
            </w:pPr>
          </w:p>
        </w:tc>
        <w:tc>
          <w:tcPr>
            <w:tcW w:w="444" w:type="dxa"/>
            <w:noWrap/>
          </w:tcPr>
          <w:p w14:paraId="2250AB0C" w14:textId="77777777" w:rsidR="0083538E" w:rsidRPr="000814C9" w:rsidRDefault="0083538E" w:rsidP="000F625F">
            <w:pPr>
              <w:rPr>
                <w:rFonts w:ascii="Times New Roman" w:hAnsi="Times New Roman" w:cs="Times New Roman"/>
                <w:sz w:val="22"/>
                <w:szCs w:val="22"/>
              </w:rPr>
            </w:pPr>
          </w:p>
        </w:tc>
        <w:tc>
          <w:tcPr>
            <w:tcW w:w="444" w:type="dxa"/>
            <w:noWrap/>
          </w:tcPr>
          <w:p w14:paraId="0BBEA37C" w14:textId="77777777" w:rsidR="0083538E" w:rsidRPr="000814C9" w:rsidRDefault="0083538E" w:rsidP="000F625F">
            <w:pPr>
              <w:rPr>
                <w:rFonts w:ascii="Times New Roman" w:hAnsi="Times New Roman" w:cs="Times New Roman"/>
                <w:sz w:val="22"/>
                <w:szCs w:val="22"/>
              </w:rPr>
            </w:pPr>
          </w:p>
        </w:tc>
        <w:tc>
          <w:tcPr>
            <w:tcW w:w="444" w:type="dxa"/>
            <w:noWrap/>
          </w:tcPr>
          <w:p w14:paraId="2B928166" w14:textId="77777777" w:rsidR="0083538E" w:rsidRPr="000814C9" w:rsidRDefault="0083538E" w:rsidP="000F625F">
            <w:pPr>
              <w:rPr>
                <w:rFonts w:ascii="Times New Roman" w:hAnsi="Times New Roman" w:cs="Times New Roman"/>
                <w:sz w:val="22"/>
                <w:szCs w:val="22"/>
              </w:rPr>
            </w:pPr>
          </w:p>
        </w:tc>
        <w:tc>
          <w:tcPr>
            <w:tcW w:w="444" w:type="dxa"/>
            <w:noWrap/>
          </w:tcPr>
          <w:p w14:paraId="2E7AE61F" w14:textId="77777777" w:rsidR="0083538E" w:rsidRPr="000814C9" w:rsidRDefault="0083538E" w:rsidP="000F625F">
            <w:pPr>
              <w:rPr>
                <w:rFonts w:ascii="Times New Roman" w:hAnsi="Times New Roman" w:cs="Times New Roman"/>
                <w:sz w:val="22"/>
                <w:szCs w:val="22"/>
              </w:rPr>
            </w:pPr>
          </w:p>
        </w:tc>
        <w:tc>
          <w:tcPr>
            <w:tcW w:w="444" w:type="dxa"/>
            <w:noWrap/>
          </w:tcPr>
          <w:p w14:paraId="3BDAF25A" w14:textId="77777777" w:rsidR="0083538E" w:rsidRPr="000814C9" w:rsidRDefault="0083538E" w:rsidP="000F625F">
            <w:pPr>
              <w:rPr>
                <w:rFonts w:ascii="Times New Roman" w:hAnsi="Times New Roman" w:cs="Times New Roman"/>
                <w:sz w:val="22"/>
                <w:szCs w:val="22"/>
              </w:rPr>
            </w:pPr>
          </w:p>
        </w:tc>
        <w:tc>
          <w:tcPr>
            <w:tcW w:w="444" w:type="dxa"/>
            <w:noWrap/>
          </w:tcPr>
          <w:p w14:paraId="59903E49" w14:textId="77777777" w:rsidR="0083538E" w:rsidRPr="000814C9" w:rsidRDefault="0083538E" w:rsidP="000F625F">
            <w:pPr>
              <w:rPr>
                <w:rFonts w:ascii="Times New Roman" w:hAnsi="Times New Roman" w:cs="Times New Roman"/>
                <w:sz w:val="22"/>
                <w:szCs w:val="22"/>
              </w:rPr>
            </w:pPr>
          </w:p>
        </w:tc>
        <w:tc>
          <w:tcPr>
            <w:tcW w:w="444" w:type="dxa"/>
            <w:noWrap/>
          </w:tcPr>
          <w:p w14:paraId="0DB25D53" w14:textId="77777777" w:rsidR="0083538E" w:rsidRPr="000814C9" w:rsidRDefault="0083538E" w:rsidP="000F625F">
            <w:pPr>
              <w:rPr>
                <w:rFonts w:ascii="Times New Roman" w:hAnsi="Times New Roman" w:cs="Times New Roman"/>
                <w:sz w:val="22"/>
                <w:szCs w:val="22"/>
              </w:rPr>
            </w:pPr>
          </w:p>
        </w:tc>
        <w:tc>
          <w:tcPr>
            <w:tcW w:w="444" w:type="dxa"/>
            <w:noWrap/>
          </w:tcPr>
          <w:p w14:paraId="0EB2F4B9" w14:textId="77777777" w:rsidR="0083538E" w:rsidRPr="000814C9" w:rsidRDefault="0083538E" w:rsidP="000F625F">
            <w:pPr>
              <w:rPr>
                <w:rFonts w:ascii="Times New Roman" w:hAnsi="Times New Roman" w:cs="Times New Roman"/>
                <w:sz w:val="22"/>
                <w:szCs w:val="22"/>
              </w:rPr>
            </w:pPr>
          </w:p>
        </w:tc>
        <w:tc>
          <w:tcPr>
            <w:tcW w:w="444" w:type="dxa"/>
            <w:noWrap/>
          </w:tcPr>
          <w:p w14:paraId="02632032" w14:textId="77777777" w:rsidR="0083538E" w:rsidRPr="000814C9" w:rsidRDefault="0083538E" w:rsidP="000F625F">
            <w:pPr>
              <w:rPr>
                <w:rFonts w:ascii="Times New Roman" w:hAnsi="Times New Roman" w:cs="Times New Roman"/>
                <w:sz w:val="22"/>
                <w:szCs w:val="22"/>
              </w:rPr>
            </w:pPr>
          </w:p>
        </w:tc>
        <w:tc>
          <w:tcPr>
            <w:tcW w:w="444" w:type="dxa"/>
            <w:noWrap/>
          </w:tcPr>
          <w:p w14:paraId="2FD6E07A" w14:textId="77777777" w:rsidR="0083538E" w:rsidRPr="000814C9" w:rsidRDefault="0083538E" w:rsidP="000F625F">
            <w:pPr>
              <w:rPr>
                <w:rFonts w:ascii="Times New Roman" w:hAnsi="Times New Roman" w:cs="Times New Roman"/>
                <w:sz w:val="22"/>
                <w:szCs w:val="22"/>
              </w:rPr>
            </w:pPr>
          </w:p>
        </w:tc>
        <w:tc>
          <w:tcPr>
            <w:tcW w:w="444" w:type="dxa"/>
            <w:noWrap/>
          </w:tcPr>
          <w:p w14:paraId="616E78A5" w14:textId="77777777" w:rsidR="0083538E" w:rsidRPr="000814C9" w:rsidRDefault="0083538E" w:rsidP="000F625F">
            <w:pPr>
              <w:rPr>
                <w:rFonts w:ascii="Times New Roman" w:hAnsi="Times New Roman" w:cs="Times New Roman"/>
                <w:sz w:val="22"/>
                <w:szCs w:val="22"/>
              </w:rPr>
            </w:pPr>
          </w:p>
        </w:tc>
        <w:tc>
          <w:tcPr>
            <w:tcW w:w="444" w:type="dxa"/>
            <w:noWrap/>
          </w:tcPr>
          <w:p w14:paraId="661737FE" w14:textId="77777777" w:rsidR="0083538E" w:rsidRPr="000814C9" w:rsidRDefault="0083538E" w:rsidP="000F625F">
            <w:pPr>
              <w:rPr>
                <w:rFonts w:ascii="Times New Roman" w:hAnsi="Times New Roman" w:cs="Times New Roman"/>
                <w:sz w:val="22"/>
                <w:szCs w:val="22"/>
              </w:rPr>
            </w:pPr>
          </w:p>
        </w:tc>
        <w:tc>
          <w:tcPr>
            <w:tcW w:w="444" w:type="dxa"/>
            <w:noWrap/>
          </w:tcPr>
          <w:p w14:paraId="23CBF440" w14:textId="77777777" w:rsidR="0083538E" w:rsidRPr="000814C9" w:rsidRDefault="0083538E" w:rsidP="000F625F">
            <w:pPr>
              <w:rPr>
                <w:rFonts w:ascii="Times New Roman" w:hAnsi="Times New Roman" w:cs="Times New Roman"/>
                <w:sz w:val="22"/>
                <w:szCs w:val="22"/>
              </w:rPr>
            </w:pPr>
          </w:p>
        </w:tc>
        <w:tc>
          <w:tcPr>
            <w:tcW w:w="444" w:type="dxa"/>
            <w:noWrap/>
          </w:tcPr>
          <w:p w14:paraId="62660115" w14:textId="77777777" w:rsidR="0083538E" w:rsidRPr="000814C9" w:rsidRDefault="0083538E" w:rsidP="000F625F">
            <w:pPr>
              <w:rPr>
                <w:rFonts w:ascii="Times New Roman" w:hAnsi="Times New Roman" w:cs="Times New Roman"/>
                <w:sz w:val="22"/>
                <w:szCs w:val="22"/>
              </w:rPr>
            </w:pPr>
          </w:p>
        </w:tc>
        <w:tc>
          <w:tcPr>
            <w:tcW w:w="444" w:type="dxa"/>
            <w:noWrap/>
          </w:tcPr>
          <w:p w14:paraId="7E44678E" w14:textId="77777777" w:rsidR="0083538E" w:rsidRPr="000814C9" w:rsidRDefault="0083538E" w:rsidP="000F625F">
            <w:pPr>
              <w:rPr>
                <w:rFonts w:ascii="Times New Roman" w:hAnsi="Times New Roman" w:cs="Times New Roman"/>
                <w:sz w:val="22"/>
                <w:szCs w:val="22"/>
              </w:rPr>
            </w:pPr>
          </w:p>
        </w:tc>
        <w:tc>
          <w:tcPr>
            <w:tcW w:w="444" w:type="dxa"/>
            <w:noWrap/>
          </w:tcPr>
          <w:p w14:paraId="2145A621" w14:textId="77777777" w:rsidR="0083538E" w:rsidRPr="000814C9" w:rsidRDefault="0083538E" w:rsidP="000F625F">
            <w:pPr>
              <w:rPr>
                <w:rFonts w:ascii="Times New Roman" w:hAnsi="Times New Roman" w:cs="Times New Roman"/>
                <w:sz w:val="22"/>
                <w:szCs w:val="22"/>
              </w:rPr>
            </w:pPr>
          </w:p>
        </w:tc>
      </w:tr>
      <w:tr w:rsidR="0083538E" w:rsidRPr="000814C9" w14:paraId="26FF6181" w14:textId="77777777" w:rsidTr="000F625F">
        <w:trPr>
          <w:trHeight w:val="240"/>
        </w:trPr>
        <w:tc>
          <w:tcPr>
            <w:tcW w:w="2688" w:type="dxa"/>
            <w:noWrap/>
            <w:hideMark/>
          </w:tcPr>
          <w:p w14:paraId="2812CE98" w14:textId="77777777" w:rsidR="0083538E" w:rsidRPr="00085DA9" w:rsidRDefault="0083538E" w:rsidP="00242F1B">
            <w:pPr>
              <w:pStyle w:val="ListParagraph"/>
              <w:numPr>
                <w:ilvl w:val="0"/>
                <w:numId w:val="19"/>
              </w:numPr>
              <w:rPr>
                <w:rFonts w:ascii="Times New Roman" w:hAnsi="Times New Roman" w:cs="Times New Roman"/>
                <w:sz w:val="20"/>
                <w:szCs w:val="20"/>
              </w:rPr>
            </w:pPr>
            <w:commentRangeStart w:id="88"/>
            <w:r w:rsidRPr="00085DA9">
              <w:rPr>
                <w:rFonts w:ascii="Times New Roman" w:hAnsi="Times New Roman" w:cs="Times New Roman"/>
                <w:sz w:val="20"/>
                <w:szCs w:val="20"/>
              </w:rPr>
              <w:t>Feed volume (ml/kg/d)</w:t>
            </w:r>
            <w:commentRangeEnd w:id="88"/>
            <w:r w:rsidR="00400D44">
              <w:rPr>
                <w:rStyle w:val="CommentReference"/>
                <w:rFonts w:cs="Mangal"/>
              </w:rPr>
              <w:commentReference w:id="88"/>
            </w:r>
          </w:p>
        </w:tc>
        <w:tc>
          <w:tcPr>
            <w:tcW w:w="426" w:type="dxa"/>
            <w:noWrap/>
            <w:hideMark/>
          </w:tcPr>
          <w:p w14:paraId="748C70F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AD7769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6ED999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429C65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1AACFF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0F856A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221E3B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929DE8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64A2B2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666F9D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78AC80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2288D1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8BA397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B3BA9A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AE9401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14BAD7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F494C5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A01CD3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229A93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34D89B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0A8BFB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4CFBCF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0909E9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720679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133AF6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6DCD34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0A1B12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61693D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B31808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51DC5C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238C58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4FFB952D" w14:textId="77777777" w:rsidTr="000F625F">
        <w:trPr>
          <w:trHeight w:val="240"/>
        </w:trPr>
        <w:tc>
          <w:tcPr>
            <w:tcW w:w="2688" w:type="dxa"/>
            <w:noWrap/>
            <w:hideMark/>
          </w:tcPr>
          <w:p w14:paraId="2E4C5CF1" w14:textId="08A5842E" w:rsidR="0083538E" w:rsidRPr="00085DA9" w:rsidRDefault="0083538E" w:rsidP="00242F1B">
            <w:pPr>
              <w:pStyle w:val="ListParagraph"/>
              <w:numPr>
                <w:ilvl w:val="0"/>
                <w:numId w:val="19"/>
              </w:numPr>
              <w:rPr>
                <w:rFonts w:ascii="Times New Roman" w:hAnsi="Times New Roman" w:cs="Times New Roman"/>
                <w:sz w:val="20"/>
                <w:szCs w:val="20"/>
              </w:rPr>
            </w:pPr>
            <w:del w:id="89" w:author="Mannat Guliani" w:date="2026-06-15T11:21:00Z">
              <w:r w:rsidRPr="00085DA9" w:rsidDel="00063AFD">
                <w:rPr>
                  <w:rFonts w:ascii="Times New Roman" w:hAnsi="Times New Roman" w:cs="Times New Roman"/>
                  <w:sz w:val="20"/>
                  <w:szCs w:val="20"/>
                </w:rPr>
                <w:delText>Full feeds (150ml/kg)</w:delText>
              </w:r>
            </w:del>
            <w:ins w:id="90" w:author="Mannat Guliani" w:date="2026-06-15T11:21:00Z">
              <w:r w:rsidR="00063AFD">
                <w:rPr>
                  <w:rFonts w:ascii="Times New Roman" w:hAnsi="Times New Roman" w:cs="Times New Roman"/>
                  <w:sz w:val="20"/>
                  <w:szCs w:val="20"/>
                </w:rPr>
                <w:t xml:space="preserve"> IV fluids</w:t>
              </w:r>
            </w:ins>
          </w:p>
        </w:tc>
        <w:tc>
          <w:tcPr>
            <w:tcW w:w="426" w:type="dxa"/>
            <w:noWrap/>
            <w:hideMark/>
          </w:tcPr>
          <w:p w14:paraId="4296638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E7584B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D723E2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2C7ECF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ADA5E1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657EE6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6617D5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5118A8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CFC51C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6DA3F5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DBCFD1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64556C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D2010A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22C8FA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28F7BD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58ECB3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216A3D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9995FE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C00FC4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CDA339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9F8EF0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DF5F57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FD5E87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C43CCB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012286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3A5DF9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D7FD00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B5CF93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8D13D8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E32EEC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2FF876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74DA510C" w14:textId="77777777" w:rsidTr="000F625F">
        <w:trPr>
          <w:trHeight w:val="240"/>
        </w:trPr>
        <w:tc>
          <w:tcPr>
            <w:tcW w:w="2688" w:type="dxa"/>
            <w:noWrap/>
            <w:hideMark/>
          </w:tcPr>
          <w:p w14:paraId="0196AFE6"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Parenteral nutrition</w:t>
            </w:r>
          </w:p>
        </w:tc>
        <w:tc>
          <w:tcPr>
            <w:tcW w:w="426" w:type="dxa"/>
            <w:noWrap/>
            <w:hideMark/>
          </w:tcPr>
          <w:p w14:paraId="0CE6C82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C99192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8658BE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AB4B94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234BC4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C2891D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B6FC3F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9BDB2E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D85D98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2F803E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FBAEE1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14BD5A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550021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96E174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F8111E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598D3C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302A6E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7CAE68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DFAC2B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80D32C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D6315D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D4A203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FC1C30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763CB7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A8191F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7C95C4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2E564A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552831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97B632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D9743D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F12F1F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7CAD135B" w14:textId="77777777" w:rsidTr="000F625F">
        <w:trPr>
          <w:trHeight w:val="240"/>
        </w:trPr>
        <w:tc>
          <w:tcPr>
            <w:tcW w:w="2688" w:type="dxa"/>
            <w:noWrap/>
            <w:hideMark/>
          </w:tcPr>
          <w:p w14:paraId="766426E7"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Probiotic</w:t>
            </w:r>
          </w:p>
        </w:tc>
        <w:tc>
          <w:tcPr>
            <w:tcW w:w="426" w:type="dxa"/>
            <w:noWrap/>
            <w:hideMark/>
          </w:tcPr>
          <w:p w14:paraId="7B355B5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8FDCFF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C208CA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7C0AC8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5A8547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5BC6E3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8DDBEF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DF3513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A80464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615300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5E0E17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F35CF3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E5C6EE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B16F3E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A988F6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9C361F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79286B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B460A1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8FE13B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647E50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F2AB75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4C8E82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A7F5F7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37E014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404626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73FE02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88851F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0BCC02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425639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969E77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EE119F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2C2E011E" w14:textId="77777777" w:rsidTr="000F625F">
        <w:trPr>
          <w:trHeight w:val="240"/>
        </w:trPr>
        <w:tc>
          <w:tcPr>
            <w:tcW w:w="2688" w:type="dxa"/>
            <w:noWrap/>
            <w:hideMark/>
          </w:tcPr>
          <w:p w14:paraId="16CC7DFA"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Feed intolerance</w:t>
            </w:r>
          </w:p>
        </w:tc>
        <w:tc>
          <w:tcPr>
            <w:tcW w:w="426" w:type="dxa"/>
            <w:noWrap/>
            <w:hideMark/>
          </w:tcPr>
          <w:p w14:paraId="3E09934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0649C4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ECC4F8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F147C1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FE923B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E0D227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8EF0A8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574208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310D76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825382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6E81BF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186A15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4E9285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FBDEE0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46204A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F5A0AD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C5D764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88E40E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45DAF7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92173A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35F689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E3C8AA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39EFC2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53D6BD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05E1B7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550D60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92FF26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F726EA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40B8FF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AA024B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CAE779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291A015A" w14:textId="77777777" w:rsidTr="000F625F">
        <w:trPr>
          <w:trHeight w:val="240"/>
        </w:trPr>
        <w:tc>
          <w:tcPr>
            <w:tcW w:w="2688" w:type="dxa"/>
            <w:noWrap/>
            <w:hideMark/>
          </w:tcPr>
          <w:p w14:paraId="7BEDB702"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NEC suspected</w:t>
            </w:r>
          </w:p>
        </w:tc>
        <w:tc>
          <w:tcPr>
            <w:tcW w:w="426" w:type="dxa"/>
            <w:noWrap/>
            <w:hideMark/>
          </w:tcPr>
          <w:p w14:paraId="6992C32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E54CF7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6A8A39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E99702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F70C29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3E5F1B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776279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AD96AE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1E5F4D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DEF5B7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29498E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9BACA5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DF1E93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48D9D6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7DB725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8BF821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5EDEB6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36C490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C3A420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203A7A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143E32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46EF4A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FACE3E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6AF7C4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53F1FC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1B2344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C8BBF9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840CD4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90F1D9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3EE0D2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E7C7ED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EA5D5F" w:rsidRPr="000814C9" w14:paraId="3FB510E5" w14:textId="77777777" w:rsidTr="000F625F">
        <w:trPr>
          <w:trHeight w:val="240"/>
        </w:trPr>
        <w:tc>
          <w:tcPr>
            <w:tcW w:w="2688" w:type="dxa"/>
            <w:noWrap/>
          </w:tcPr>
          <w:p w14:paraId="5899155F" w14:textId="7104F76E" w:rsidR="00EA5D5F" w:rsidRPr="00085DA9" w:rsidRDefault="00EA5D5F" w:rsidP="00242F1B">
            <w:pPr>
              <w:pStyle w:val="ListParagraph"/>
              <w:numPr>
                <w:ilvl w:val="0"/>
                <w:numId w:val="19"/>
              </w:numPr>
              <w:rPr>
                <w:rFonts w:ascii="Times New Roman" w:hAnsi="Times New Roman" w:cs="Times New Roman"/>
                <w:sz w:val="20"/>
                <w:szCs w:val="20"/>
              </w:rPr>
            </w:pPr>
            <w:r>
              <w:rPr>
                <w:rFonts w:ascii="Times New Roman" w:hAnsi="Times New Roman" w:cs="Times New Roman"/>
                <w:sz w:val="20"/>
                <w:szCs w:val="20"/>
              </w:rPr>
              <w:t>NEC confirmed (stage)</w:t>
            </w:r>
          </w:p>
        </w:tc>
        <w:tc>
          <w:tcPr>
            <w:tcW w:w="426" w:type="dxa"/>
            <w:noWrap/>
          </w:tcPr>
          <w:p w14:paraId="03D5CBBC" w14:textId="77777777" w:rsidR="00EA5D5F" w:rsidRPr="000814C9" w:rsidRDefault="00EA5D5F" w:rsidP="000F625F">
            <w:pPr>
              <w:rPr>
                <w:rFonts w:ascii="Times New Roman" w:hAnsi="Times New Roman" w:cs="Times New Roman"/>
                <w:sz w:val="22"/>
                <w:szCs w:val="22"/>
              </w:rPr>
            </w:pPr>
          </w:p>
        </w:tc>
        <w:tc>
          <w:tcPr>
            <w:tcW w:w="426" w:type="dxa"/>
            <w:noWrap/>
          </w:tcPr>
          <w:p w14:paraId="3BF5A631" w14:textId="77777777" w:rsidR="00EA5D5F" w:rsidRPr="000814C9" w:rsidRDefault="00EA5D5F" w:rsidP="000F625F">
            <w:pPr>
              <w:rPr>
                <w:rFonts w:ascii="Times New Roman" w:hAnsi="Times New Roman" w:cs="Times New Roman"/>
                <w:sz w:val="22"/>
                <w:szCs w:val="22"/>
              </w:rPr>
            </w:pPr>
          </w:p>
        </w:tc>
        <w:tc>
          <w:tcPr>
            <w:tcW w:w="426" w:type="dxa"/>
            <w:noWrap/>
          </w:tcPr>
          <w:p w14:paraId="59F576CC" w14:textId="77777777" w:rsidR="00EA5D5F" w:rsidRPr="000814C9" w:rsidRDefault="00EA5D5F" w:rsidP="000F625F">
            <w:pPr>
              <w:rPr>
                <w:rFonts w:ascii="Times New Roman" w:hAnsi="Times New Roman" w:cs="Times New Roman"/>
                <w:sz w:val="22"/>
                <w:szCs w:val="22"/>
              </w:rPr>
            </w:pPr>
          </w:p>
        </w:tc>
        <w:tc>
          <w:tcPr>
            <w:tcW w:w="426" w:type="dxa"/>
            <w:noWrap/>
          </w:tcPr>
          <w:p w14:paraId="38DB5783" w14:textId="77777777" w:rsidR="00EA5D5F" w:rsidRPr="000814C9" w:rsidRDefault="00EA5D5F" w:rsidP="000F625F">
            <w:pPr>
              <w:rPr>
                <w:rFonts w:ascii="Times New Roman" w:hAnsi="Times New Roman" w:cs="Times New Roman"/>
                <w:sz w:val="22"/>
                <w:szCs w:val="22"/>
              </w:rPr>
            </w:pPr>
          </w:p>
        </w:tc>
        <w:tc>
          <w:tcPr>
            <w:tcW w:w="426" w:type="dxa"/>
            <w:noWrap/>
          </w:tcPr>
          <w:p w14:paraId="51B9098A" w14:textId="77777777" w:rsidR="00EA5D5F" w:rsidRPr="000814C9" w:rsidRDefault="00EA5D5F" w:rsidP="000F625F">
            <w:pPr>
              <w:rPr>
                <w:rFonts w:ascii="Times New Roman" w:hAnsi="Times New Roman" w:cs="Times New Roman"/>
                <w:sz w:val="22"/>
                <w:szCs w:val="22"/>
              </w:rPr>
            </w:pPr>
          </w:p>
        </w:tc>
        <w:tc>
          <w:tcPr>
            <w:tcW w:w="426" w:type="dxa"/>
            <w:noWrap/>
          </w:tcPr>
          <w:p w14:paraId="42AFE1E1" w14:textId="77777777" w:rsidR="00EA5D5F" w:rsidRPr="000814C9" w:rsidRDefault="00EA5D5F" w:rsidP="000F625F">
            <w:pPr>
              <w:rPr>
                <w:rFonts w:ascii="Times New Roman" w:hAnsi="Times New Roman" w:cs="Times New Roman"/>
                <w:sz w:val="22"/>
                <w:szCs w:val="22"/>
              </w:rPr>
            </w:pPr>
          </w:p>
        </w:tc>
        <w:tc>
          <w:tcPr>
            <w:tcW w:w="426" w:type="dxa"/>
            <w:noWrap/>
          </w:tcPr>
          <w:p w14:paraId="70793A0B" w14:textId="77777777" w:rsidR="00EA5D5F" w:rsidRPr="000814C9" w:rsidRDefault="00EA5D5F" w:rsidP="000F625F">
            <w:pPr>
              <w:rPr>
                <w:rFonts w:ascii="Times New Roman" w:hAnsi="Times New Roman" w:cs="Times New Roman"/>
                <w:sz w:val="22"/>
                <w:szCs w:val="22"/>
              </w:rPr>
            </w:pPr>
          </w:p>
        </w:tc>
        <w:tc>
          <w:tcPr>
            <w:tcW w:w="426" w:type="dxa"/>
            <w:noWrap/>
          </w:tcPr>
          <w:p w14:paraId="75B4B8DF" w14:textId="77777777" w:rsidR="00EA5D5F" w:rsidRPr="000814C9" w:rsidRDefault="00EA5D5F" w:rsidP="000F625F">
            <w:pPr>
              <w:rPr>
                <w:rFonts w:ascii="Times New Roman" w:hAnsi="Times New Roman" w:cs="Times New Roman"/>
                <w:sz w:val="22"/>
                <w:szCs w:val="22"/>
              </w:rPr>
            </w:pPr>
          </w:p>
        </w:tc>
        <w:tc>
          <w:tcPr>
            <w:tcW w:w="426" w:type="dxa"/>
            <w:noWrap/>
          </w:tcPr>
          <w:p w14:paraId="31252D09" w14:textId="77777777" w:rsidR="00EA5D5F" w:rsidRPr="000814C9" w:rsidRDefault="00EA5D5F" w:rsidP="000F625F">
            <w:pPr>
              <w:rPr>
                <w:rFonts w:ascii="Times New Roman" w:hAnsi="Times New Roman" w:cs="Times New Roman"/>
                <w:sz w:val="22"/>
                <w:szCs w:val="22"/>
              </w:rPr>
            </w:pPr>
          </w:p>
        </w:tc>
        <w:tc>
          <w:tcPr>
            <w:tcW w:w="444" w:type="dxa"/>
            <w:noWrap/>
          </w:tcPr>
          <w:p w14:paraId="7A3D8D01" w14:textId="77777777" w:rsidR="00EA5D5F" w:rsidRPr="000814C9" w:rsidRDefault="00EA5D5F" w:rsidP="000F625F">
            <w:pPr>
              <w:rPr>
                <w:rFonts w:ascii="Times New Roman" w:hAnsi="Times New Roman" w:cs="Times New Roman"/>
                <w:sz w:val="22"/>
                <w:szCs w:val="22"/>
              </w:rPr>
            </w:pPr>
          </w:p>
        </w:tc>
        <w:tc>
          <w:tcPr>
            <w:tcW w:w="444" w:type="dxa"/>
            <w:noWrap/>
          </w:tcPr>
          <w:p w14:paraId="26575E4B" w14:textId="77777777" w:rsidR="00EA5D5F" w:rsidRPr="000814C9" w:rsidRDefault="00EA5D5F" w:rsidP="000F625F">
            <w:pPr>
              <w:rPr>
                <w:rFonts w:ascii="Times New Roman" w:hAnsi="Times New Roman" w:cs="Times New Roman"/>
                <w:sz w:val="22"/>
                <w:szCs w:val="22"/>
              </w:rPr>
            </w:pPr>
          </w:p>
        </w:tc>
        <w:tc>
          <w:tcPr>
            <w:tcW w:w="444" w:type="dxa"/>
            <w:noWrap/>
          </w:tcPr>
          <w:p w14:paraId="00C931B3" w14:textId="77777777" w:rsidR="00EA5D5F" w:rsidRPr="000814C9" w:rsidRDefault="00EA5D5F" w:rsidP="000F625F">
            <w:pPr>
              <w:rPr>
                <w:rFonts w:ascii="Times New Roman" w:hAnsi="Times New Roman" w:cs="Times New Roman"/>
                <w:sz w:val="22"/>
                <w:szCs w:val="22"/>
              </w:rPr>
            </w:pPr>
          </w:p>
        </w:tc>
        <w:tc>
          <w:tcPr>
            <w:tcW w:w="444" w:type="dxa"/>
            <w:noWrap/>
          </w:tcPr>
          <w:p w14:paraId="41845A52" w14:textId="77777777" w:rsidR="00EA5D5F" w:rsidRPr="000814C9" w:rsidRDefault="00EA5D5F" w:rsidP="000F625F">
            <w:pPr>
              <w:rPr>
                <w:rFonts w:ascii="Times New Roman" w:hAnsi="Times New Roman" w:cs="Times New Roman"/>
                <w:sz w:val="22"/>
                <w:szCs w:val="22"/>
              </w:rPr>
            </w:pPr>
          </w:p>
        </w:tc>
        <w:tc>
          <w:tcPr>
            <w:tcW w:w="444" w:type="dxa"/>
            <w:noWrap/>
          </w:tcPr>
          <w:p w14:paraId="0D89E1C5" w14:textId="77777777" w:rsidR="00EA5D5F" w:rsidRPr="000814C9" w:rsidRDefault="00EA5D5F" w:rsidP="000F625F">
            <w:pPr>
              <w:rPr>
                <w:rFonts w:ascii="Times New Roman" w:hAnsi="Times New Roman" w:cs="Times New Roman"/>
                <w:sz w:val="22"/>
                <w:szCs w:val="22"/>
              </w:rPr>
            </w:pPr>
          </w:p>
        </w:tc>
        <w:tc>
          <w:tcPr>
            <w:tcW w:w="444" w:type="dxa"/>
            <w:noWrap/>
          </w:tcPr>
          <w:p w14:paraId="7DA709AB" w14:textId="77777777" w:rsidR="00EA5D5F" w:rsidRPr="000814C9" w:rsidRDefault="00EA5D5F" w:rsidP="000F625F">
            <w:pPr>
              <w:rPr>
                <w:rFonts w:ascii="Times New Roman" w:hAnsi="Times New Roman" w:cs="Times New Roman"/>
                <w:sz w:val="22"/>
                <w:szCs w:val="22"/>
              </w:rPr>
            </w:pPr>
          </w:p>
        </w:tc>
        <w:tc>
          <w:tcPr>
            <w:tcW w:w="444" w:type="dxa"/>
            <w:noWrap/>
          </w:tcPr>
          <w:p w14:paraId="0C2AF3CA" w14:textId="77777777" w:rsidR="00EA5D5F" w:rsidRPr="000814C9" w:rsidRDefault="00EA5D5F" w:rsidP="000F625F">
            <w:pPr>
              <w:rPr>
                <w:rFonts w:ascii="Times New Roman" w:hAnsi="Times New Roman" w:cs="Times New Roman"/>
                <w:sz w:val="22"/>
                <w:szCs w:val="22"/>
              </w:rPr>
            </w:pPr>
          </w:p>
        </w:tc>
        <w:tc>
          <w:tcPr>
            <w:tcW w:w="444" w:type="dxa"/>
            <w:noWrap/>
          </w:tcPr>
          <w:p w14:paraId="66D739DD" w14:textId="77777777" w:rsidR="00EA5D5F" w:rsidRPr="000814C9" w:rsidRDefault="00EA5D5F" w:rsidP="000F625F">
            <w:pPr>
              <w:rPr>
                <w:rFonts w:ascii="Times New Roman" w:hAnsi="Times New Roman" w:cs="Times New Roman"/>
                <w:sz w:val="22"/>
                <w:szCs w:val="22"/>
              </w:rPr>
            </w:pPr>
          </w:p>
        </w:tc>
        <w:tc>
          <w:tcPr>
            <w:tcW w:w="444" w:type="dxa"/>
            <w:noWrap/>
          </w:tcPr>
          <w:p w14:paraId="69D3B6F0" w14:textId="77777777" w:rsidR="00EA5D5F" w:rsidRPr="000814C9" w:rsidRDefault="00EA5D5F" w:rsidP="000F625F">
            <w:pPr>
              <w:rPr>
                <w:rFonts w:ascii="Times New Roman" w:hAnsi="Times New Roman" w:cs="Times New Roman"/>
                <w:sz w:val="22"/>
                <w:szCs w:val="22"/>
              </w:rPr>
            </w:pPr>
          </w:p>
        </w:tc>
        <w:tc>
          <w:tcPr>
            <w:tcW w:w="444" w:type="dxa"/>
            <w:noWrap/>
          </w:tcPr>
          <w:p w14:paraId="7A1E055A" w14:textId="77777777" w:rsidR="00EA5D5F" w:rsidRPr="000814C9" w:rsidRDefault="00EA5D5F" w:rsidP="000F625F">
            <w:pPr>
              <w:rPr>
                <w:rFonts w:ascii="Times New Roman" w:hAnsi="Times New Roman" w:cs="Times New Roman"/>
                <w:sz w:val="22"/>
                <w:szCs w:val="22"/>
              </w:rPr>
            </w:pPr>
          </w:p>
        </w:tc>
        <w:tc>
          <w:tcPr>
            <w:tcW w:w="444" w:type="dxa"/>
            <w:noWrap/>
          </w:tcPr>
          <w:p w14:paraId="6CC04AAC" w14:textId="77777777" w:rsidR="00EA5D5F" w:rsidRPr="000814C9" w:rsidRDefault="00EA5D5F" w:rsidP="000F625F">
            <w:pPr>
              <w:rPr>
                <w:rFonts w:ascii="Times New Roman" w:hAnsi="Times New Roman" w:cs="Times New Roman"/>
                <w:sz w:val="22"/>
                <w:szCs w:val="22"/>
              </w:rPr>
            </w:pPr>
          </w:p>
        </w:tc>
        <w:tc>
          <w:tcPr>
            <w:tcW w:w="444" w:type="dxa"/>
            <w:noWrap/>
          </w:tcPr>
          <w:p w14:paraId="27FDA7CA" w14:textId="77777777" w:rsidR="00EA5D5F" w:rsidRPr="000814C9" w:rsidRDefault="00EA5D5F" w:rsidP="000F625F">
            <w:pPr>
              <w:rPr>
                <w:rFonts w:ascii="Times New Roman" w:hAnsi="Times New Roman" w:cs="Times New Roman"/>
                <w:sz w:val="22"/>
                <w:szCs w:val="22"/>
              </w:rPr>
            </w:pPr>
          </w:p>
        </w:tc>
        <w:tc>
          <w:tcPr>
            <w:tcW w:w="444" w:type="dxa"/>
            <w:noWrap/>
          </w:tcPr>
          <w:p w14:paraId="491ABB3C" w14:textId="77777777" w:rsidR="00EA5D5F" w:rsidRPr="000814C9" w:rsidRDefault="00EA5D5F" w:rsidP="000F625F">
            <w:pPr>
              <w:rPr>
                <w:rFonts w:ascii="Times New Roman" w:hAnsi="Times New Roman" w:cs="Times New Roman"/>
                <w:sz w:val="22"/>
                <w:szCs w:val="22"/>
              </w:rPr>
            </w:pPr>
          </w:p>
        </w:tc>
        <w:tc>
          <w:tcPr>
            <w:tcW w:w="444" w:type="dxa"/>
            <w:noWrap/>
          </w:tcPr>
          <w:p w14:paraId="218DD83F" w14:textId="77777777" w:rsidR="00EA5D5F" w:rsidRPr="000814C9" w:rsidRDefault="00EA5D5F" w:rsidP="000F625F">
            <w:pPr>
              <w:rPr>
                <w:rFonts w:ascii="Times New Roman" w:hAnsi="Times New Roman" w:cs="Times New Roman"/>
                <w:sz w:val="22"/>
                <w:szCs w:val="22"/>
              </w:rPr>
            </w:pPr>
          </w:p>
        </w:tc>
        <w:tc>
          <w:tcPr>
            <w:tcW w:w="444" w:type="dxa"/>
            <w:noWrap/>
          </w:tcPr>
          <w:p w14:paraId="59ADAE7E" w14:textId="77777777" w:rsidR="00EA5D5F" w:rsidRPr="000814C9" w:rsidRDefault="00EA5D5F" w:rsidP="000F625F">
            <w:pPr>
              <w:rPr>
                <w:rFonts w:ascii="Times New Roman" w:hAnsi="Times New Roman" w:cs="Times New Roman"/>
                <w:sz w:val="22"/>
                <w:szCs w:val="22"/>
              </w:rPr>
            </w:pPr>
          </w:p>
        </w:tc>
        <w:tc>
          <w:tcPr>
            <w:tcW w:w="444" w:type="dxa"/>
            <w:noWrap/>
          </w:tcPr>
          <w:p w14:paraId="770C0E28" w14:textId="77777777" w:rsidR="00EA5D5F" w:rsidRPr="000814C9" w:rsidRDefault="00EA5D5F" w:rsidP="000F625F">
            <w:pPr>
              <w:rPr>
                <w:rFonts w:ascii="Times New Roman" w:hAnsi="Times New Roman" w:cs="Times New Roman"/>
                <w:sz w:val="22"/>
                <w:szCs w:val="22"/>
              </w:rPr>
            </w:pPr>
          </w:p>
        </w:tc>
        <w:tc>
          <w:tcPr>
            <w:tcW w:w="444" w:type="dxa"/>
            <w:noWrap/>
          </w:tcPr>
          <w:p w14:paraId="24881470" w14:textId="77777777" w:rsidR="00EA5D5F" w:rsidRPr="000814C9" w:rsidRDefault="00EA5D5F" w:rsidP="000F625F">
            <w:pPr>
              <w:rPr>
                <w:rFonts w:ascii="Times New Roman" w:hAnsi="Times New Roman" w:cs="Times New Roman"/>
                <w:sz w:val="22"/>
                <w:szCs w:val="22"/>
              </w:rPr>
            </w:pPr>
          </w:p>
        </w:tc>
        <w:tc>
          <w:tcPr>
            <w:tcW w:w="444" w:type="dxa"/>
            <w:noWrap/>
          </w:tcPr>
          <w:p w14:paraId="1384C290" w14:textId="77777777" w:rsidR="00EA5D5F" w:rsidRPr="000814C9" w:rsidRDefault="00EA5D5F" w:rsidP="000F625F">
            <w:pPr>
              <w:rPr>
                <w:rFonts w:ascii="Times New Roman" w:hAnsi="Times New Roman" w:cs="Times New Roman"/>
                <w:sz w:val="22"/>
                <w:szCs w:val="22"/>
              </w:rPr>
            </w:pPr>
          </w:p>
        </w:tc>
        <w:tc>
          <w:tcPr>
            <w:tcW w:w="444" w:type="dxa"/>
            <w:noWrap/>
          </w:tcPr>
          <w:p w14:paraId="6728D8CA" w14:textId="77777777" w:rsidR="00EA5D5F" w:rsidRPr="000814C9" w:rsidRDefault="00EA5D5F" w:rsidP="000F625F">
            <w:pPr>
              <w:rPr>
                <w:rFonts w:ascii="Times New Roman" w:hAnsi="Times New Roman" w:cs="Times New Roman"/>
                <w:sz w:val="22"/>
                <w:szCs w:val="22"/>
              </w:rPr>
            </w:pPr>
          </w:p>
        </w:tc>
        <w:tc>
          <w:tcPr>
            <w:tcW w:w="444" w:type="dxa"/>
            <w:noWrap/>
          </w:tcPr>
          <w:p w14:paraId="2511AC5B" w14:textId="77777777" w:rsidR="00EA5D5F" w:rsidRPr="000814C9" w:rsidRDefault="00EA5D5F" w:rsidP="000F625F">
            <w:pPr>
              <w:rPr>
                <w:rFonts w:ascii="Times New Roman" w:hAnsi="Times New Roman" w:cs="Times New Roman"/>
                <w:sz w:val="22"/>
                <w:szCs w:val="22"/>
              </w:rPr>
            </w:pPr>
          </w:p>
        </w:tc>
        <w:tc>
          <w:tcPr>
            <w:tcW w:w="444" w:type="dxa"/>
            <w:noWrap/>
          </w:tcPr>
          <w:p w14:paraId="320DD2E9" w14:textId="77777777" w:rsidR="00EA5D5F" w:rsidRPr="000814C9" w:rsidRDefault="00EA5D5F" w:rsidP="000F625F">
            <w:pPr>
              <w:rPr>
                <w:rFonts w:ascii="Times New Roman" w:hAnsi="Times New Roman" w:cs="Times New Roman"/>
                <w:sz w:val="22"/>
                <w:szCs w:val="22"/>
              </w:rPr>
            </w:pPr>
          </w:p>
        </w:tc>
        <w:tc>
          <w:tcPr>
            <w:tcW w:w="444" w:type="dxa"/>
            <w:noWrap/>
          </w:tcPr>
          <w:p w14:paraId="576102CB" w14:textId="77777777" w:rsidR="00EA5D5F" w:rsidRPr="000814C9" w:rsidRDefault="00EA5D5F" w:rsidP="000F625F">
            <w:pPr>
              <w:rPr>
                <w:rFonts w:ascii="Times New Roman" w:hAnsi="Times New Roman" w:cs="Times New Roman"/>
                <w:sz w:val="22"/>
                <w:szCs w:val="22"/>
              </w:rPr>
            </w:pPr>
          </w:p>
        </w:tc>
      </w:tr>
      <w:tr w:rsidR="0083538E" w:rsidRPr="000814C9" w14:paraId="55B102F2" w14:textId="77777777" w:rsidTr="000F625F">
        <w:trPr>
          <w:trHeight w:val="240"/>
        </w:trPr>
        <w:tc>
          <w:tcPr>
            <w:tcW w:w="2688" w:type="dxa"/>
            <w:noWrap/>
            <w:hideMark/>
          </w:tcPr>
          <w:p w14:paraId="56921329"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Cholestasis</w:t>
            </w:r>
          </w:p>
        </w:tc>
        <w:tc>
          <w:tcPr>
            <w:tcW w:w="426" w:type="dxa"/>
            <w:noWrap/>
            <w:hideMark/>
          </w:tcPr>
          <w:p w14:paraId="3CF5E9B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113881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559A5B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B36330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95017B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0AB8E1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076FFC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03FD6C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C1E72F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72C76A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FD1665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F50313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27CA60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2FA4A5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7029F6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AA939C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91A9CE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D02FF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71CFF5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E7BB31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A91A1E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FFD68D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7AB1F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AF0ABD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DFCDD7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8C955B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EEABA8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E03A85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D5DC16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0D1AEA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72586C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10174309" w14:textId="77777777" w:rsidTr="000F625F">
        <w:trPr>
          <w:trHeight w:val="240"/>
        </w:trPr>
        <w:tc>
          <w:tcPr>
            <w:tcW w:w="2688" w:type="dxa"/>
            <w:shd w:val="clear" w:color="auto" w:fill="DEEAF6" w:themeFill="accent1" w:themeFillTint="33"/>
            <w:noWrap/>
            <w:hideMark/>
          </w:tcPr>
          <w:p w14:paraId="02CAD8A8" w14:textId="4BAA6E38" w:rsidR="0083538E" w:rsidRPr="00FB12A5" w:rsidRDefault="00085DA9" w:rsidP="000F625F">
            <w:pPr>
              <w:rPr>
                <w:rFonts w:ascii="Times New Roman" w:hAnsi="Times New Roman" w:cs="Times New Roman"/>
                <w:b/>
                <w:bCs/>
                <w:sz w:val="20"/>
                <w:szCs w:val="20"/>
              </w:rPr>
            </w:pPr>
            <w:r>
              <w:rPr>
                <w:rFonts w:ascii="Times New Roman" w:hAnsi="Times New Roman" w:cs="Times New Roman"/>
                <w:b/>
                <w:bCs/>
                <w:sz w:val="20"/>
                <w:szCs w:val="20"/>
              </w:rPr>
              <w:t xml:space="preserve">3.3 </w:t>
            </w:r>
            <w:r w:rsidR="0083538E" w:rsidRPr="00FB12A5">
              <w:rPr>
                <w:rFonts w:ascii="Times New Roman" w:hAnsi="Times New Roman" w:cs="Times New Roman"/>
                <w:b/>
                <w:bCs/>
                <w:sz w:val="20"/>
                <w:szCs w:val="20"/>
              </w:rPr>
              <w:t>HEMATOLOGY</w:t>
            </w:r>
          </w:p>
        </w:tc>
        <w:tc>
          <w:tcPr>
            <w:tcW w:w="426" w:type="dxa"/>
            <w:shd w:val="clear" w:color="auto" w:fill="DEEAF6" w:themeFill="accent1" w:themeFillTint="33"/>
            <w:noWrap/>
            <w:hideMark/>
          </w:tcPr>
          <w:p w14:paraId="3AE6573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31AD671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645913C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4859AAF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33018DF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5DB11A3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6E46D09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2DBD4EA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shd w:val="clear" w:color="auto" w:fill="DEEAF6" w:themeFill="accent1" w:themeFillTint="33"/>
            <w:noWrap/>
            <w:hideMark/>
          </w:tcPr>
          <w:p w14:paraId="527F4B3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7874473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1FDC7CC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8AB542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0FC92E8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340B6F6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35BE75C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6B90A3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3C9BF4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4DBC558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4D29AEC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5322CB8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78E5EB1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2778489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4C85991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3C4F68E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4D77C2A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06725F2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CB810C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6C68D7C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0D2A780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314ABDA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shd w:val="clear" w:color="auto" w:fill="DEEAF6" w:themeFill="accent1" w:themeFillTint="33"/>
            <w:noWrap/>
            <w:hideMark/>
          </w:tcPr>
          <w:p w14:paraId="1B5B13E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3B3F75A1" w14:textId="77777777" w:rsidTr="000F625F">
        <w:trPr>
          <w:trHeight w:val="240"/>
        </w:trPr>
        <w:tc>
          <w:tcPr>
            <w:tcW w:w="2688" w:type="dxa"/>
            <w:noWrap/>
            <w:hideMark/>
          </w:tcPr>
          <w:p w14:paraId="677379FF"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Jaundice</w:t>
            </w:r>
          </w:p>
        </w:tc>
        <w:tc>
          <w:tcPr>
            <w:tcW w:w="426" w:type="dxa"/>
            <w:noWrap/>
            <w:hideMark/>
          </w:tcPr>
          <w:p w14:paraId="541C21A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643BA5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F51728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2A4733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9E5300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870E3D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DE1CB1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A39AB6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170FA6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6437B3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5DBBEF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A3A8BA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30BA7A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12ACD4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211744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2A5D78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F4B125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E0A7BF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34217E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99BF83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F8E6D7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60B128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1D28EC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5BC119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AFB37E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29C6A4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5A67CC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F0D238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619A27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07AFC7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934020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5B82B34B" w14:textId="77777777" w:rsidTr="000F625F">
        <w:trPr>
          <w:trHeight w:val="240"/>
        </w:trPr>
        <w:tc>
          <w:tcPr>
            <w:tcW w:w="2688" w:type="dxa"/>
            <w:noWrap/>
            <w:hideMark/>
          </w:tcPr>
          <w:p w14:paraId="0C907137"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Phototherapy</w:t>
            </w:r>
          </w:p>
        </w:tc>
        <w:tc>
          <w:tcPr>
            <w:tcW w:w="426" w:type="dxa"/>
            <w:noWrap/>
            <w:hideMark/>
          </w:tcPr>
          <w:p w14:paraId="1C5408A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EDC8E9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E56F8D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996377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2DA896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4D5FEA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097E68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E746F6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3E3E8B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9638F4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B7D0FC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7D335D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CC525D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2496D7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5F854B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2D6504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2D1F02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AF6215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F6AE4E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2DC058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DCDBC5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8BEAEA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63EB86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F34ED6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C848C2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401278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B55655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61CAC0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4FFFC4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B7D2B8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BFC5CD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37723B0D" w14:textId="77777777" w:rsidTr="000F625F">
        <w:trPr>
          <w:trHeight w:val="240"/>
        </w:trPr>
        <w:tc>
          <w:tcPr>
            <w:tcW w:w="2688" w:type="dxa"/>
            <w:noWrap/>
            <w:hideMark/>
          </w:tcPr>
          <w:p w14:paraId="40252282" w14:textId="1CD804FC" w:rsidR="0083538E" w:rsidRPr="00085DA9" w:rsidRDefault="00FB4BB7" w:rsidP="00242F1B">
            <w:pPr>
              <w:pStyle w:val="ListParagraph"/>
              <w:numPr>
                <w:ilvl w:val="0"/>
                <w:numId w:val="19"/>
              </w:numPr>
              <w:rPr>
                <w:rFonts w:ascii="Times New Roman" w:hAnsi="Times New Roman" w:cs="Times New Roman"/>
                <w:sz w:val="20"/>
                <w:szCs w:val="20"/>
              </w:rPr>
            </w:pPr>
            <w:commentRangeStart w:id="91"/>
            <w:r w:rsidRPr="00085DA9">
              <w:rPr>
                <w:rFonts w:ascii="Times New Roman" w:hAnsi="Times New Roman" w:cs="Times New Roman"/>
                <w:sz w:val="20"/>
                <w:szCs w:val="20"/>
              </w:rPr>
              <w:t xml:space="preserve">Max </w:t>
            </w:r>
            <w:r w:rsidR="0083538E" w:rsidRPr="00085DA9">
              <w:rPr>
                <w:rFonts w:ascii="Times New Roman" w:hAnsi="Times New Roman" w:cs="Times New Roman"/>
                <w:sz w:val="20"/>
                <w:szCs w:val="20"/>
              </w:rPr>
              <w:t>TSB (mg/</w:t>
            </w:r>
            <w:proofErr w:type="spellStart"/>
            <w:r w:rsidR="0083538E" w:rsidRPr="00085DA9">
              <w:rPr>
                <w:rFonts w:ascii="Times New Roman" w:hAnsi="Times New Roman" w:cs="Times New Roman"/>
                <w:sz w:val="20"/>
                <w:szCs w:val="20"/>
              </w:rPr>
              <w:t>dL</w:t>
            </w:r>
            <w:proofErr w:type="spellEnd"/>
            <w:r w:rsidR="0083538E" w:rsidRPr="00085DA9">
              <w:rPr>
                <w:rFonts w:ascii="Times New Roman" w:hAnsi="Times New Roman" w:cs="Times New Roman"/>
                <w:sz w:val="20"/>
                <w:szCs w:val="20"/>
              </w:rPr>
              <w:t>)</w:t>
            </w:r>
            <w:commentRangeEnd w:id="91"/>
            <w:r w:rsidR="0085586B">
              <w:rPr>
                <w:rStyle w:val="CommentReference"/>
                <w:rFonts w:cs="Mangal"/>
              </w:rPr>
              <w:commentReference w:id="91"/>
            </w:r>
          </w:p>
        </w:tc>
        <w:tc>
          <w:tcPr>
            <w:tcW w:w="426" w:type="dxa"/>
            <w:noWrap/>
            <w:hideMark/>
          </w:tcPr>
          <w:p w14:paraId="6BA99C0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4D3D1B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D207DF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28E5B6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A5662D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F1B218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EE149A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3D4365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0F35359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756C6F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71BC00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EA2C5A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584795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630064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B6E900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B97AD6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4E48BA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ECF79B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87C28D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E38442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F9C84C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29DDD9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D4BD9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1F0754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0D007E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7CCCE7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71A5E8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9A89DE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4BEB0B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28E117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F40791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55BC5185" w14:textId="77777777" w:rsidTr="000F625F">
        <w:trPr>
          <w:trHeight w:val="240"/>
        </w:trPr>
        <w:tc>
          <w:tcPr>
            <w:tcW w:w="2688" w:type="dxa"/>
            <w:noWrap/>
            <w:hideMark/>
          </w:tcPr>
          <w:p w14:paraId="34503771"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Exchange transfusion</w:t>
            </w:r>
          </w:p>
        </w:tc>
        <w:tc>
          <w:tcPr>
            <w:tcW w:w="426" w:type="dxa"/>
            <w:noWrap/>
            <w:hideMark/>
          </w:tcPr>
          <w:p w14:paraId="046BBC1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41BE0F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C91AA4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B3D99F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548797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86890E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E8B395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E22C4F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6EC4C0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22E20E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EB229B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3F6665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EC0AE7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0F1A7B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1BB7F2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108ED8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E8E2EE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FA98D2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69A324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488489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B552DB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DC8425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6A6C50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6E2407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0D0E12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85AD55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FB800D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10415F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4CB558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79C3F9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04016E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0E92C514" w14:textId="77777777" w:rsidTr="000F625F">
        <w:trPr>
          <w:trHeight w:val="240"/>
        </w:trPr>
        <w:tc>
          <w:tcPr>
            <w:tcW w:w="2688" w:type="dxa"/>
            <w:noWrap/>
            <w:hideMark/>
          </w:tcPr>
          <w:p w14:paraId="349049D6"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lastRenderedPageBreak/>
              <w:t>PRBC transfusion</w:t>
            </w:r>
          </w:p>
        </w:tc>
        <w:tc>
          <w:tcPr>
            <w:tcW w:w="426" w:type="dxa"/>
            <w:noWrap/>
            <w:hideMark/>
          </w:tcPr>
          <w:p w14:paraId="1E6D6D8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70EFB1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4C3FD5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DDAFE3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556AD3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93FE3C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312507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0A5B2C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FC87C6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95A05F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DA2A5B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3BB91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DD8340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A5037D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27A605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BCD9B8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9D55CC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955B92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8ACEC1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CEA80A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B5767E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339065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DB43A9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639E6D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65A84E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9AA4D5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566DDE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65B96B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2B20CB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39E128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239CDA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2C1590F6" w14:textId="77777777" w:rsidTr="000F625F">
        <w:trPr>
          <w:trHeight w:val="240"/>
        </w:trPr>
        <w:tc>
          <w:tcPr>
            <w:tcW w:w="2688" w:type="dxa"/>
            <w:noWrap/>
            <w:hideMark/>
          </w:tcPr>
          <w:p w14:paraId="2F9F4218"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Platelet transfusion</w:t>
            </w:r>
          </w:p>
        </w:tc>
        <w:tc>
          <w:tcPr>
            <w:tcW w:w="426" w:type="dxa"/>
            <w:noWrap/>
            <w:hideMark/>
          </w:tcPr>
          <w:p w14:paraId="0BB7648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598E97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64119D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A898CB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79E773F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F58826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18F81C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971CF3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E280FE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1F617D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8FD323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47BB6F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927769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9FDCD5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8BC0CF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14AA26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0744D2F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65CF74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7878AE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5E8A29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8B2A9E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92C4F4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3EAC45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07A29A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99B9C9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1D23E6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9B15D3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453139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222D88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DD8882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6EB4DD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034E8B51" w14:textId="77777777" w:rsidTr="000F625F">
        <w:trPr>
          <w:trHeight w:val="240"/>
        </w:trPr>
        <w:tc>
          <w:tcPr>
            <w:tcW w:w="2688" w:type="dxa"/>
            <w:noWrap/>
            <w:hideMark/>
          </w:tcPr>
          <w:p w14:paraId="52670A21" w14:textId="77777777" w:rsidR="0083538E" w:rsidRPr="00085DA9" w:rsidRDefault="0083538E" w:rsidP="00242F1B">
            <w:pPr>
              <w:pStyle w:val="ListParagraph"/>
              <w:numPr>
                <w:ilvl w:val="0"/>
                <w:numId w:val="19"/>
              </w:numPr>
              <w:rPr>
                <w:rFonts w:ascii="Times New Roman" w:hAnsi="Times New Roman" w:cs="Times New Roman"/>
                <w:sz w:val="20"/>
                <w:szCs w:val="20"/>
              </w:rPr>
            </w:pPr>
            <w:r w:rsidRPr="00085DA9">
              <w:rPr>
                <w:rFonts w:ascii="Times New Roman" w:hAnsi="Times New Roman" w:cs="Times New Roman"/>
                <w:sz w:val="20"/>
                <w:szCs w:val="20"/>
              </w:rPr>
              <w:t>FFP/</w:t>
            </w:r>
            <w:proofErr w:type="spellStart"/>
            <w:r w:rsidRPr="00085DA9">
              <w:rPr>
                <w:rFonts w:ascii="Times New Roman" w:hAnsi="Times New Roman" w:cs="Times New Roman"/>
                <w:sz w:val="20"/>
                <w:szCs w:val="20"/>
              </w:rPr>
              <w:t>Cryo</w:t>
            </w:r>
            <w:proofErr w:type="spellEnd"/>
            <w:r w:rsidRPr="00085DA9">
              <w:rPr>
                <w:rFonts w:ascii="Times New Roman" w:hAnsi="Times New Roman" w:cs="Times New Roman"/>
                <w:sz w:val="20"/>
                <w:szCs w:val="20"/>
              </w:rPr>
              <w:t xml:space="preserve"> transfusion</w:t>
            </w:r>
          </w:p>
        </w:tc>
        <w:tc>
          <w:tcPr>
            <w:tcW w:w="426" w:type="dxa"/>
            <w:noWrap/>
            <w:hideMark/>
          </w:tcPr>
          <w:p w14:paraId="55FC68E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4F50783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D20FF8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5F8535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32A2BE6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2870127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6E8077C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517F06D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6" w:type="dxa"/>
            <w:noWrap/>
            <w:hideMark/>
          </w:tcPr>
          <w:p w14:paraId="1137784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80CDD8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09C742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D21587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34B5B3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CF8321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8A66AA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35681C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8BC90F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5125B5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1C475CB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78BBD9B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99B9B5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41A3476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FF7EC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54723C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534009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707EB1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5D28E5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59ABC0A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2D09A13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657B058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4" w:type="dxa"/>
            <w:noWrap/>
            <w:hideMark/>
          </w:tcPr>
          <w:p w14:paraId="3B8F4B7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bl>
    <w:p w14:paraId="774364A9" w14:textId="77777777" w:rsidR="0083538E" w:rsidRDefault="0083538E" w:rsidP="0083538E">
      <w:pPr>
        <w:pStyle w:val="Heading1"/>
        <w:rPr>
          <w:lang w:val="en-US"/>
        </w:rPr>
      </w:pPr>
      <w:bookmarkStart w:id="92" w:name="_Toc231310394"/>
      <w:r>
        <w:rPr>
          <w:lang w:val="en-US"/>
        </w:rPr>
        <w:t xml:space="preserve">Helper Form 4: </w:t>
      </w:r>
      <w:proofErr w:type="spellStart"/>
      <w:r>
        <w:rPr>
          <w:lang w:val="en-US"/>
        </w:rPr>
        <w:t>Metab</w:t>
      </w:r>
      <w:proofErr w:type="spellEnd"/>
      <w:r>
        <w:rPr>
          <w:lang w:val="en-US"/>
        </w:rPr>
        <w:t>-Renal-</w:t>
      </w:r>
      <w:proofErr w:type="spellStart"/>
      <w:r>
        <w:rPr>
          <w:lang w:val="en-US"/>
        </w:rPr>
        <w:t>Vasc</w:t>
      </w:r>
      <w:proofErr w:type="spellEnd"/>
      <w:r>
        <w:rPr>
          <w:lang w:val="en-US"/>
        </w:rPr>
        <w:t>-Eye</w:t>
      </w:r>
      <w:bookmarkEnd w:id="92"/>
    </w:p>
    <w:tbl>
      <w:tblPr>
        <w:tblStyle w:val="TableGrid"/>
        <w:tblW w:w="16470" w:type="dxa"/>
        <w:tblInd w:w="-995" w:type="dxa"/>
        <w:tblLook w:val="04A0" w:firstRow="1" w:lastRow="0" w:firstColumn="1" w:lastColumn="0" w:noHBand="0" w:noVBand="1"/>
      </w:tblPr>
      <w:tblGrid>
        <w:gridCol w:w="4027"/>
        <w:gridCol w:w="3955"/>
        <w:gridCol w:w="3955"/>
        <w:gridCol w:w="4533"/>
      </w:tblGrid>
      <w:tr w:rsidR="0083538E" w:rsidRPr="00397825" w14:paraId="5D463491" w14:textId="77777777" w:rsidTr="000F625F">
        <w:trPr>
          <w:trHeight w:val="255"/>
        </w:trPr>
        <w:tc>
          <w:tcPr>
            <w:tcW w:w="4027" w:type="dxa"/>
            <w:noWrap/>
            <w:hideMark/>
          </w:tcPr>
          <w:p w14:paraId="6F79971D" w14:textId="77777777" w:rsidR="0083538E" w:rsidRPr="00397825" w:rsidRDefault="0083538E" w:rsidP="000F625F">
            <w:pPr>
              <w:spacing w:line="276" w:lineRule="auto"/>
              <w:rPr>
                <w:rFonts w:ascii="Times New Roman" w:hAnsi="Times New Roman" w:cs="Times New Roman"/>
                <w:b/>
                <w:bCs/>
                <w:sz w:val="22"/>
                <w:szCs w:val="22"/>
              </w:rPr>
            </w:pPr>
            <w:proofErr w:type="spellStart"/>
            <w:r w:rsidRPr="00397825">
              <w:rPr>
                <w:rFonts w:ascii="Times New Roman" w:hAnsi="Times New Roman" w:cs="Times New Roman"/>
                <w:b/>
                <w:bCs/>
                <w:sz w:val="22"/>
                <w:szCs w:val="22"/>
              </w:rPr>
              <w:t>Enrollment</w:t>
            </w:r>
            <w:proofErr w:type="spellEnd"/>
            <w:r w:rsidRPr="00397825">
              <w:rPr>
                <w:rFonts w:ascii="Times New Roman" w:hAnsi="Times New Roman" w:cs="Times New Roman"/>
                <w:b/>
                <w:bCs/>
                <w:sz w:val="22"/>
                <w:szCs w:val="22"/>
              </w:rPr>
              <w:t xml:space="preserve"> ID:</w:t>
            </w:r>
            <w:r>
              <w:rPr>
                <w:rFonts w:ascii="Times New Roman" w:hAnsi="Times New Roman" w:cs="Times New Roman"/>
                <w:b/>
                <w:bCs/>
                <w:sz w:val="22"/>
                <w:szCs w:val="22"/>
              </w:rPr>
              <w:t xml:space="preserve"> __________</w:t>
            </w:r>
          </w:p>
        </w:tc>
        <w:tc>
          <w:tcPr>
            <w:tcW w:w="3955" w:type="dxa"/>
          </w:tcPr>
          <w:p w14:paraId="26A71DB6" w14:textId="067294D5" w:rsidR="0083538E" w:rsidRPr="00164316" w:rsidRDefault="0083538E" w:rsidP="00512ABD">
            <w:pPr>
              <w:spacing w:line="276" w:lineRule="auto"/>
              <w:rPr>
                <w:rFonts w:ascii="Times New Roman" w:hAnsi="Times New Roman" w:cs="Times New Roman"/>
                <w:b/>
                <w:bCs/>
                <w:sz w:val="22"/>
                <w:szCs w:val="22"/>
              </w:rPr>
            </w:pPr>
            <w:r w:rsidRPr="00164316">
              <w:rPr>
                <w:rFonts w:ascii="Times New Roman" w:hAnsi="Times New Roman" w:cs="Times New Roman"/>
                <w:b/>
                <w:bCs/>
                <w:sz w:val="22"/>
                <w:szCs w:val="22"/>
              </w:rPr>
              <w:t>Gestation:</w:t>
            </w:r>
            <w:r>
              <w:rPr>
                <w:rFonts w:ascii="Times New Roman" w:hAnsi="Times New Roman" w:cs="Times New Roman"/>
                <w:b/>
                <w:bCs/>
                <w:sz w:val="22"/>
                <w:szCs w:val="22"/>
              </w:rPr>
              <w:t xml:space="preserve"> ____ </w:t>
            </w:r>
            <w:proofErr w:type="spellStart"/>
            <w:r w:rsidRPr="00C9798B">
              <w:rPr>
                <w:rFonts w:ascii="Times New Roman" w:hAnsi="Times New Roman" w:cs="Times New Roman"/>
                <w:sz w:val="22"/>
                <w:szCs w:val="22"/>
              </w:rPr>
              <w:t>wks</w:t>
            </w:r>
            <w:proofErr w:type="spellEnd"/>
            <w:r>
              <w:rPr>
                <w:rFonts w:ascii="Times New Roman" w:hAnsi="Times New Roman" w:cs="Times New Roman"/>
                <w:b/>
                <w:bCs/>
                <w:sz w:val="22"/>
                <w:szCs w:val="22"/>
              </w:rPr>
              <w:t xml:space="preserve"> </w:t>
            </w:r>
            <w:r>
              <w:rPr>
                <w:rFonts w:ascii="Times New Roman" w:hAnsi="Times New Roman" w:cs="Times New Roman"/>
                <w:sz w:val="22"/>
                <w:szCs w:val="22"/>
                <w:lang w:val="en-US"/>
              </w:rPr>
              <w:t>____days</w:t>
            </w:r>
          </w:p>
        </w:tc>
        <w:tc>
          <w:tcPr>
            <w:tcW w:w="3955" w:type="dxa"/>
          </w:tcPr>
          <w:p w14:paraId="742B916D" w14:textId="77777777" w:rsidR="0083538E" w:rsidRPr="00164316" w:rsidRDefault="0083538E" w:rsidP="000F625F">
            <w:pPr>
              <w:spacing w:line="276" w:lineRule="auto"/>
              <w:rPr>
                <w:rFonts w:ascii="Times New Roman" w:hAnsi="Times New Roman" w:cs="Times New Roman"/>
                <w:b/>
                <w:bCs/>
                <w:sz w:val="22"/>
                <w:szCs w:val="22"/>
              </w:rPr>
            </w:pPr>
            <w:r>
              <w:rPr>
                <w:rFonts w:ascii="Times New Roman" w:hAnsi="Times New Roman" w:cs="Times New Roman"/>
                <w:b/>
                <w:bCs/>
                <w:sz w:val="22"/>
                <w:szCs w:val="22"/>
              </w:rPr>
              <w:t xml:space="preserve">Mother’s </w:t>
            </w:r>
            <w:r w:rsidRPr="00164316">
              <w:rPr>
                <w:rFonts w:ascii="Times New Roman" w:hAnsi="Times New Roman" w:cs="Times New Roman"/>
                <w:b/>
                <w:bCs/>
                <w:sz w:val="22"/>
                <w:szCs w:val="22"/>
              </w:rPr>
              <w:t>Name:</w:t>
            </w:r>
            <w:r>
              <w:rPr>
                <w:rFonts w:ascii="Times New Roman" w:hAnsi="Times New Roman" w:cs="Times New Roman"/>
                <w:b/>
                <w:bCs/>
                <w:sz w:val="22"/>
                <w:szCs w:val="22"/>
              </w:rPr>
              <w:t>________________</w:t>
            </w:r>
          </w:p>
        </w:tc>
        <w:tc>
          <w:tcPr>
            <w:tcW w:w="4533" w:type="dxa"/>
            <w:noWrap/>
            <w:hideMark/>
          </w:tcPr>
          <w:p w14:paraId="4676F949" w14:textId="77777777" w:rsidR="0083538E" w:rsidRPr="00397825" w:rsidRDefault="0083538E" w:rsidP="000F625F">
            <w:pPr>
              <w:spacing w:line="276" w:lineRule="auto"/>
              <w:rPr>
                <w:rFonts w:ascii="Times New Roman" w:hAnsi="Times New Roman" w:cs="Times New Roman"/>
                <w:b/>
                <w:bCs/>
                <w:sz w:val="22"/>
                <w:szCs w:val="22"/>
              </w:rPr>
            </w:pPr>
            <w:r>
              <w:rPr>
                <w:rFonts w:ascii="Times New Roman" w:hAnsi="Times New Roman" w:cs="Times New Roman"/>
                <w:b/>
                <w:bCs/>
                <w:sz w:val="22"/>
                <w:szCs w:val="22"/>
              </w:rPr>
              <w:t>Baby</w:t>
            </w:r>
            <w:r w:rsidRPr="00164316">
              <w:rPr>
                <w:rFonts w:ascii="Times New Roman" w:hAnsi="Times New Roman" w:cs="Times New Roman"/>
                <w:b/>
                <w:bCs/>
                <w:sz w:val="22"/>
                <w:szCs w:val="22"/>
              </w:rPr>
              <w:t xml:space="preserve"> </w:t>
            </w:r>
            <w:r>
              <w:rPr>
                <w:rFonts w:ascii="Times New Roman" w:hAnsi="Times New Roman" w:cs="Times New Roman"/>
                <w:b/>
                <w:bCs/>
                <w:sz w:val="22"/>
                <w:szCs w:val="22"/>
              </w:rPr>
              <w:t>UID: ______________</w:t>
            </w:r>
          </w:p>
        </w:tc>
      </w:tr>
    </w:tbl>
    <w:p w14:paraId="695B90B7" w14:textId="77777777" w:rsidR="0083538E" w:rsidRPr="000D0435" w:rsidRDefault="0083538E" w:rsidP="003128E0">
      <w:pPr>
        <w:ind w:left="-990"/>
        <w:rPr>
          <w:rFonts w:ascii="Times New Roman" w:hAnsi="Times New Roman" w:cs="Times New Roman"/>
          <w:sz w:val="22"/>
          <w:szCs w:val="22"/>
          <w:lang w:val="en-US"/>
        </w:rPr>
      </w:pPr>
      <w:r w:rsidRPr="000D0435">
        <w:rPr>
          <w:rFonts w:ascii="Times New Roman" w:hAnsi="Times New Roman" w:cs="Times New Roman"/>
          <w:sz w:val="22"/>
          <w:szCs w:val="22"/>
          <w:lang w:val="en-US"/>
        </w:rPr>
        <w:t>Instruction: Y=Yes, N=No, or enter value where applicable. Complete at the end of 24 hours (8 am)</w:t>
      </w:r>
    </w:p>
    <w:tbl>
      <w:tblPr>
        <w:tblStyle w:val="TableGrid"/>
        <w:tblW w:w="16442" w:type="dxa"/>
        <w:tblInd w:w="-995" w:type="dxa"/>
        <w:tblLook w:val="04A0" w:firstRow="1" w:lastRow="0" w:firstColumn="1" w:lastColumn="0" w:noHBand="0" w:noVBand="1"/>
      </w:tblPr>
      <w:tblGrid>
        <w:gridCol w:w="2787"/>
        <w:gridCol w:w="427"/>
        <w:gridCol w:w="427"/>
        <w:gridCol w:w="427"/>
        <w:gridCol w:w="427"/>
        <w:gridCol w:w="427"/>
        <w:gridCol w:w="427"/>
        <w:gridCol w:w="427"/>
        <w:gridCol w:w="427"/>
        <w:gridCol w:w="427"/>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tblGrid>
      <w:tr w:rsidR="0083538E" w:rsidRPr="000814C9" w14:paraId="7671F476" w14:textId="77777777" w:rsidTr="000F625F">
        <w:trPr>
          <w:trHeight w:val="187"/>
        </w:trPr>
        <w:tc>
          <w:tcPr>
            <w:tcW w:w="2787" w:type="dxa"/>
            <w:noWrap/>
            <w:hideMark/>
          </w:tcPr>
          <w:p w14:paraId="78CBA7D9"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Parameter</w:t>
            </w:r>
          </w:p>
        </w:tc>
        <w:tc>
          <w:tcPr>
            <w:tcW w:w="427" w:type="dxa"/>
            <w:noWrap/>
            <w:hideMark/>
          </w:tcPr>
          <w:p w14:paraId="37F33B33"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w:t>
            </w:r>
          </w:p>
        </w:tc>
        <w:tc>
          <w:tcPr>
            <w:tcW w:w="427" w:type="dxa"/>
            <w:noWrap/>
            <w:hideMark/>
          </w:tcPr>
          <w:p w14:paraId="0932E7AD"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w:t>
            </w:r>
          </w:p>
        </w:tc>
        <w:tc>
          <w:tcPr>
            <w:tcW w:w="427" w:type="dxa"/>
            <w:noWrap/>
            <w:hideMark/>
          </w:tcPr>
          <w:p w14:paraId="00EE8AA7"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3</w:t>
            </w:r>
          </w:p>
        </w:tc>
        <w:tc>
          <w:tcPr>
            <w:tcW w:w="427" w:type="dxa"/>
            <w:noWrap/>
            <w:hideMark/>
          </w:tcPr>
          <w:p w14:paraId="5A49E1FD"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4</w:t>
            </w:r>
          </w:p>
        </w:tc>
        <w:tc>
          <w:tcPr>
            <w:tcW w:w="427" w:type="dxa"/>
            <w:noWrap/>
            <w:hideMark/>
          </w:tcPr>
          <w:p w14:paraId="5F6F7F07"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5</w:t>
            </w:r>
          </w:p>
        </w:tc>
        <w:tc>
          <w:tcPr>
            <w:tcW w:w="427" w:type="dxa"/>
            <w:noWrap/>
            <w:hideMark/>
          </w:tcPr>
          <w:p w14:paraId="536905DC"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6</w:t>
            </w:r>
          </w:p>
        </w:tc>
        <w:tc>
          <w:tcPr>
            <w:tcW w:w="427" w:type="dxa"/>
            <w:noWrap/>
            <w:hideMark/>
          </w:tcPr>
          <w:p w14:paraId="7F12AC59"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7</w:t>
            </w:r>
          </w:p>
        </w:tc>
        <w:tc>
          <w:tcPr>
            <w:tcW w:w="427" w:type="dxa"/>
            <w:noWrap/>
            <w:hideMark/>
          </w:tcPr>
          <w:p w14:paraId="0A6AD3F6"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8</w:t>
            </w:r>
          </w:p>
        </w:tc>
        <w:tc>
          <w:tcPr>
            <w:tcW w:w="427" w:type="dxa"/>
            <w:noWrap/>
            <w:hideMark/>
          </w:tcPr>
          <w:p w14:paraId="3F524122"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9</w:t>
            </w:r>
          </w:p>
        </w:tc>
        <w:tc>
          <w:tcPr>
            <w:tcW w:w="446" w:type="dxa"/>
            <w:noWrap/>
            <w:hideMark/>
          </w:tcPr>
          <w:p w14:paraId="51999B1A"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10</w:t>
            </w:r>
          </w:p>
        </w:tc>
        <w:tc>
          <w:tcPr>
            <w:tcW w:w="446" w:type="dxa"/>
            <w:noWrap/>
            <w:hideMark/>
          </w:tcPr>
          <w:p w14:paraId="0CE027EA"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11</w:t>
            </w:r>
          </w:p>
        </w:tc>
        <w:tc>
          <w:tcPr>
            <w:tcW w:w="446" w:type="dxa"/>
            <w:noWrap/>
            <w:hideMark/>
          </w:tcPr>
          <w:p w14:paraId="0E67EBF7"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12</w:t>
            </w:r>
          </w:p>
        </w:tc>
        <w:tc>
          <w:tcPr>
            <w:tcW w:w="446" w:type="dxa"/>
            <w:noWrap/>
            <w:hideMark/>
          </w:tcPr>
          <w:p w14:paraId="43D41FCC"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13</w:t>
            </w:r>
          </w:p>
        </w:tc>
        <w:tc>
          <w:tcPr>
            <w:tcW w:w="446" w:type="dxa"/>
            <w:noWrap/>
            <w:hideMark/>
          </w:tcPr>
          <w:p w14:paraId="3BD4B05F"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14</w:t>
            </w:r>
          </w:p>
        </w:tc>
        <w:tc>
          <w:tcPr>
            <w:tcW w:w="446" w:type="dxa"/>
            <w:noWrap/>
            <w:hideMark/>
          </w:tcPr>
          <w:p w14:paraId="697F0F7D"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15</w:t>
            </w:r>
          </w:p>
        </w:tc>
        <w:tc>
          <w:tcPr>
            <w:tcW w:w="446" w:type="dxa"/>
            <w:noWrap/>
            <w:hideMark/>
          </w:tcPr>
          <w:p w14:paraId="4A822C97"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16</w:t>
            </w:r>
          </w:p>
        </w:tc>
        <w:tc>
          <w:tcPr>
            <w:tcW w:w="446" w:type="dxa"/>
            <w:noWrap/>
            <w:hideMark/>
          </w:tcPr>
          <w:p w14:paraId="7EF57232"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17</w:t>
            </w:r>
          </w:p>
        </w:tc>
        <w:tc>
          <w:tcPr>
            <w:tcW w:w="446" w:type="dxa"/>
            <w:noWrap/>
            <w:hideMark/>
          </w:tcPr>
          <w:p w14:paraId="292AE419"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18</w:t>
            </w:r>
          </w:p>
        </w:tc>
        <w:tc>
          <w:tcPr>
            <w:tcW w:w="446" w:type="dxa"/>
            <w:noWrap/>
            <w:hideMark/>
          </w:tcPr>
          <w:p w14:paraId="6D7D5757"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19</w:t>
            </w:r>
          </w:p>
        </w:tc>
        <w:tc>
          <w:tcPr>
            <w:tcW w:w="446" w:type="dxa"/>
            <w:noWrap/>
            <w:hideMark/>
          </w:tcPr>
          <w:p w14:paraId="7C8C90A6"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20</w:t>
            </w:r>
          </w:p>
        </w:tc>
        <w:tc>
          <w:tcPr>
            <w:tcW w:w="446" w:type="dxa"/>
            <w:noWrap/>
            <w:hideMark/>
          </w:tcPr>
          <w:p w14:paraId="37962DCF"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21</w:t>
            </w:r>
          </w:p>
        </w:tc>
        <w:tc>
          <w:tcPr>
            <w:tcW w:w="446" w:type="dxa"/>
            <w:noWrap/>
            <w:hideMark/>
          </w:tcPr>
          <w:p w14:paraId="176841A2"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22</w:t>
            </w:r>
          </w:p>
        </w:tc>
        <w:tc>
          <w:tcPr>
            <w:tcW w:w="446" w:type="dxa"/>
            <w:noWrap/>
            <w:hideMark/>
          </w:tcPr>
          <w:p w14:paraId="15AA98C1"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23</w:t>
            </w:r>
          </w:p>
        </w:tc>
        <w:tc>
          <w:tcPr>
            <w:tcW w:w="446" w:type="dxa"/>
            <w:noWrap/>
            <w:hideMark/>
          </w:tcPr>
          <w:p w14:paraId="4CB2E0BB"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24</w:t>
            </w:r>
          </w:p>
        </w:tc>
        <w:tc>
          <w:tcPr>
            <w:tcW w:w="446" w:type="dxa"/>
            <w:noWrap/>
            <w:hideMark/>
          </w:tcPr>
          <w:p w14:paraId="05643DC1"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25</w:t>
            </w:r>
          </w:p>
        </w:tc>
        <w:tc>
          <w:tcPr>
            <w:tcW w:w="446" w:type="dxa"/>
            <w:noWrap/>
            <w:hideMark/>
          </w:tcPr>
          <w:p w14:paraId="71A1C417"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26</w:t>
            </w:r>
          </w:p>
        </w:tc>
        <w:tc>
          <w:tcPr>
            <w:tcW w:w="446" w:type="dxa"/>
            <w:noWrap/>
            <w:hideMark/>
          </w:tcPr>
          <w:p w14:paraId="65ECA249"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27</w:t>
            </w:r>
          </w:p>
        </w:tc>
        <w:tc>
          <w:tcPr>
            <w:tcW w:w="446" w:type="dxa"/>
            <w:noWrap/>
            <w:hideMark/>
          </w:tcPr>
          <w:p w14:paraId="421AB525"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28</w:t>
            </w:r>
          </w:p>
        </w:tc>
        <w:tc>
          <w:tcPr>
            <w:tcW w:w="446" w:type="dxa"/>
            <w:noWrap/>
            <w:hideMark/>
          </w:tcPr>
          <w:p w14:paraId="15A41221"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29</w:t>
            </w:r>
          </w:p>
        </w:tc>
        <w:tc>
          <w:tcPr>
            <w:tcW w:w="446" w:type="dxa"/>
            <w:noWrap/>
            <w:hideMark/>
          </w:tcPr>
          <w:p w14:paraId="52582C9E"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30</w:t>
            </w:r>
          </w:p>
        </w:tc>
        <w:tc>
          <w:tcPr>
            <w:tcW w:w="446" w:type="dxa"/>
            <w:noWrap/>
            <w:hideMark/>
          </w:tcPr>
          <w:p w14:paraId="1BB47ED2" w14:textId="77777777" w:rsidR="0083538E" w:rsidRPr="00FB12A5" w:rsidRDefault="0083538E" w:rsidP="000F625F">
            <w:pPr>
              <w:rPr>
                <w:rFonts w:ascii="Times New Roman" w:hAnsi="Times New Roman" w:cs="Times New Roman"/>
                <w:b/>
                <w:bCs/>
                <w:sz w:val="20"/>
                <w:szCs w:val="20"/>
              </w:rPr>
            </w:pPr>
            <w:r w:rsidRPr="00FB12A5">
              <w:rPr>
                <w:rFonts w:ascii="Times New Roman" w:hAnsi="Times New Roman" w:cs="Times New Roman"/>
                <w:b/>
                <w:bCs/>
                <w:sz w:val="20"/>
                <w:szCs w:val="20"/>
              </w:rPr>
              <w:t>31</w:t>
            </w:r>
          </w:p>
        </w:tc>
      </w:tr>
      <w:tr w:rsidR="0083538E" w:rsidRPr="000814C9" w14:paraId="4CA18F2F" w14:textId="77777777" w:rsidTr="000F625F">
        <w:trPr>
          <w:trHeight w:val="253"/>
        </w:trPr>
        <w:tc>
          <w:tcPr>
            <w:tcW w:w="2787" w:type="dxa"/>
            <w:noWrap/>
            <w:hideMark/>
          </w:tcPr>
          <w:p w14:paraId="0CBC3939" w14:textId="77777777" w:rsidR="0083538E" w:rsidRPr="00FB12A5" w:rsidRDefault="0083538E" w:rsidP="000F625F">
            <w:pPr>
              <w:rPr>
                <w:rFonts w:ascii="Times New Roman" w:hAnsi="Times New Roman" w:cs="Times New Roman"/>
                <w:sz w:val="20"/>
                <w:szCs w:val="20"/>
              </w:rPr>
            </w:pPr>
            <w:r w:rsidRPr="00FB12A5">
              <w:rPr>
                <w:rFonts w:ascii="Times New Roman" w:hAnsi="Times New Roman" w:cs="Times New Roman"/>
                <w:sz w:val="20"/>
                <w:szCs w:val="20"/>
              </w:rPr>
              <w:t>Date (</w:t>
            </w:r>
            <w:proofErr w:type="spellStart"/>
            <w:r w:rsidRPr="00FB12A5">
              <w:rPr>
                <w:rFonts w:ascii="Times New Roman" w:hAnsi="Times New Roman" w:cs="Times New Roman"/>
                <w:sz w:val="20"/>
                <w:szCs w:val="20"/>
              </w:rPr>
              <w:t>dd</w:t>
            </w:r>
            <w:proofErr w:type="spellEnd"/>
            <w:r w:rsidRPr="00FB12A5">
              <w:rPr>
                <w:rFonts w:ascii="Times New Roman" w:hAnsi="Times New Roman" w:cs="Times New Roman"/>
                <w:sz w:val="20"/>
                <w:szCs w:val="20"/>
              </w:rPr>
              <w:t>/mm)</w:t>
            </w:r>
          </w:p>
        </w:tc>
        <w:tc>
          <w:tcPr>
            <w:tcW w:w="427" w:type="dxa"/>
            <w:noWrap/>
          </w:tcPr>
          <w:p w14:paraId="2BEBF7FB" w14:textId="77777777" w:rsidR="0083538E" w:rsidRPr="000814C9" w:rsidRDefault="0083538E" w:rsidP="000F625F">
            <w:pPr>
              <w:rPr>
                <w:rFonts w:ascii="Times New Roman" w:hAnsi="Times New Roman" w:cs="Times New Roman"/>
                <w:sz w:val="22"/>
                <w:szCs w:val="22"/>
              </w:rPr>
            </w:pPr>
          </w:p>
        </w:tc>
        <w:tc>
          <w:tcPr>
            <w:tcW w:w="427" w:type="dxa"/>
            <w:noWrap/>
          </w:tcPr>
          <w:p w14:paraId="16951B79" w14:textId="77777777" w:rsidR="0083538E" w:rsidRPr="000814C9" w:rsidRDefault="0083538E" w:rsidP="000F625F">
            <w:pPr>
              <w:rPr>
                <w:rFonts w:ascii="Times New Roman" w:hAnsi="Times New Roman" w:cs="Times New Roman"/>
                <w:sz w:val="22"/>
                <w:szCs w:val="22"/>
              </w:rPr>
            </w:pPr>
          </w:p>
        </w:tc>
        <w:tc>
          <w:tcPr>
            <w:tcW w:w="427" w:type="dxa"/>
            <w:noWrap/>
          </w:tcPr>
          <w:p w14:paraId="714BA8C7" w14:textId="77777777" w:rsidR="0083538E" w:rsidRPr="000814C9" w:rsidRDefault="0083538E" w:rsidP="000F625F">
            <w:pPr>
              <w:rPr>
                <w:rFonts w:ascii="Times New Roman" w:hAnsi="Times New Roman" w:cs="Times New Roman"/>
                <w:sz w:val="22"/>
                <w:szCs w:val="22"/>
              </w:rPr>
            </w:pPr>
          </w:p>
        </w:tc>
        <w:tc>
          <w:tcPr>
            <w:tcW w:w="427" w:type="dxa"/>
            <w:noWrap/>
          </w:tcPr>
          <w:p w14:paraId="7E96C07E" w14:textId="77777777" w:rsidR="0083538E" w:rsidRPr="000814C9" w:rsidRDefault="0083538E" w:rsidP="000F625F">
            <w:pPr>
              <w:rPr>
                <w:rFonts w:ascii="Times New Roman" w:hAnsi="Times New Roman" w:cs="Times New Roman"/>
                <w:sz w:val="22"/>
                <w:szCs w:val="22"/>
              </w:rPr>
            </w:pPr>
          </w:p>
        </w:tc>
        <w:tc>
          <w:tcPr>
            <w:tcW w:w="427" w:type="dxa"/>
            <w:noWrap/>
          </w:tcPr>
          <w:p w14:paraId="786398AE" w14:textId="77777777" w:rsidR="0083538E" w:rsidRPr="000814C9" w:rsidRDefault="0083538E" w:rsidP="000F625F">
            <w:pPr>
              <w:rPr>
                <w:rFonts w:ascii="Times New Roman" w:hAnsi="Times New Roman" w:cs="Times New Roman"/>
                <w:sz w:val="22"/>
                <w:szCs w:val="22"/>
              </w:rPr>
            </w:pPr>
          </w:p>
        </w:tc>
        <w:tc>
          <w:tcPr>
            <w:tcW w:w="427" w:type="dxa"/>
            <w:noWrap/>
          </w:tcPr>
          <w:p w14:paraId="1FE5559B" w14:textId="77777777" w:rsidR="0083538E" w:rsidRPr="000814C9" w:rsidRDefault="0083538E" w:rsidP="000F625F">
            <w:pPr>
              <w:rPr>
                <w:rFonts w:ascii="Times New Roman" w:hAnsi="Times New Roman" w:cs="Times New Roman"/>
                <w:sz w:val="22"/>
                <w:szCs w:val="22"/>
              </w:rPr>
            </w:pPr>
          </w:p>
        </w:tc>
        <w:tc>
          <w:tcPr>
            <w:tcW w:w="427" w:type="dxa"/>
            <w:noWrap/>
          </w:tcPr>
          <w:p w14:paraId="3C11E1AB" w14:textId="77777777" w:rsidR="0083538E" w:rsidRPr="000814C9" w:rsidRDefault="0083538E" w:rsidP="000F625F">
            <w:pPr>
              <w:rPr>
                <w:rFonts w:ascii="Times New Roman" w:hAnsi="Times New Roman" w:cs="Times New Roman"/>
                <w:sz w:val="22"/>
                <w:szCs w:val="22"/>
              </w:rPr>
            </w:pPr>
          </w:p>
        </w:tc>
        <w:tc>
          <w:tcPr>
            <w:tcW w:w="427" w:type="dxa"/>
            <w:noWrap/>
          </w:tcPr>
          <w:p w14:paraId="150B261B" w14:textId="77777777" w:rsidR="0083538E" w:rsidRPr="000814C9" w:rsidRDefault="0083538E" w:rsidP="000F625F">
            <w:pPr>
              <w:rPr>
                <w:rFonts w:ascii="Times New Roman" w:hAnsi="Times New Roman" w:cs="Times New Roman"/>
                <w:sz w:val="22"/>
                <w:szCs w:val="22"/>
              </w:rPr>
            </w:pPr>
          </w:p>
        </w:tc>
        <w:tc>
          <w:tcPr>
            <w:tcW w:w="427" w:type="dxa"/>
            <w:noWrap/>
          </w:tcPr>
          <w:p w14:paraId="67C18A23" w14:textId="77777777" w:rsidR="0083538E" w:rsidRPr="000814C9" w:rsidRDefault="0083538E" w:rsidP="000F625F">
            <w:pPr>
              <w:rPr>
                <w:rFonts w:ascii="Times New Roman" w:hAnsi="Times New Roman" w:cs="Times New Roman"/>
                <w:sz w:val="22"/>
                <w:szCs w:val="22"/>
              </w:rPr>
            </w:pPr>
          </w:p>
        </w:tc>
        <w:tc>
          <w:tcPr>
            <w:tcW w:w="446" w:type="dxa"/>
            <w:noWrap/>
          </w:tcPr>
          <w:p w14:paraId="06DD40A0" w14:textId="77777777" w:rsidR="0083538E" w:rsidRPr="000814C9" w:rsidRDefault="0083538E" w:rsidP="000F625F">
            <w:pPr>
              <w:rPr>
                <w:rFonts w:ascii="Times New Roman" w:hAnsi="Times New Roman" w:cs="Times New Roman"/>
                <w:sz w:val="22"/>
                <w:szCs w:val="22"/>
              </w:rPr>
            </w:pPr>
          </w:p>
        </w:tc>
        <w:tc>
          <w:tcPr>
            <w:tcW w:w="446" w:type="dxa"/>
            <w:noWrap/>
          </w:tcPr>
          <w:p w14:paraId="710500C8" w14:textId="77777777" w:rsidR="0083538E" w:rsidRPr="000814C9" w:rsidRDefault="0083538E" w:rsidP="000F625F">
            <w:pPr>
              <w:rPr>
                <w:rFonts w:ascii="Times New Roman" w:hAnsi="Times New Roman" w:cs="Times New Roman"/>
                <w:sz w:val="22"/>
                <w:szCs w:val="22"/>
              </w:rPr>
            </w:pPr>
          </w:p>
        </w:tc>
        <w:tc>
          <w:tcPr>
            <w:tcW w:w="446" w:type="dxa"/>
            <w:noWrap/>
          </w:tcPr>
          <w:p w14:paraId="67FBDD82" w14:textId="77777777" w:rsidR="0083538E" w:rsidRPr="000814C9" w:rsidRDefault="0083538E" w:rsidP="000F625F">
            <w:pPr>
              <w:rPr>
                <w:rFonts w:ascii="Times New Roman" w:hAnsi="Times New Roman" w:cs="Times New Roman"/>
                <w:sz w:val="22"/>
                <w:szCs w:val="22"/>
              </w:rPr>
            </w:pPr>
          </w:p>
        </w:tc>
        <w:tc>
          <w:tcPr>
            <w:tcW w:w="446" w:type="dxa"/>
            <w:noWrap/>
          </w:tcPr>
          <w:p w14:paraId="446DB0F3" w14:textId="77777777" w:rsidR="0083538E" w:rsidRPr="000814C9" w:rsidRDefault="0083538E" w:rsidP="000F625F">
            <w:pPr>
              <w:rPr>
                <w:rFonts w:ascii="Times New Roman" w:hAnsi="Times New Roman" w:cs="Times New Roman"/>
                <w:sz w:val="22"/>
                <w:szCs w:val="22"/>
              </w:rPr>
            </w:pPr>
          </w:p>
        </w:tc>
        <w:tc>
          <w:tcPr>
            <w:tcW w:w="446" w:type="dxa"/>
            <w:noWrap/>
          </w:tcPr>
          <w:p w14:paraId="3F2A2342" w14:textId="77777777" w:rsidR="0083538E" w:rsidRPr="000814C9" w:rsidRDefault="0083538E" w:rsidP="000F625F">
            <w:pPr>
              <w:rPr>
                <w:rFonts w:ascii="Times New Roman" w:hAnsi="Times New Roman" w:cs="Times New Roman"/>
                <w:sz w:val="22"/>
                <w:szCs w:val="22"/>
              </w:rPr>
            </w:pPr>
          </w:p>
        </w:tc>
        <w:tc>
          <w:tcPr>
            <w:tcW w:w="446" w:type="dxa"/>
            <w:noWrap/>
          </w:tcPr>
          <w:p w14:paraId="4E9771AB" w14:textId="77777777" w:rsidR="0083538E" w:rsidRPr="000814C9" w:rsidRDefault="0083538E" w:rsidP="000F625F">
            <w:pPr>
              <w:rPr>
                <w:rFonts w:ascii="Times New Roman" w:hAnsi="Times New Roman" w:cs="Times New Roman"/>
                <w:sz w:val="22"/>
                <w:szCs w:val="22"/>
              </w:rPr>
            </w:pPr>
          </w:p>
        </w:tc>
        <w:tc>
          <w:tcPr>
            <w:tcW w:w="446" w:type="dxa"/>
            <w:noWrap/>
          </w:tcPr>
          <w:p w14:paraId="22F08D08" w14:textId="77777777" w:rsidR="0083538E" w:rsidRPr="000814C9" w:rsidRDefault="0083538E" w:rsidP="000F625F">
            <w:pPr>
              <w:rPr>
                <w:rFonts w:ascii="Times New Roman" w:hAnsi="Times New Roman" w:cs="Times New Roman"/>
                <w:sz w:val="22"/>
                <w:szCs w:val="22"/>
              </w:rPr>
            </w:pPr>
          </w:p>
        </w:tc>
        <w:tc>
          <w:tcPr>
            <w:tcW w:w="446" w:type="dxa"/>
            <w:noWrap/>
          </w:tcPr>
          <w:p w14:paraId="015F3291" w14:textId="77777777" w:rsidR="0083538E" w:rsidRPr="000814C9" w:rsidRDefault="0083538E" w:rsidP="000F625F">
            <w:pPr>
              <w:rPr>
                <w:rFonts w:ascii="Times New Roman" w:hAnsi="Times New Roman" w:cs="Times New Roman"/>
                <w:sz w:val="22"/>
                <w:szCs w:val="22"/>
              </w:rPr>
            </w:pPr>
          </w:p>
        </w:tc>
        <w:tc>
          <w:tcPr>
            <w:tcW w:w="446" w:type="dxa"/>
            <w:noWrap/>
          </w:tcPr>
          <w:p w14:paraId="3C23A32B" w14:textId="77777777" w:rsidR="0083538E" w:rsidRPr="000814C9" w:rsidRDefault="0083538E" w:rsidP="000F625F">
            <w:pPr>
              <w:rPr>
                <w:rFonts w:ascii="Times New Roman" w:hAnsi="Times New Roman" w:cs="Times New Roman"/>
                <w:sz w:val="22"/>
                <w:szCs w:val="22"/>
              </w:rPr>
            </w:pPr>
          </w:p>
        </w:tc>
        <w:tc>
          <w:tcPr>
            <w:tcW w:w="446" w:type="dxa"/>
            <w:noWrap/>
          </w:tcPr>
          <w:p w14:paraId="3E376ED5" w14:textId="77777777" w:rsidR="0083538E" w:rsidRPr="000814C9" w:rsidRDefault="0083538E" w:rsidP="000F625F">
            <w:pPr>
              <w:rPr>
                <w:rFonts w:ascii="Times New Roman" w:hAnsi="Times New Roman" w:cs="Times New Roman"/>
                <w:sz w:val="22"/>
                <w:szCs w:val="22"/>
              </w:rPr>
            </w:pPr>
          </w:p>
        </w:tc>
        <w:tc>
          <w:tcPr>
            <w:tcW w:w="446" w:type="dxa"/>
            <w:noWrap/>
          </w:tcPr>
          <w:p w14:paraId="6FA3A7E2" w14:textId="77777777" w:rsidR="0083538E" w:rsidRPr="000814C9" w:rsidRDefault="0083538E" w:rsidP="000F625F">
            <w:pPr>
              <w:rPr>
                <w:rFonts w:ascii="Times New Roman" w:hAnsi="Times New Roman" w:cs="Times New Roman"/>
                <w:sz w:val="22"/>
                <w:szCs w:val="22"/>
              </w:rPr>
            </w:pPr>
          </w:p>
        </w:tc>
        <w:tc>
          <w:tcPr>
            <w:tcW w:w="446" w:type="dxa"/>
            <w:noWrap/>
          </w:tcPr>
          <w:p w14:paraId="746C8661" w14:textId="77777777" w:rsidR="0083538E" w:rsidRPr="000814C9" w:rsidRDefault="0083538E" w:rsidP="000F625F">
            <w:pPr>
              <w:rPr>
                <w:rFonts w:ascii="Times New Roman" w:hAnsi="Times New Roman" w:cs="Times New Roman"/>
                <w:sz w:val="22"/>
                <w:szCs w:val="22"/>
              </w:rPr>
            </w:pPr>
          </w:p>
        </w:tc>
        <w:tc>
          <w:tcPr>
            <w:tcW w:w="446" w:type="dxa"/>
            <w:noWrap/>
          </w:tcPr>
          <w:p w14:paraId="026C2C0E" w14:textId="77777777" w:rsidR="0083538E" w:rsidRPr="000814C9" w:rsidRDefault="0083538E" w:rsidP="000F625F">
            <w:pPr>
              <w:rPr>
                <w:rFonts w:ascii="Times New Roman" w:hAnsi="Times New Roman" w:cs="Times New Roman"/>
                <w:sz w:val="22"/>
                <w:szCs w:val="22"/>
              </w:rPr>
            </w:pPr>
          </w:p>
        </w:tc>
        <w:tc>
          <w:tcPr>
            <w:tcW w:w="446" w:type="dxa"/>
            <w:noWrap/>
          </w:tcPr>
          <w:p w14:paraId="0AE2CF75" w14:textId="77777777" w:rsidR="0083538E" w:rsidRPr="000814C9" w:rsidRDefault="0083538E" w:rsidP="000F625F">
            <w:pPr>
              <w:rPr>
                <w:rFonts w:ascii="Times New Roman" w:hAnsi="Times New Roman" w:cs="Times New Roman"/>
                <w:sz w:val="22"/>
                <w:szCs w:val="22"/>
              </w:rPr>
            </w:pPr>
          </w:p>
        </w:tc>
        <w:tc>
          <w:tcPr>
            <w:tcW w:w="446" w:type="dxa"/>
            <w:noWrap/>
          </w:tcPr>
          <w:p w14:paraId="3A3D8217" w14:textId="77777777" w:rsidR="0083538E" w:rsidRPr="000814C9" w:rsidRDefault="0083538E" w:rsidP="000F625F">
            <w:pPr>
              <w:rPr>
                <w:rFonts w:ascii="Times New Roman" w:hAnsi="Times New Roman" w:cs="Times New Roman"/>
                <w:sz w:val="22"/>
                <w:szCs w:val="22"/>
              </w:rPr>
            </w:pPr>
          </w:p>
        </w:tc>
        <w:tc>
          <w:tcPr>
            <w:tcW w:w="446" w:type="dxa"/>
            <w:noWrap/>
          </w:tcPr>
          <w:p w14:paraId="64B47ADE" w14:textId="77777777" w:rsidR="0083538E" w:rsidRPr="000814C9" w:rsidRDefault="0083538E" w:rsidP="000F625F">
            <w:pPr>
              <w:rPr>
                <w:rFonts w:ascii="Times New Roman" w:hAnsi="Times New Roman" w:cs="Times New Roman"/>
                <w:sz w:val="22"/>
                <w:szCs w:val="22"/>
              </w:rPr>
            </w:pPr>
          </w:p>
        </w:tc>
        <w:tc>
          <w:tcPr>
            <w:tcW w:w="446" w:type="dxa"/>
            <w:noWrap/>
          </w:tcPr>
          <w:p w14:paraId="7ADA9559" w14:textId="77777777" w:rsidR="0083538E" w:rsidRPr="000814C9" w:rsidRDefault="0083538E" w:rsidP="000F625F">
            <w:pPr>
              <w:rPr>
                <w:rFonts w:ascii="Times New Roman" w:hAnsi="Times New Roman" w:cs="Times New Roman"/>
                <w:sz w:val="22"/>
                <w:szCs w:val="22"/>
              </w:rPr>
            </w:pPr>
          </w:p>
        </w:tc>
        <w:tc>
          <w:tcPr>
            <w:tcW w:w="446" w:type="dxa"/>
            <w:noWrap/>
          </w:tcPr>
          <w:p w14:paraId="2EA07D74" w14:textId="77777777" w:rsidR="0083538E" w:rsidRPr="000814C9" w:rsidRDefault="0083538E" w:rsidP="000F625F">
            <w:pPr>
              <w:rPr>
                <w:rFonts w:ascii="Times New Roman" w:hAnsi="Times New Roman" w:cs="Times New Roman"/>
                <w:sz w:val="22"/>
                <w:szCs w:val="22"/>
              </w:rPr>
            </w:pPr>
          </w:p>
        </w:tc>
        <w:tc>
          <w:tcPr>
            <w:tcW w:w="446" w:type="dxa"/>
            <w:noWrap/>
          </w:tcPr>
          <w:p w14:paraId="5DF9AA5F" w14:textId="77777777" w:rsidR="0083538E" w:rsidRPr="000814C9" w:rsidRDefault="0083538E" w:rsidP="000F625F">
            <w:pPr>
              <w:rPr>
                <w:rFonts w:ascii="Times New Roman" w:hAnsi="Times New Roman" w:cs="Times New Roman"/>
                <w:sz w:val="22"/>
                <w:szCs w:val="22"/>
              </w:rPr>
            </w:pPr>
          </w:p>
        </w:tc>
        <w:tc>
          <w:tcPr>
            <w:tcW w:w="446" w:type="dxa"/>
            <w:noWrap/>
          </w:tcPr>
          <w:p w14:paraId="4E09F98B" w14:textId="77777777" w:rsidR="0083538E" w:rsidRPr="000814C9" w:rsidRDefault="0083538E" w:rsidP="000F625F">
            <w:pPr>
              <w:rPr>
                <w:rFonts w:ascii="Times New Roman" w:hAnsi="Times New Roman" w:cs="Times New Roman"/>
                <w:sz w:val="22"/>
                <w:szCs w:val="22"/>
              </w:rPr>
            </w:pPr>
          </w:p>
        </w:tc>
        <w:tc>
          <w:tcPr>
            <w:tcW w:w="446" w:type="dxa"/>
            <w:noWrap/>
          </w:tcPr>
          <w:p w14:paraId="6FB72D13" w14:textId="77777777" w:rsidR="0083538E" w:rsidRPr="000814C9" w:rsidRDefault="0083538E" w:rsidP="000F625F">
            <w:pPr>
              <w:rPr>
                <w:rFonts w:ascii="Times New Roman" w:hAnsi="Times New Roman" w:cs="Times New Roman"/>
                <w:sz w:val="22"/>
                <w:szCs w:val="22"/>
              </w:rPr>
            </w:pPr>
          </w:p>
        </w:tc>
        <w:tc>
          <w:tcPr>
            <w:tcW w:w="446" w:type="dxa"/>
            <w:noWrap/>
          </w:tcPr>
          <w:p w14:paraId="61491B1A" w14:textId="77777777" w:rsidR="0083538E" w:rsidRPr="000814C9" w:rsidRDefault="0083538E" w:rsidP="000F625F">
            <w:pPr>
              <w:rPr>
                <w:rFonts w:ascii="Times New Roman" w:hAnsi="Times New Roman" w:cs="Times New Roman"/>
                <w:sz w:val="22"/>
                <w:szCs w:val="22"/>
              </w:rPr>
            </w:pPr>
          </w:p>
        </w:tc>
      </w:tr>
      <w:tr w:rsidR="0083538E" w:rsidRPr="000814C9" w14:paraId="4BC5325D" w14:textId="77777777" w:rsidTr="000F625F">
        <w:trPr>
          <w:trHeight w:val="187"/>
        </w:trPr>
        <w:tc>
          <w:tcPr>
            <w:tcW w:w="2787" w:type="dxa"/>
            <w:shd w:val="clear" w:color="auto" w:fill="DEEAF6" w:themeFill="accent1" w:themeFillTint="33"/>
            <w:noWrap/>
            <w:hideMark/>
          </w:tcPr>
          <w:p w14:paraId="6CFED6A3" w14:textId="631F470F" w:rsidR="0083538E" w:rsidRPr="00FB12A5" w:rsidRDefault="00085DA9" w:rsidP="000F625F">
            <w:pPr>
              <w:rPr>
                <w:rFonts w:ascii="Times New Roman" w:hAnsi="Times New Roman" w:cs="Times New Roman"/>
                <w:b/>
                <w:bCs/>
                <w:sz w:val="20"/>
                <w:szCs w:val="20"/>
              </w:rPr>
            </w:pPr>
            <w:r>
              <w:rPr>
                <w:rFonts w:ascii="Times New Roman" w:hAnsi="Times New Roman" w:cs="Times New Roman"/>
                <w:b/>
                <w:bCs/>
                <w:sz w:val="20"/>
                <w:szCs w:val="20"/>
              </w:rPr>
              <w:t xml:space="preserve">4.1 </w:t>
            </w:r>
            <w:r w:rsidR="0083538E" w:rsidRPr="00FB12A5">
              <w:rPr>
                <w:rFonts w:ascii="Times New Roman" w:hAnsi="Times New Roman" w:cs="Times New Roman"/>
                <w:b/>
                <w:bCs/>
                <w:sz w:val="20"/>
                <w:szCs w:val="20"/>
              </w:rPr>
              <w:t>METABOLIC</w:t>
            </w:r>
          </w:p>
        </w:tc>
        <w:tc>
          <w:tcPr>
            <w:tcW w:w="427" w:type="dxa"/>
            <w:shd w:val="clear" w:color="auto" w:fill="DEEAF6" w:themeFill="accent1" w:themeFillTint="33"/>
            <w:noWrap/>
            <w:hideMark/>
          </w:tcPr>
          <w:p w14:paraId="077D1FE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663CCD8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45A5CF9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0519D75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4B678F6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5EF652D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2AD4E0D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43C17C2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70C5CAC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F00F48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2B0EC5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86728E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89936A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48D3885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622C80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F616F0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47ECD3A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37FA5E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330C3D4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798772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F201E9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E4321D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076D0E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93A3CC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A39D9E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4868932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EE2607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D9C780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6B5452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32A2A2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39FFD4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4AC3ABD1" w14:textId="77777777" w:rsidTr="000F625F">
        <w:trPr>
          <w:trHeight w:val="187"/>
        </w:trPr>
        <w:tc>
          <w:tcPr>
            <w:tcW w:w="2787" w:type="dxa"/>
            <w:noWrap/>
          </w:tcPr>
          <w:p w14:paraId="6729E6E2" w14:textId="77E64986" w:rsidR="0083538E" w:rsidRPr="00085DA9" w:rsidRDefault="0083538E" w:rsidP="00242F1B">
            <w:pPr>
              <w:pStyle w:val="ListParagraph"/>
              <w:numPr>
                <w:ilvl w:val="0"/>
                <w:numId w:val="20"/>
              </w:numPr>
              <w:rPr>
                <w:rFonts w:ascii="Times New Roman" w:hAnsi="Times New Roman" w:cs="Times New Roman"/>
                <w:sz w:val="20"/>
                <w:szCs w:val="20"/>
              </w:rPr>
            </w:pPr>
            <w:commentRangeStart w:id="93"/>
            <w:r w:rsidRPr="00085DA9">
              <w:rPr>
                <w:rFonts w:ascii="Times New Roman" w:hAnsi="Times New Roman" w:cs="Times New Roman"/>
                <w:sz w:val="20"/>
                <w:szCs w:val="20"/>
              </w:rPr>
              <w:t>Lowest glucose reading</w:t>
            </w:r>
            <w:r w:rsidR="00F7108F" w:rsidRPr="00085DA9">
              <w:rPr>
                <w:rFonts w:ascii="Times New Roman" w:hAnsi="Times New Roman" w:cs="Times New Roman"/>
                <w:sz w:val="20"/>
                <w:szCs w:val="20"/>
              </w:rPr>
              <w:t xml:space="preserve"> (if &lt;45 mg/</w:t>
            </w:r>
            <w:proofErr w:type="spellStart"/>
            <w:r w:rsidR="00F7108F" w:rsidRPr="00085DA9">
              <w:rPr>
                <w:rFonts w:ascii="Times New Roman" w:hAnsi="Times New Roman" w:cs="Times New Roman"/>
                <w:sz w:val="20"/>
                <w:szCs w:val="20"/>
              </w:rPr>
              <w:t>dL</w:t>
            </w:r>
            <w:proofErr w:type="spellEnd"/>
            <w:r w:rsidR="00F7108F" w:rsidRPr="00085DA9">
              <w:rPr>
                <w:rFonts w:ascii="Times New Roman" w:hAnsi="Times New Roman" w:cs="Times New Roman"/>
                <w:sz w:val="20"/>
                <w:szCs w:val="20"/>
              </w:rPr>
              <w:t>)</w:t>
            </w:r>
            <w:commentRangeEnd w:id="93"/>
            <w:r w:rsidR="000272B7">
              <w:rPr>
                <w:rStyle w:val="CommentReference"/>
                <w:rFonts w:cs="Mangal"/>
              </w:rPr>
              <w:commentReference w:id="93"/>
            </w:r>
          </w:p>
        </w:tc>
        <w:tc>
          <w:tcPr>
            <w:tcW w:w="427" w:type="dxa"/>
            <w:noWrap/>
          </w:tcPr>
          <w:p w14:paraId="4D8B68C8" w14:textId="498BF05F" w:rsidR="0083538E" w:rsidRPr="000814C9" w:rsidRDefault="0083538E" w:rsidP="000F625F">
            <w:pPr>
              <w:rPr>
                <w:rFonts w:ascii="Times New Roman" w:hAnsi="Times New Roman" w:cs="Times New Roman"/>
                <w:sz w:val="22"/>
                <w:szCs w:val="22"/>
              </w:rPr>
            </w:pPr>
          </w:p>
        </w:tc>
        <w:tc>
          <w:tcPr>
            <w:tcW w:w="427" w:type="dxa"/>
            <w:noWrap/>
          </w:tcPr>
          <w:p w14:paraId="783FA415" w14:textId="77777777" w:rsidR="0083538E" w:rsidRPr="000814C9" w:rsidRDefault="0083538E" w:rsidP="000F625F">
            <w:pPr>
              <w:rPr>
                <w:rFonts w:ascii="Times New Roman" w:hAnsi="Times New Roman" w:cs="Times New Roman"/>
                <w:sz w:val="22"/>
                <w:szCs w:val="22"/>
              </w:rPr>
            </w:pPr>
          </w:p>
        </w:tc>
        <w:tc>
          <w:tcPr>
            <w:tcW w:w="427" w:type="dxa"/>
            <w:noWrap/>
          </w:tcPr>
          <w:p w14:paraId="3C86BB41" w14:textId="77777777" w:rsidR="0083538E" w:rsidRPr="000814C9" w:rsidRDefault="0083538E" w:rsidP="000F625F">
            <w:pPr>
              <w:rPr>
                <w:rFonts w:ascii="Times New Roman" w:hAnsi="Times New Roman" w:cs="Times New Roman"/>
                <w:sz w:val="22"/>
                <w:szCs w:val="22"/>
              </w:rPr>
            </w:pPr>
          </w:p>
        </w:tc>
        <w:tc>
          <w:tcPr>
            <w:tcW w:w="427" w:type="dxa"/>
            <w:noWrap/>
          </w:tcPr>
          <w:p w14:paraId="17CA8FBF" w14:textId="77777777" w:rsidR="0083538E" w:rsidRPr="000814C9" w:rsidRDefault="0083538E" w:rsidP="000F625F">
            <w:pPr>
              <w:rPr>
                <w:rFonts w:ascii="Times New Roman" w:hAnsi="Times New Roman" w:cs="Times New Roman"/>
                <w:sz w:val="22"/>
                <w:szCs w:val="22"/>
              </w:rPr>
            </w:pPr>
          </w:p>
        </w:tc>
        <w:tc>
          <w:tcPr>
            <w:tcW w:w="427" w:type="dxa"/>
            <w:noWrap/>
          </w:tcPr>
          <w:p w14:paraId="50F951C6" w14:textId="77777777" w:rsidR="0083538E" w:rsidRPr="000814C9" w:rsidRDefault="0083538E" w:rsidP="000F625F">
            <w:pPr>
              <w:rPr>
                <w:rFonts w:ascii="Times New Roman" w:hAnsi="Times New Roman" w:cs="Times New Roman"/>
                <w:sz w:val="22"/>
                <w:szCs w:val="22"/>
              </w:rPr>
            </w:pPr>
          </w:p>
        </w:tc>
        <w:tc>
          <w:tcPr>
            <w:tcW w:w="427" w:type="dxa"/>
            <w:noWrap/>
          </w:tcPr>
          <w:p w14:paraId="07C30C66" w14:textId="77777777" w:rsidR="0083538E" w:rsidRPr="000814C9" w:rsidRDefault="0083538E" w:rsidP="000F625F">
            <w:pPr>
              <w:rPr>
                <w:rFonts w:ascii="Times New Roman" w:hAnsi="Times New Roman" w:cs="Times New Roman"/>
                <w:sz w:val="22"/>
                <w:szCs w:val="22"/>
              </w:rPr>
            </w:pPr>
          </w:p>
        </w:tc>
        <w:tc>
          <w:tcPr>
            <w:tcW w:w="427" w:type="dxa"/>
            <w:noWrap/>
          </w:tcPr>
          <w:p w14:paraId="60BF5502" w14:textId="77777777" w:rsidR="0083538E" w:rsidRPr="000814C9" w:rsidRDefault="0083538E" w:rsidP="000F625F">
            <w:pPr>
              <w:rPr>
                <w:rFonts w:ascii="Times New Roman" w:hAnsi="Times New Roman" w:cs="Times New Roman"/>
                <w:sz w:val="22"/>
                <w:szCs w:val="22"/>
              </w:rPr>
            </w:pPr>
          </w:p>
        </w:tc>
        <w:tc>
          <w:tcPr>
            <w:tcW w:w="427" w:type="dxa"/>
            <w:noWrap/>
          </w:tcPr>
          <w:p w14:paraId="272D1129" w14:textId="77777777" w:rsidR="0083538E" w:rsidRPr="000814C9" w:rsidRDefault="0083538E" w:rsidP="000F625F">
            <w:pPr>
              <w:rPr>
                <w:rFonts w:ascii="Times New Roman" w:hAnsi="Times New Roman" w:cs="Times New Roman"/>
                <w:sz w:val="22"/>
                <w:szCs w:val="22"/>
              </w:rPr>
            </w:pPr>
          </w:p>
        </w:tc>
        <w:tc>
          <w:tcPr>
            <w:tcW w:w="427" w:type="dxa"/>
            <w:noWrap/>
          </w:tcPr>
          <w:p w14:paraId="06F806CC" w14:textId="77777777" w:rsidR="0083538E" w:rsidRPr="000814C9" w:rsidRDefault="0083538E" w:rsidP="000F625F">
            <w:pPr>
              <w:rPr>
                <w:rFonts w:ascii="Times New Roman" w:hAnsi="Times New Roman" w:cs="Times New Roman"/>
                <w:sz w:val="22"/>
                <w:szCs w:val="22"/>
              </w:rPr>
            </w:pPr>
          </w:p>
        </w:tc>
        <w:tc>
          <w:tcPr>
            <w:tcW w:w="446" w:type="dxa"/>
            <w:noWrap/>
          </w:tcPr>
          <w:p w14:paraId="74297CB9" w14:textId="77777777" w:rsidR="0083538E" w:rsidRPr="000814C9" w:rsidRDefault="0083538E" w:rsidP="000F625F">
            <w:pPr>
              <w:rPr>
                <w:rFonts w:ascii="Times New Roman" w:hAnsi="Times New Roman" w:cs="Times New Roman"/>
                <w:sz w:val="22"/>
                <w:szCs w:val="22"/>
              </w:rPr>
            </w:pPr>
          </w:p>
        </w:tc>
        <w:tc>
          <w:tcPr>
            <w:tcW w:w="446" w:type="dxa"/>
            <w:noWrap/>
          </w:tcPr>
          <w:p w14:paraId="76A2C362" w14:textId="77777777" w:rsidR="0083538E" w:rsidRPr="000814C9" w:rsidRDefault="0083538E" w:rsidP="000F625F">
            <w:pPr>
              <w:rPr>
                <w:rFonts w:ascii="Times New Roman" w:hAnsi="Times New Roman" w:cs="Times New Roman"/>
                <w:sz w:val="22"/>
                <w:szCs w:val="22"/>
              </w:rPr>
            </w:pPr>
          </w:p>
        </w:tc>
        <w:tc>
          <w:tcPr>
            <w:tcW w:w="446" w:type="dxa"/>
            <w:noWrap/>
          </w:tcPr>
          <w:p w14:paraId="5D2E824F" w14:textId="77777777" w:rsidR="0083538E" w:rsidRPr="000814C9" w:rsidRDefault="0083538E" w:rsidP="000F625F">
            <w:pPr>
              <w:rPr>
                <w:rFonts w:ascii="Times New Roman" w:hAnsi="Times New Roman" w:cs="Times New Roman"/>
                <w:sz w:val="22"/>
                <w:szCs w:val="22"/>
              </w:rPr>
            </w:pPr>
          </w:p>
        </w:tc>
        <w:tc>
          <w:tcPr>
            <w:tcW w:w="446" w:type="dxa"/>
            <w:noWrap/>
          </w:tcPr>
          <w:p w14:paraId="5C49E657" w14:textId="77777777" w:rsidR="0083538E" w:rsidRPr="000814C9" w:rsidRDefault="0083538E" w:rsidP="000F625F">
            <w:pPr>
              <w:rPr>
                <w:rFonts w:ascii="Times New Roman" w:hAnsi="Times New Roman" w:cs="Times New Roman"/>
                <w:sz w:val="22"/>
                <w:szCs w:val="22"/>
              </w:rPr>
            </w:pPr>
          </w:p>
        </w:tc>
        <w:tc>
          <w:tcPr>
            <w:tcW w:w="446" w:type="dxa"/>
            <w:noWrap/>
          </w:tcPr>
          <w:p w14:paraId="1A16890D" w14:textId="77777777" w:rsidR="0083538E" w:rsidRPr="000814C9" w:rsidRDefault="0083538E" w:rsidP="000F625F">
            <w:pPr>
              <w:rPr>
                <w:rFonts w:ascii="Times New Roman" w:hAnsi="Times New Roman" w:cs="Times New Roman"/>
                <w:sz w:val="22"/>
                <w:szCs w:val="22"/>
              </w:rPr>
            </w:pPr>
          </w:p>
        </w:tc>
        <w:tc>
          <w:tcPr>
            <w:tcW w:w="446" w:type="dxa"/>
            <w:noWrap/>
          </w:tcPr>
          <w:p w14:paraId="6D946B59" w14:textId="77777777" w:rsidR="0083538E" w:rsidRPr="000814C9" w:rsidRDefault="0083538E" w:rsidP="000F625F">
            <w:pPr>
              <w:rPr>
                <w:rFonts w:ascii="Times New Roman" w:hAnsi="Times New Roman" w:cs="Times New Roman"/>
                <w:sz w:val="22"/>
                <w:szCs w:val="22"/>
              </w:rPr>
            </w:pPr>
          </w:p>
        </w:tc>
        <w:tc>
          <w:tcPr>
            <w:tcW w:w="446" w:type="dxa"/>
            <w:noWrap/>
          </w:tcPr>
          <w:p w14:paraId="71E714F0" w14:textId="77777777" w:rsidR="0083538E" w:rsidRPr="000814C9" w:rsidRDefault="0083538E" w:rsidP="000F625F">
            <w:pPr>
              <w:rPr>
                <w:rFonts w:ascii="Times New Roman" w:hAnsi="Times New Roman" w:cs="Times New Roman"/>
                <w:sz w:val="22"/>
                <w:szCs w:val="22"/>
              </w:rPr>
            </w:pPr>
          </w:p>
        </w:tc>
        <w:tc>
          <w:tcPr>
            <w:tcW w:w="446" w:type="dxa"/>
            <w:noWrap/>
          </w:tcPr>
          <w:p w14:paraId="491B32B3" w14:textId="77777777" w:rsidR="0083538E" w:rsidRPr="000814C9" w:rsidRDefault="0083538E" w:rsidP="000F625F">
            <w:pPr>
              <w:rPr>
                <w:rFonts w:ascii="Times New Roman" w:hAnsi="Times New Roman" w:cs="Times New Roman"/>
                <w:sz w:val="22"/>
                <w:szCs w:val="22"/>
              </w:rPr>
            </w:pPr>
          </w:p>
        </w:tc>
        <w:tc>
          <w:tcPr>
            <w:tcW w:w="446" w:type="dxa"/>
            <w:noWrap/>
          </w:tcPr>
          <w:p w14:paraId="3374CC14" w14:textId="77777777" w:rsidR="0083538E" w:rsidRPr="000814C9" w:rsidRDefault="0083538E" w:rsidP="000F625F">
            <w:pPr>
              <w:rPr>
                <w:rFonts w:ascii="Times New Roman" w:hAnsi="Times New Roman" w:cs="Times New Roman"/>
                <w:sz w:val="22"/>
                <w:szCs w:val="22"/>
              </w:rPr>
            </w:pPr>
          </w:p>
        </w:tc>
        <w:tc>
          <w:tcPr>
            <w:tcW w:w="446" w:type="dxa"/>
            <w:noWrap/>
          </w:tcPr>
          <w:p w14:paraId="22C5E6F2" w14:textId="77777777" w:rsidR="0083538E" w:rsidRPr="000814C9" w:rsidRDefault="0083538E" w:rsidP="000F625F">
            <w:pPr>
              <w:rPr>
                <w:rFonts w:ascii="Times New Roman" w:hAnsi="Times New Roman" w:cs="Times New Roman"/>
                <w:sz w:val="22"/>
                <w:szCs w:val="22"/>
              </w:rPr>
            </w:pPr>
          </w:p>
        </w:tc>
        <w:tc>
          <w:tcPr>
            <w:tcW w:w="446" w:type="dxa"/>
            <w:noWrap/>
          </w:tcPr>
          <w:p w14:paraId="1D3996ED" w14:textId="77777777" w:rsidR="0083538E" w:rsidRPr="000814C9" w:rsidRDefault="0083538E" w:rsidP="000F625F">
            <w:pPr>
              <w:rPr>
                <w:rFonts w:ascii="Times New Roman" w:hAnsi="Times New Roman" w:cs="Times New Roman"/>
                <w:sz w:val="22"/>
                <w:szCs w:val="22"/>
              </w:rPr>
            </w:pPr>
          </w:p>
        </w:tc>
        <w:tc>
          <w:tcPr>
            <w:tcW w:w="446" w:type="dxa"/>
            <w:noWrap/>
          </w:tcPr>
          <w:p w14:paraId="455FC0BD" w14:textId="77777777" w:rsidR="0083538E" w:rsidRPr="000814C9" w:rsidRDefault="0083538E" w:rsidP="000F625F">
            <w:pPr>
              <w:rPr>
                <w:rFonts w:ascii="Times New Roman" w:hAnsi="Times New Roman" w:cs="Times New Roman"/>
                <w:sz w:val="22"/>
                <w:szCs w:val="22"/>
              </w:rPr>
            </w:pPr>
          </w:p>
        </w:tc>
        <w:tc>
          <w:tcPr>
            <w:tcW w:w="446" w:type="dxa"/>
            <w:noWrap/>
          </w:tcPr>
          <w:p w14:paraId="0571E6CF" w14:textId="77777777" w:rsidR="0083538E" w:rsidRPr="000814C9" w:rsidRDefault="0083538E" w:rsidP="000F625F">
            <w:pPr>
              <w:rPr>
                <w:rFonts w:ascii="Times New Roman" w:hAnsi="Times New Roman" w:cs="Times New Roman"/>
                <w:sz w:val="22"/>
                <w:szCs w:val="22"/>
              </w:rPr>
            </w:pPr>
          </w:p>
        </w:tc>
        <w:tc>
          <w:tcPr>
            <w:tcW w:w="446" w:type="dxa"/>
            <w:noWrap/>
          </w:tcPr>
          <w:p w14:paraId="7DB045FF" w14:textId="77777777" w:rsidR="0083538E" w:rsidRPr="000814C9" w:rsidRDefault="0083538E" w:rsidP="000F625F">
            <w:pPr>
              <w:rPr>
                <w:rFonts w:ascii="Times New Roman" w:hAnsi="Times New Roman" w:cs="Times New Roman"/>
                <w:sz w:val="22"/>
                <w:szCs w:val="22"/>
              </w:rPr>
            </w:pPr>
          </w:p>
        </w:tc>
        <w:tc>
          <w:tcPr>
            <w:tcW w:w="446" w:type="dxa"/>
            <w:noWrap/>
          </w:tcPr>
          <w:p w14:paraId="6E7A4DAE" w14:textId="77777777" w:rsidR="0083538E" w:rsidRPr="000814C9" w:rsidRDefault="0083538E" w:rsidP="000F625F">
            <w:pPr>
              <w:rPr>
                <w:rFonts w:ascii="Times New Roman" w:hAnsi="Times New Roman" w:cs="Times New Roman"/>
                <w:sz w:val="22"/>
                <w:szCs w:val="22"/>
              </w:rPr>
            </w:pPr>
          </w:p>
        </w:tc>
        <w:tc>
          <w:tcPr>
            <w:tcW w:w="446" w:type="dxa"/>
            <w:noWrap/>
          </w:tcPr>
          <w:p w14:paraId="65030AC3" w14:textId="77777777" w:rsidR="0083538E" w:rsidRPr="000814C9" w:rsidRDefault="0083538E" w:rsidP="000F625F">
            <w:pPr>
              <w:rPr>
                <w:rFonts w:ascii="Times New Roman" w:hAnsi="Times New Roman" w:cs="Times New Roman"/>
                <w:sz w:val="22"/>
                <w:szCs w:val="22"/>
              </w:rPr>
            </w:pPr>
          </w:p>
        </w:tc>
        <w:tc>
          <w:tcPr>
            <w:tcW w:w="446" w:type="dxa"/>
            <w:noWrap/>
          </w:tcPr>
          <w:p w14:paraId="40C0D31A" w14:textId="77777777" w:rsidR="0083538E" w:rsidRPr="000814C9" w:rsidRDefault="0083538E" w:rsidP="000F625F">
            <w:pPr>
              <w:rPr>
                <w:rFonts w:ascii="Times New Roman" w:hAnsi="Times New Roman" w:cs="Times New Roman"/>
                <w:sz w:val="22"/>
                <w:szCs w:val="22"/>
              </w:rPr>
            </w:pPr>
          </w:p>
        </w:tc>
        <w:tc>
          <w:tcPr>
            <w:tcW w:w="446" w:type="dxa"/>
            <w:noWrap/>
          </w:tcPr>
          <w:p w14:paraId="406F5460" w14:textId="77777777" w:rsidR="0083538E" w:rsidRPr="000814C9" w:rsidRDefault="0083538E" w:rsidP="000F625F">
            <w:pPr>
              <w:rPr>
                <w:rFonts w:ascii="Times New Roman" w:hAnsi="Times New Roman" w:cs="Times New Roman"/>
                <w:sz w:val="22"/>
                <w:szCs w:val="22"/>
              </w:rPr>
            </w:pPr>
          </w:p>
        </w:tc>
        <w:tc>
          <w:tcPr>
            <w:tcW w:w="446" w:type="dxa"/>
            <w:noWrap/>
          </w:tcPr>
          <w:p w14:paraId="0A04CF1B" w14:textId="77777777" w:rsidR="0083538E" w:rsidRPr="000814C9" w:rsidRDefault="0083538E" w:rsidP="000F625F">
            <w:pPr>
              <w:rPr>
                <w:rFonts w:ascii="Times New Roman" w:hAnsi="Times New Roman" w:cs="Times New Roman"/>
                <w:sz w:val="22"/>
                <w:szCs w:val="22"/>
              </w:rPr>
            </w:pPr>
          </w:p>
        </w:tc>
        <w:tc>
          <w:tcPr>
            <w:tcW w:w="446" w:type="dxa"/>
            <w:noWrap/>
          </w:tcPr>
          <w:p w14:paraId="7589E552" w14:textId="77777777" w:rsidR="0083538E" w:rsidRPr="000814C9" w:rsidRDefault="0083538E" w:rsidP="000F625F">
            <w:pPr>
              <w:rPr>
                <w:rFonts w:ascii="Times New Roman" w:hAnsi="Times New Roman" w:cs="Times New Roman"/>
                <w:sz w:val="22"/>
                <w:szCs w:val="22"/>
              </w:rPr>
            </w:pPr>
          </w:p>
        </w:tc>
        <w:tc>
          <w:tcPr>
            <w:tcW w:w="446" w:type="dxa"/>
            <w:noWrap/>
          </w:tcPr>
          <w:p w14:paraId="462F6291" w14:textId="77777777" w:rsidR="0083538E" w:rsidRPr="000814C9" w:rsidRDefault="0083538E" w:rsidP="000F625F">
            <w:pPr>
              <w:rPr>
                <w:rFonts w:ascii="Times New Roman" w:hAnsi="Times New Roman" w:cs="Times New Roman"/>
                <w:sz w:val="22"/>
                <w:szCs w:val="22"/>
              </w:rPr>
            </w:pPr>
          </w:p>
        </w:tc>
        <w:tc>
          <w:tcPr>
            <w:tcW w:w="446" w:type="dxa"/>
            <w:noWrap/>
          </w:tcPr>
          <w:p w14:paraId="22E51E2F" w14:textId="77777777" w:rsidR="0083538E" w:rsidRPr="000814C9" w:rsidRDefault="0083538E" w:rsidP="000F625F">
            <w:pPr>
              <w:rPr>
                <w:rFonts w:ascii="Times New Roman" w:hAnsi="Times New Roman" w:cs="Times New Roman"/>
                <w:sz w:val="22"/>
                <w:szCs w:val="22"/>
              </w:rPr>
            </w:pPr>
          </w:p>
        </w:tc>
      </w:tr>
      <w:tr w:rsidR="00FB2DCE" w:rsidRPr="000814C9" w14:paraId="6FDB2A8C" w14:textId="77777777" w:rsidTr="000F625F">
        <w:trPr>
          <w:trHeight w:val="187"/>
        </w:trPr>
        <w:tc>
          <w:tcPr>
            <w:tcW w:w="2787" w:type="dxa"/>
            <w:noWrap/>
          </w:tcPr>
          <w:p w14:paraId="62207E2D" w14:textId="6787885A" w:rsidR="00FB2DCE" w:rsidRPr="00085DA9" w:rsidRDefault="00FB2DC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 xml:space="preserve">No of episodes of </w:t>
            </w:r>
            <w:proofErr w:type="spellStart"/>
            <w:r w:rsidRPr="00085DA9">
              <w:rPr>
                <w:rFonts w:ascii="Times New Roman" w:hAnsi="Times New Roman" w:cs="Times New Roman"/>
                <w:sz w:val="20"/>
                <w:szCs w:val="20"/>
              </w:rPr>
              <w:t>hypoglycemia</w:t>
            </w:r>
            <w:proofErr w:type="spellEnd"/>
          </w:p>
        </w:tc>
        <w:tc>
          <w:tcPr>
            <w:tcW w:w="427" w:type="dxa"/>
            <w:noWrap/>
          </w:tcPr>
          <w:p w14:paraId="13956BD4" w14:textId="77777777" w:rsidR="00FB2DCE" w:rsidRPr="000814C9" w:rsidRDefault="00FB2DCE" w:rsidP="000F625F">
            <w:pPr>
              <w:rPr>
                <w:rFonts w:ascii="Times New Roman" w:hAnsi="Times New Roman" w:cs="Times New Roman"/>
                <w:sz w:val="22"/>
                <w:szCs w:val="22"/>
              </w:rPr>
            </w:pPr>
          </w:p>
        </w:tc>
        <w:tc>
          <w:tcPr>
            <w:tcW w:w="427" w:type="dxa"/>
            <w:noWrap/>
          </w:tcPr>
          <w:p w14:paraId="66565192" w14:textId="77777777" w:rsidR="00FB2DCE" w:rsidRPr="000814C9" w:rsidRDefault="00FB2DCE" w:rsidP="000F625F">
            <w:pPr>
              <w:rPr>
                <w:rFonts w:ascii="Times New Roman" w:hAnsi="Times New Roman" w:cs="Times New Roman"/>
                <w:sz w:val="22"/>
                <w:szCs w:val="22"/>
              </w:rPr>
            </w:pPr>
          </w:p>
        </w:tc>
        <w:tc>
          <w:tcPr>
            <w:tcW w:w="427" w:type="dxa"/>
            <w:noWrap/>
          </w:tcPr>
          <w:p w14:paraId="188438AA" w14:textId="77777777" w:rsidR="00FB2DCE" w:rsidRPr="000814C9" w:rsidRDefault="00FB2DCE" w:rsidP="000F625F">
            <w:pPr>
              <w:rPr>
                <w:rFonts w:ascii="Times New Roman" w:hAnsi="Times New Roman" w:cs="Times New Roman"/>
                <w:sz w:val="22"/>
                <w:szCs w:val="22"/>
              </w:rPr>
            </w:pPr>
          </w:p>
        </w:tc>
        <w:tc>
          <w:tcPr>
            <w:tcW w:w="427" w:type="dxa"/>
            <w:noWrap/>
          </w:tcPr>
          <w:p w14:paraId="237E9771" w14:textId="77777777" w:rsidR="00FB2DCE" w:rsidRPr="000814C9" w:rsidRDefault="00FB2DCE" w:rsidP="000F625F">
            <w:pPr>
              <w:rPr>
                <w:rFonts w:ascii="Times New Roman" w:hAnsi="Times New Roman" w:cs="Times New Roman"/>
                <w:sz w:val="22"/>
                <w:szCs w:val="22"/>
              </w:rPr>
            </w:pPr>
          </w:p>
        </w:tc>
        <w:tc>
          <w:tcPr>
            <w:tcW w:w="427" w:type="dxa"/>
            <w:noWrap/>
          </w:tcPr>
          <w:p w14:paraId="4A84A10B" w14:textId="77777777" w:rsidR="00FB2DCE" w:rsidRPr="000814C9" w:rsidRDefault="00FB2DCE" w:rsidP="000F625F">
            <w:pPr>
              <w:rPr>
                <w:rFonts w:ascii="Times New Roman" w:hAnsi="Times New Roman" w:cs="Times New Roman"/>
                <w:sz w:val="22"/>
                <w:szCs w:val="22"/>
              </w:rPr>
            </w:pPr>
          </w:p>
        </w:tc>
        <w:tc>
          <w:tcPr>
            <w:tcW w:w="427" w:type="dxa"/>
            <w:noWrap/>
          </w:tcPr>
          <w:p w14:paraId="5D22F86A" w14:textId="77777777" w:rsidR="00FB2DCE" w:rsidRPr="000814C9" w:rsidRDefault="00FB2DCE" w:rsidP="000F625F">
            <w:pPr>
              <w:rPr>
                <w:rFonts w:ascii="Times New Roman" w:hAnsi="Times New Roman" w:cs="Times New Roman"/>
                <w:sz w:val="22"/>
                <w:szCs w:val="22"/>
              </w:rPr>
            </w:pPr>
          </w:p>
        </w:tc>
        <w:tc>
          <w:tcPr>
            <w:tcW w:w="427" w:type="dxa"/>
            <w:noWrap/>
          </w:tcPr>
          <w:p w14:paraId="21A0D70C" w14:textId="77777777" w:rsidR="00FB2DCE" w:rsidRPr="000814C9" w:rsidRDefault="00FB2DCE" w:rsidP="000F625F">
            <w:pPr>
              <w:rPr>
                <w:rFonts w:ascii="Times New Roman" w:hAnsi="Times New Roman" w:cs="Times New Roman"/>
                <w:sz w:val="22"/>
                <w:szCs w:val="22"/>
              </w:rPr>
            </w:pPr>
          </w:p>
        </w:tc>
        <w:tc>
          <w:tcPr>
            <w:tcW w:w="427" w:type="dxa"/>
            <w:noWrap/>
          </w:tcPr>
          <w:p w14:paraId="3266A759" w14:textId="77777777" w:rsidR="00FB2DCE" w:rsidRPr="000814C9" w:rsidRDefault="00FB2DCE" w:rsidP="000F625F">
            <w:pPr>
              <w:rPr>
                <w:rFonts w:ascii="Times New Roman" w:hAnsi="Times New Roman" w:cs="Times New Roman"/>
                <w:sz w:val="22"/>
                <w:szCs w:val="22"/>
              </w:rPr>
            </w:pPr>
          </w:p>
        </w:tc>
        <w:tc>
          <w:tcPr>
            <w:tcW w:w="427" w:type="dxa"/>
            <w:noWrap/>
          </w:tcPr>
          <w:p w14:paraId="272EDFD2" w14:textId="77777777" w:rsidR="00FB2DCE" w:rsidRPr="000814C9" w:rsidRDefault="00FB2DCE" w:rsidP="000F625F">
            <w:pPr>
              <w:rPr>
                <w:rFonts w:ascii="Times New Roman" w:hAnsi="Times New Roman" w:cs="Times New Roman"/>
                <w:sz w:val="22"/>
                <w:szCs w:val="22"/>
              </w:rPr>
            </w:pPr>
          </w:p>
        </w:tc>
        <w:tc>
          <w:tcPr>
            <w:tcW w:w="446" w:type="dxa"/>
            <w:noWrap/>
          </w:tcPr>
          <w:p w14:paraId="4C4D30A3" w14:textId="77777777" w:rsidR="00FB2DCE" w:rsidRPr="000814C9" w:rsidRDefault="00FB2DCE" w:rsidP="000F625F">
            <w:pPr>
              <w:rPr>
                <w:rFonts w:ascii="Times New Roman" w:hAnsi="Times New Roman" w:cs="Times New Roman"/>
                <w:sz w:val="22"/>
                <w:szCs w:val="22"/>
              </w:rPr>
            </w:pPr>
          </w:p>
        </w:tc>
        <w:tc>
          <w:tcPr>
            <w:tcW w:w="446" w:type="dxa"/>
            <w:noWrap/>
          </w:tcPr>
          <w:p w14:paraId="484FC3A4" w14:textId="77777777" w:rsidR="00FB2DCE" w:rsidRPr="000814C9" w:rsidRDefault="00FB2DCE" w:rsidP="000F625F">
            <w:pPr>
              <w:rPr>
                <w:rFonts w:ascii="Times New Roman" w:hAnsi="Times New Roman" w:cs="Times New Roman"/>
                <w:sz w:val="22"/>
                <w:szCs w:val="22"/>
              </w:rPr>
            </w:pPr>
          </w:p>
        </w:tc>
        <w:tc>
          <w:tcPr>
            <w:tcW w:w="446" w:type="dxa"/>
            <w:noWrap/>
          </w:tcPr>
          <w:p w14:paraId="37115008" w14:textId="77777777" w:rsidR="00FB2DCE" w:rsidRPr="000814C9" w:rsidRDefault="00FB2DCE" w:rsidP="000F625F">
            <w:pPr>
              <w:rPr>
                <w:rFonts w:ascii="Times New Roman" w:hAnsi="Times New Roman" w:cs="Times New Roman"/>
                <w:sz w:val="22"/>
                <w:szCs w:val="22"/>
              </w:rPr>
            </w:pPr>
          </w:p>
        </w:tc>
        <w:tc>
          <w:tcPr>
            <w:tcW w:w="446" w:type="dxa"/>
            <w:noWrap/>
          </w:tcPr>
          <w:p w14:paraId="2E381A80" w14:textId="77777777" w:rsidR="00FB2DCE" w:rsidRPr="000814C9" w:rsidRDefault="00FB2DCE" w:rsidP="000F625F">
            <w:pPr>
              <w:rPr>
                <w:rFonts w:ascii="Times New Roman" w:hAnsi="Times New Roman" w:cs="Times New Roman"/>
                <w:sz w:val="22"/>
                <w:szCs w:val="22"/>
              </w:rPr>
            </w:pPr>
          </w:p>
        </w:tc>
        <w:tc>
          <w:tcPr>
            <w:tcW w:w="446" w:type="dxa"/>
            <w:noWrap/>
          </w:tcPr>
          <w:p w14:paraId="395D60F0" w14:textId="77777777" w:rsidR="00FB2DCE" w:rsidRPr="000814C9" w:rsidRDefault="00FB2DCE" w:rsidP="000F625F">
            <w:pPr>
              <w:rPr>
                <w:rFonts w:ascii="Times New Roman" w:hAnsi="Times New Roman" w:cs="Times New Roman"/>
                <w:sz w:val="22"/>
                <w:szCs w:val="22"/>
              </w:rPr>
            </w:pPr>
          </w:p>
        </w:tc>
        <w:tc>
          <w:tcPr>
            <w:tcW w:w="446" w:type="dxa"/>
            <w:noWrap/>
          </w:tcPr>
          <w:p w14:paraId="4E5CB91E" w14:textId="77777777" w:rsidR="00FB2DCE" w:rsidRPr="000814C9" w:rsidRDefault="00FB2DCE" w:rsidP="000F625F">
            <w:pPr>
              <w:rPr>
                <w:rFonts w:ascii="Times New Roman" w:hAnsi="Times New Roman" w:cs="Times New Roman"/>
                <w:sz w:val="22"/>
                <w:szCs w:val="22"/>
              </w:rPr>
            </w:pPr>
          </w:p>
        </w:tc>
        <w:tc>
          <w:tcPr>
            <w:tcW w:w="446" w:type="dxa"/>
            <w:noWrap/>
          </w:tcPr>
          <w:p w14:paraId="56369D3F" w14:textId="77777777" w:rsidR="00FB2DCE" w:rsidRPr="000814C9" w:rsidRDefault="00FB2DCE" w:rsidP="000F625F">
            <w:pPr>
              <w:rPr>
                <w:rFonts w:ascii="Times New Roman" w:hAnsi="Times New Roman" w:cs="Times New Roman"/>
                <w:sz w:val="22"/>
                <w:szCs w:val="22"/>
              </w:rPr>
            </w:pPr>
          </w:p>
        </w:tc>
        <w:tc>
          <w:tcPr>
            <w:tcW w:w="446" w:type="dxa"/>
            <w:noWrap/>
          </w:tcPr>
          <w:p w14:paraId="083B6291" w14:textId="77777777" w:rsidR="00FB2DCE" w:rsidRPr="000814C9" w:rsidRDefault="00FB2DCE" w:rsidP="000F625F">
            <w:pPr>
              <w:rPr>
                <w:rFonts w:ascii="Times New Roman" w:hAnsi="Times New Roman" w:cs="Times New Roman"/>
                <w:sz w:val="22"/>
                <w:szCs w:val="22"/>
              </w:rPr>
            </w:pPr>
          </w:p>
        </w:tc>
        <w:tc>
          <w:tcPr>
            <w:tcW w:w="446" w:type="dxa"/>
            <w:noWrap/>
          </w:tcPr>
          <w:p w14:paraId="6940FEA2" w14:textId="77777777" w:rsidR="00FB2DCE" w:rsidRPr="000814C9" w:rsidRDefault="00FB2DCE" w:rsidP="000F625F">
            <w:pPr>
              <w:rPr>
                <w:rFonts w:ascii="Times New Roman" w:hAnsi="Times New Roman" w:cs="Times New Roman"/>
                <w:sz w:val="22"/>
                <w:szCs w:val="22"/>
              </w:rPr>
            </w:pPr>
          </w:p>
        </w:tc>
        <w:tc>
          <w:tcPr>
            <w:tcW w:w="446" w:type="dxa"/>
            <w:noWrap/>
          </w:tcPr>
          <w:p w14:paraId="7D758243" w14:textId="77777777" w:rsidR="00FB2DCE" w:rsidRPr="000814C9" w:rsidRDefault="00FB2DCE" w:rsidP="000F625F">
            <w:pPr>
              <w:rPr>
                <w:rFonts w:ascii="Times New Roman" w:hAnsi="Times New Roman" w:cs="Times New Roman"/>
                <w:sz w:val="22"/>
                <w:szCs w:val="22"/>
              </w:rPr>
            </w:pPr>
          </w:p>
        </w:tc>
        <w:tc>
          <w:tcPr>
            <w:tcW w:w="446" w:type="dxa"/>
            <w:noWrap/>
          </w:tcPr>
          <w:p w14:paraId="20133662" w14:textId="77777777" w:rsidR="00FB2DCE" w:rsidRPr="000814C9" w:rsidRDefault="00FB2DCE" w:rsidP="000F625F">
            <w:pPr>
              <w:rPr>
                <w:rFonts w:ascii="Times New Roman" w:hAnsi="Times New Roman" w:cs="Times New Roman"/>
                <w:sz w:val="22"/>
                <w:szCs w:val="22"/>
              </w:rPr>
            </w:pPr>
          </w:p>
        </w:tc>
        <w:tc>
          <w:tcPr>
            <w:tcW w:w="446" w:type="dxa"/>
            <w:noWrap/>
          </w:tcPr>
          <w:p w14:paraId="1C1A12C3" w14:textId="77777777" w:rsidR="00FB2DCE" w:rsidRPr="000814C9" w:rsidRDefault="00FB2DCE" w:rsidP="000F625F">
            <w:pPr>
              <w:rPr>
                <w:rFonts w:ascii="Times New Roman" w:hAnsi="Times New Roman" w:cs="Times New Roman"/>
                <w:sz w:val="22"/>
                <w:szCs w:val="22"/>
              </w:rPr>
            </w:pPr>
          </w:p>
        </w:tc>
        <w:tc>
          <w:tcPr>
            <w:tcW w:w="446" w:type="dxa"/>
            <w:noWrap/>
          </w:tcPr>
          <w:p w14:paraId="2F4E8F6B" w14:textId="77777777" w:rsidR="00FB2DCE" w:rsidRPr="000814C9" w:rsidRDefault="00FB2DCE" w:rsidP="000F625F">
            <w:pPr>
              <w:rPr>
                <w:rFonts w:ascii="Times New Roman" w:hAnsi="Times New Roman" w:cs="Times New Roman"/>
                <w:sz w:val="22"/>
                <w:szCs w:val="22"/>
              </w:rPr>
            </w:pPr>
          </w:p>
        </w:tc>
        <w:tc>
          <w:tcPr>
            <w:tcW w:w="446" w:type="dxa"/>
            <w:noWrap/>
          </w:tcPr>
          <w:p w14:paraId="73E0C7C5" w14:textId="77777777" w:rsidR="00FB2DCE" w:rsidRPr="000814C9" w:rsidRDefault="00FB2DCE" w:rsidP="000F625F">
            <w:pPr>
              <w:rPr>
                <w:rFonts w:ascii="Times New Roman" w:hAnsi="Times New Roman" w:cs="Times New Roman"/>
                <w:sz w:val="22"/>
                <w:szCs w:val="22"/>
              </w:rPr>
            </w:pPr>
          </w:p>
        </w:tc>
        <w:tc>
          <w:tcPr>
            <w:tcW w:w="446" w:type="dxa"/>
            <w:noWrap/>
          </w:tcPr>
          <w:p w14:paraId="115CD0D9" w14:textId="77777777" w:rsidR="00FB2DCE" w:rsidRPr="000814C9" w:rsidRDefault="00FB2DCE" w:rsidP="000F625F">
            <w:pPr>
              <w:rPr>
                <w:rFonts w:ascii="Times New Roman" w:hAnsi="Times New Roman" w:cs="Times New Roman"/>
                <w:sz w:val="22"/>
                <w:szCs w:val="22"/>
              </w:rPr>
            </w:pPr>
          </w:p>
        </w:tc>
        <w:tc>
          <w:tcPr>
            <w:tcW w:w="446" w:type="dxa"/>
            <w:noWrap/>
          </w:tcPr>
          <w:p w14:paraId="30C4C71C" w14:textId="77777777" w:rsidR="00FB2DCE" w:rsidRPr="000814C9" w:rsidRDefault="00FB2DCE" w:rsidP="000F625F">
            <w:pPr>
              <w:rPr>
                <w:rFonts w:ascii="Times New Roman" w:hAnsi="Times New Roman" w:cs="Times New Roman"/>
                <w:sz w:val="22"/>
                <w:szCs w:val="22"/>
              </w:rPr>
            </w:pPr>
          </w:p>
        </w:tc>
        <w:tc>
          <w:tcPr>
            <w:tcW w:w="446" w:type="dxa"/>
            <w:noWrap/>
          </w:tcPr>
          <w:p w14:paraId="08175272" w14:textId="77777777" w:rsidR="00FB2DCE" w:rsidRPr="000814C9" w:rsidRDefault="00FB2DCE" w:rsidP="000F625F">
            <w:pPr>
              <w:rPr>
                <w:rFonts w:ascii="Times New Roman" w:hAnsi="Times New Roman" w:cs="Times New Roman"/>
                <w:sz w:val="22"/>
                <w:szCs w:val="22"/>
              </w:rPr>
            </w:pPr>
          </w:p>
        </w:tc>
        <w:tc>
          <w:tcPr>
            <w:tcW w:w="446" w:type="dxa"/>
            <w:noWrap/>
          </w:tcPr>
          <w:p w14:paraId="01C287A8" w14:textId="77777777" w:rsidR="00FB2DCE" w:rsidRPr="000814C9" w:rsidRDefault="00FB2DCE" w:rsidP="000F625F">
            <w:pPr>
              <w:rPr>
                <w:rFonts w:ascii="Times New Roman" w:hAnsi="Times New Roman" w:cs="Times New Roman"/>
                <w:sz w:val="22"/>
                <w:szCs w:val="22"/>
              </w:rPr>
            </w:pPr>
          </w:p>
        </w:tc>
        <w:tc>
          <w:tcPr>
            <w:tcW w:w="446" w:type="dxa"/>
            <w:noWrap/>
          </w:tcPr>
          <w:p w14:paraId="1EDAD9E7" w14:textId="77777777" w:rsidR="00FB2DCE" w:rsidRPr="000814C9" w:rsidRDefault="00FB2DCE" w:rsidP="000F625F">
            <w:pPr>
              <w:rPr>
                <w:rFonts w:ascii="Times New Roman" w:hAnsi="Times New Roman" w:cs="Times New Roman"/>
                <w:sz w:val="22"/>
                <w:szCs w:val="22"/>
              </w:rPr>
            </w:pPr>
          </w:p>
        </w:tc>
        <w:tc>
          <w:tcPr>
            <w:tcW w:w="446" w:type="dxa"/>
            <w:noWrap/>
          </w:tcPr>
          <w:p w14:paraId="4CE62A4B" w14:textId="77777777" w:rsidR="00FB2DCE" w:rsidRPr="000814C9" w:rsidRDefault="00FB2DCE" w:rsidP="000F625F">
            <w:pPr>
              <w:rPr>
                <w:rFonts w:ascii="Times New Roman" w:hAnsi="Times New Roman" w:cs="Times New Roman"/>
                <w:sz w:val="22"/>
                <w:szCs w:val="22"/>
              </w:rPr>
            </w:pPr>
          </w:p>
        </w:tc>
        <w:tc>
          <w:tcPr>
            <w:tcW w:w="446" w:type="dxa"/>
            <w:noWrap/>
          </w:tcPr>
          <w:p w14:paraId="34F152A4" w14:textId="77777777" w:rsidR="00FB2DCE" w:rsidRPr="000814C9" w:rsidRDefault="00FB2DCE" w:rsidP="000F625F">
            <w:pPr>
              <w:rPr>
                <w:rFonts w:ascii="Times New Roman" w:hAnsi="Times New Roman" w:cs="Times New Roman"/>
                <w:sz w:val="22"/>
                <w:szCs w:val="22"/>
              </w:rPr>
            </w:pPr>
          </w:p>
        </w:tc>
        <w:tc>
          <w:tcPr>
            <w:tcW w:w="446" w:type="dxa"/>
            <w:noWrap/>
          </w:tcPr>
          <w:p w14:paraId="28FC3DCA" w14:textId="77777777" w:rsidR="00FB2DCE" w:rsidRPr="000814C9" w:rsidRDefault="00FB2DCE" w:rsidP="000F625F">
            <w:pPr>
              <w:rPr>
                <w:rFonts w:ascii="Times New Roman" w:hAnsi="Times New Roman" w:cs="Times New Roman"/>
                <w:sz w:val="22"/>
                <w:szCs w:val="22"/>
              </w:rPr>
            </w:pPr>
          </w:p>
        </w:tc>
      </w:tr>
      <w:tr w:rsidR="0083538E" w:rsidRPr="000814C9" w14:paraId="261C9068" w14:textId="77777777" w:rsidTr="000F625F">
        <w:trPr>
          <w:trHeight w:val="187"/>
        </w:trPr>
        <w:tc>
          <w:tcPr>
            <w:tcW w:w="2787" w:type="dxa"/>
            <w:noWrap/>
            <w:hideMark/>
          </w:tcPr>
          <w:p w14:paraId="4FA35A59" w14:textId="77777777" w:rsidR="0083538E" w:rsidRPr="00085DA9" w:rsidRDefault="0083538E" w:rsidP="00242F1B">
            <w:pPr>
              <w:pStyle w:val="ListParagraph"/>
              <w:numPr>
                <w:ilvl w:val="0"/>
                <w:numId w:val="20"/>
              </w:numPr>
              <w:rPr>
                <w:rFonts w:ascii="Times New Roman" w:hAnsi="Times New Roman" w:cs="Times New Roman"/>
                <w:sz w:val="20"/>
                <w:szCs w:val="20"/>
              </w:rPr>
            </w:pPr>
            <w:proofErr w:type="spellStart"/>
            <w:r w:rsidRPr="00085DA9">
              <w:rPr>
                <w:rFonts w:ascii="Times New Roman" w:hAnsi="Times New Roman" w:cs="Times New Roman"/>
                <w:sz w:val="20"/>
                <w:szCs w:val="20"/>
              </w:rPr>
              <w:t>Hypoglycemia</w:t>
            </w:r>
            <w:proofErr w:type="spellEnd"/>
            <w:r w:rsidRPr="00085DA9">
              <w:rPr>
                <w:rFonts w:ascii="Times New Roman" w:hAnsi="Times New Roman" w:cs="Times New Roman"/>
                <w:sz w:val="20"/>
                <w:szCs w:val="20"/>
              </w:rPr>
              <w:t xml:space="preserve"> Rx</w:t>
            </w:r>
          </w:p>
        </w:tc>
        <w:tc>
          <w:tcPr>
            <w:tcW w:w="427" w:type="dxa"/>
            <w:noWrap/>
            <w:hideMark/>
          </w:tcPr>
          <w:p w14:paraId="48CDF7F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0AEFE0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453FB9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4E8317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ABE791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837956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76AB56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3BD2FD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BE130A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913956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F57BF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466E3F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A4413D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0B9A67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D335BF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65C434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C8D391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0D3A90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307653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DC24D9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226722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7F6A1D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BAB236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F7ADC2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75D5A3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35B3F8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EA123C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6E6DEF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2056B4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4F039D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EE79A7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13A5D116" w14:textId="77777777" w:rsidTr="000F625F">
        <w:trPr>
          <w:trHeight w:val="187"/>
        </w:trPr>
        <w:tc>
          <w:tcPr>
            <w:tcW w:w="2787" w:type="dxa"/>
            <w:noWrap/>
          </w:tcPr>
          <w:p w14:paraId="30DCB7D4" w14:textId="0189031A" w:rsidR="0083538E" w:rsidRPr="00085DA9" w:rsidRDefault="0083538E" w:rsidP="00242F1B">
            <w:pPr>
              <w:pStyle w:val="ListParagraph"/>
              <w:numPr>
                <w:ilvl w:val="0"/>
                <w:numId w:val="20"/>
              </w:numPr>
              <w:rPr>
                <w:rFonts w:ascii="Times New Roman" w:hAnsi="Times New Roman" w:cs="Times New Roman"/>
                <w:sz w:val="20"/>
                <w:szCs w:val="20"/>
              </w:rPr>
            </w:pPr>
            <w:commentRangeStart w:id="94"/>
            <w:r w:rsidRPr="00085DA9">
              <w:rPr>
                <w:rFonts w:ascii="Times New Roman" w:hAnsi="Times New Roman" w:cs="Times New Roman"/>
                <w:sz w:val="20"/>
                <w:szCs w:val="20"/>
              </w:rPr>
              <w:t>Highest glucose reading</w:t>
            </w:r>
            <w:r w:rsidR="00F7108F" w:rsidRPr="00085DA9">
              <w:rPr>
                <w:rFonts w:ascii="Times New Roman" w:hAnsi="Times New Roman" w:cs="Times New Roman"/>
                <w:sz w:val="20"/>
                <w:szCs w:val="20"/>
              </w:rPr>
              <w:t xml:space="preserve"> (if &gt;180 mg/</w:t>
            </w:r>
            <w:proofErr w:type="spellStart"/>
            <w:r w:rsidR="00F7108F" w:rsidRPr="00085DA9">
              <w:rPr>
                <w:rFonts w:ascii="Times New Roman" w:hAnsi="Times New Roman" w:cs="Times New Roman"/>
                <w:sz w:val="20"/>
                <w:szCs w:val="20"/>
              </w:rPr>
              <w:t>dL</w:t>
            </w:r>
            <w:proofErr w:type="spellEnd"/>
            <w:r w:rsidR="00F7108F" w:rsidRPr="00085DA9">
              <w:rPr>
                <w:rFonts w:ascii="Times New Roman" w:hAnsi="Times New Roman" w:cs="Times New Roman"/>
                <w:sz w:val="20"/>
                <w:szCs w:val="20"/>
              </w:rPr>
              <w:t>)</w:t>
            </w:r>
            <w:commentRangeEnd w:id="94"/>
            <w:r w:rsidR="000272B7">
              <w:rPr>
                <w:rStyle w:val="CommentReference"/>
                <w:rFonts w:cs="Mangal"/>
              </w:rPr>
              <w:commentReference w:id="94"/>
            </w:r>
          </w:p>
        </w:tc>
        <w:tc>
          <w:tcPr>
            <w:tcW w:w="427" w:type="dxa"/>
            <w:noWrap/>
          </w:tcPr>
          <w:p w14:paraId="1E8515E3" w14:textId="77777777" w:rsidR="0083538E" w:rsidRPr="000814C9" w:rsidRDefault="0083538E" w:rsidP="000F625F">
            <w:pPr>
              <w:rPr>
                <w:rFonts w:ascii="Times New Roman" w:hAnsi="Times New Roman" w:cs="Times New Roman"/>
                <w:sz w:val="22"/>
                <w:szCs w:val="22"/>
              </w:rPr>
            </w:pPr>
          </w:p>
        </w:tc>
        <w:tc>
          <w:tcPr>
            <w:tcW w:w="427" w:type="dxa"/>
            <w:noWrap/>
          </w:tcPr>
          <w:p w14:paraId="72A55F15" w14:textId="77777777" w:rsidR="0083538E" w:rsidRPr="000814C9" w:rsidRDefault="0083538E" w:rsidP="000F625F">
            <w:pPr>
              <w:rPr>
                <w:rFonts w:ascii="Times New Roman" w:hAnsi="Times New Roman" w:cs="Times New Roman"/>
                <w:sz w:val="22"/>
                <w:szCs w:val="22"/>
              </w:rPr>
            </w:pPr>
          </w:p>
        </w:tc>
        <w:tc>
          <w:tcPr>
            <w:tcW w:w="427" w:type="dxa"/>
            <w:noWrap/>
          </w:tcPr>
          <w:p w14:paraId="4D3D9C9E" w14:textId="77777777" w:rsidR="0083538E" w:rsidRPr="000814C9" w:rsidRDefault="0083538E" w:rsidP="000F625F">
            <w:pPr>
              <w:rPr>
                <w:rFonts w:ascii="Times New Roman" w:hAnsi="Times New Roman" w:cs="Times New Roman"/>
                <w:sz w:val="22"/>
                <w:szCs w:val="22"/>
              </w:rPr>
            </w:pPr>
          </w:p>
        </w:tc>
        <w:tc>
          <w:tcPr>
            <w:tcW w:w="427" w:type="dxa"/>
            <w:noWrap/>
          </w:tcPr>
          <w:p w14:paraId="4FAE3A21" w14:textId="77777777" w:rsidR="0083538E" w:rsidRPr="000814C9" w:rsidRDefault="0083538E" w:rsidP="000F625F">
            <w:pPr>
              <w:rPr>
                <w:rFonts w:ascii="Times New Roman" w:hAnsi="Times New Roman" w:cs="Times New Roman"/>
                <w:sz w:val="22"/>
                <w:szCs w:val="22"/>
              </w:rPr>
            </w:pPr>
          </w:p>
        </w:tc>
        <w:tc>
          <w:tcPr>
            <w:tcW w:w="427" w:type="dxa"/>
            <w:noWrap/>
          </w:tcPr>
          <w:p w14:paraId="69F8F0EF" w14:textId="77777777" w:rsidR="0083538E" w:rsidRPr="000814C9" w:rsidRDefault="0083538E" w:rsidP="000F625F">
            <w:pPr>
              <w:rPr>
                <w:rFonts w:ascii="Times New Roman" w:hAnsi="Times New Roman" w:cs="Times New Roman"/>
                <w:sz w:val="22"/>
                <w:szCs w:val="22"/>
              </w:rPr>
            </w:pPr>
          </w:p>
        </w:tc>
        <w:tc>
          <w:tcPr>
            <w:tcW w:w="427" w:type="dxa"/>
            <w:noWrap/>
          </w:tcPr>
          <w:p w14:paraId="0E3FDEB6" w14:textId="77777777" w:rsidR="0083538E" w:rsidRPr="000814C9" w:rsidRDefault="0083538E" w:rsidP="000F625F">
            <w:pPr>
              <w:rPr>
                <w:rFonts w:ascii="Times New Roman" w:hAnsi="Times New Roman" w:cs="Times New Roman"/>
                <w:sz w:val="22"/>
                <w:szCs w:val="22"/>
              </w:rPr>
            </w:pPr>
          </w:p>
        </w:tc>
        <w:tc>
          <w:tcPr>
            <w:tcW w:w="427" w:type="dxa"/>
            <w:noWrap/>
          </w:tcPr>
          <w:p w14:paraId="434FB672" w14:textId="77777777" w:rsidR="0083538E" w:rsidRPr="000814C9" w:rsidRDefault="0083538E" w:rsidP="000F625F">
            <w:pPr>
              <w:rPr>
                <w:rFonts w:ascii="Times New Roman" w:hAnsi="Times New Roman" w:cs="Times New Roman"/>
                <w:sz w:val="22"/>
                <w:szCs w:val="22"/>
              </w:rPr>
            </w:pPr>
          </w:p>
        </w:tc>
        <w:tc>
          <w:tcPr>
            <w:tcW w:w="427" w:type="dxa"/>
            <w:noWrap/>
          </w:tcPr>
          <w:p w14:paraId="64171472" w14:textId="77777777" w:rsidR="0083538E" w:rsidRPr="000814C9" w:rsidRDefault="0083538E" w:rsidP="000F625F">
            <w:pPr>
              <w:rPr>
                <w:rFonts w:ascii="Times New Roman" w:hAnsi="Times New Roman" w:cs="Times New Roman"/>
                <w:sz w:val="22"/>
                <w:szCs w:val="22"/>
              </w:rPr>
            </w:pPr>
          </w:p>
        </w:tc>
        <w:tc>
          <w:tcPr>
            <w:tcW w:w="427" w:type="dxa"/>
            <w:noWrap/>
          </w:tcPr>
          <w:p w14:paraId="64783BDE" w14:textId="77777777" w:rsidR="0083538E" w:rsidRPr="000814C9" w:rsidRDefault="0083538E" w:rsidP="000F625F">
            <w:pPr>
              <w:rPr>
                <w:rFonts w:ascii="Times New Roman" w:hAnsi="Times New Roman" w:cs="Times New Roman"/>
                <w:sz w:val="22"/>
                <w:szCs w:val="22"/>
              </w:rPr>
            </w:pPr>
          </w:p>
        </w:tc>
        <w:tc>
          <w:tcPr>
            <w:tcW w:w="446" w:type="dxa"/>
            <w:noWrap/>
          </w:tcPr>
          <w:p w14:paraId="739DA769" w14:textId="77777777" w:rsidR="0083538E" w:rsidRPr="000814C9" w:rsidRDefault="0083538E" w:rsidP="000F625F">
            <w:pPr>
              <w:rPr>
                <w:rFonts w:ascii="Times New Roman" w:hAnsi="Times New Roman" w:cs="Times New Roman"/>
                <w:sz w:val="22"/>
                <w:szCs w:val="22"/>
              </w:rPr>
            </w:pPr>
          </w:p>
        </w:tc>
        <w:tc>
          <w:tcPr>
            <w:tcW w:w="446" w:type="dxa"/>
            <w:noWrap/>
          </w:tcPr>
          <w:p w14:paraId="022C5957" w14:textId="77777777" w:rsidR="0083538E" w:rsidRPr="000814C9" w:rsidRDefault="0083538E" w:rsidP="000F625F">
            <w:pPr>
              <w:rPr>
                <w:rFonts w:ascii="Times New Roman" w:hAnsi="Times New Roman" w:cs="Times New Roman"/>
                <w:sz w:val="22"/>
                <w:szCs w:val="22"/>
              </w:rPr>
            </w:pPr>
          </w:p>
        </w:tc>
        <w:tc>
          <w:tcPr>
            <w:tcW w:w="446" w:type="dxa"/>
            <w:noWrap/>
          </w:tcPr>
          <w:p w14:paraId="7A6C0B2F" w14:textId="77777777" w:rsidR="0083538E" w:rsidRPr="000814C9" w:rsidRDefault="0083538E" w:rsidP="000F625F">
            <w:pPr>
              <w:rPr>
                <w:rFonts w:ascii="Times New Roman" w:hAnsi="Times New Roman" w:cs="Times New Roman"/>
                <w:sz w:val="22"/>
                <w:szCs w:val="22"/>
              </w:rPr>
            </w:pPr>
          </w:p>
        </w:tc>
        <w:tc>
          <w:tcPr>
            <w:tcW w:w="446" w:type="dxa"/>
            <w:noWrap/>
          </w:tcPr>
          <w:p w14:paraId="1DF60D34" w14:textId="77777777" w:rsidR="0083538E" w:rsidRPr="000814C9" w:rsidRDefault="0083538E" w:rsidP="000F625F">
            <w:pPr>
              <w:rPr>
                <w:rFonts w:ascii="Times New Roman" w:hAnsi="Times New Roman" w:cs="Times New Roman"/>
                <w:sz w:val="22"/>
                <w:szCs w:val="22"/>
              </w:rPr>
            </w:pPr>
          </w:p>
        </w:tc>
        <w:tc>
          <w:tcPr>
            <w:tcW w:w="446" w:type="dxa"/>
            <w:noWrap/>
          </w:tcPr>
          <w:p w14:paraId="03654981" w14:textId="77777777" w:rsidR="0083538E" w:rsidRPr="000814C9" w:rsidRDefault="0083538E" w:rsidP="000F625F">
            <w:pPr>
              <w:rPr>
                <w:rFonts w:ascii="Times New Roman" w:hAnsi="Times New Roman" w:cs="Times New Roman"/>
                <w:sz w:val="22"/>
                <w:szCs w:val="22"/>
              </w:rPr>
            </w:pPr>
          </w:p>
        </w:tc>
        <w:tc>
          <w:tcPr>
            <w:tcW w:w="446" w:type="dxa"/>
            <w:noWrap/>
          </w:tcPr>
          <w:p w14:paraId="5FC18386" w14:textId="77777777" w:rsidR="0083538E" w:rsidRPr="000814C9" w:rsidRDefault="0083538E" w:rsidP="000F625F">
            <w:pPr>
              <w:rPr>
                <w:rFonts w:ascii="Times New Roman" w:hAnsi="Times New Roman" w:cs="Times New Roman"/>
                <w:sz w:val="22"/>
                <w:szCs w:val="22"/>
              </w:rPr>
            </w:pPr>
          </w:p>
        </w:tc>
        <w:tc>
          <w:tcPr>
            <w:tcW w:w="446" w:type="dxa"/>
            <w:noWrap/>
          </w:tcPr>
          <w:p w14:paraId="1DDF8539" w14:textId="77777777" w:rsidR="0083538E" w:rsidRPr="000814C9" w:rsidRDefault="0083538E" w:rsidP="000F625F">
            <w:pPr>
              <w:rPr>
                <w:rFonts w:ascii="Times New Roman" w:hAnsi="Times New Roman" w:cs="Times New Roman"/>
                <w:sz w:val="22"/>
                <w:szCs w:val="22"/>
              </w:rPr>
            </w:pPr>
          </w:p>
        </w:tc>
        <w:tc>
          <w:tcPr>
            <w:tcW w:w="446" w:type="dxa"/>
            <w:noWrap/>
          </w:tcPr>
          <w:p w14:paraId="23069182" w14:textId="77777777" w:rsidR="0083538E" w:rsidRPr="000814C9" w:rsidRDefault="0083538E" w:rsidP="000F625F">
            <w:pPr>
              <w:rPr>
                <w:rFonts w:ascii="Times New Roman" w:hAnsi="Times New Roman" w:cs="Times New Roman"/>
                <w:sz w:val="22"/>
                <w:szCs w:val="22"/>
              </w:rPr>
            </w:pPr>
          </w:p>
        </w:tc>
        <w:tc>
          <w:tcPr>
            <w:tcW w:w="446" w:type="dxa"/>
            <w:noWrap/>
          </w:tcPr>
          <w:p w14:paraId="4E08EBBD" w14:textId="77777777" w:rsidR="0083538E" w:rsidRPr="000814C9" w:rsidRDefault="0083538E" w:rsidP="000F625F">
            <w:pPr>
              <w:rPr>
                <w:rFonts w:ascii="Times New Roman" w:hAnsi="Times New Roman" w:cs="Times New Roman"/>
                <w:sz w:val="22"/>
                <w:szCs w:val="22"/>
              </w:rPr>
            </w:pPr>
          </w:p>
        </w:tc>
        <w:tc>
          <w:tcPr>
            <w:tcW w:w="446" w:type="dxa"/>
            <w:noWrap/>
          </w:tcPr>
          <w:p w14:paraId="47487E63" w14:textId="77777777" w:rsidR="0083538E" w:rsidRPr="000814C9" w:rsidRDefault="0083538E" w:rsidP="000F625F">
            <w:pPr>
              <w:rPr>
                <w:rFonts w:ascii="Times New Roman" w:hAnsi="Times New Roman" w:cs="Times New Roman"/>
                <w:sz w:val="22"/>
                <w:szCs w:val="22"/>
              </w:rPr>
            </w:pPr>
          </w:p>
        </w:tc>
        <w:tc>
          <w:tcPr>
            <w:tcW w:w="446" w:type="dxa"/>
            <w:noWrap/>
          </w:tcPr>
          <w:p w14:paraId="432575CE" w14:textId="77777777" w:rsidR="0083538E" w:rsidRPr="000814C9" w:rsidRDefault="0083538E" w:rsidP="000F625F">
            <w:pPr>
              <w:rPr>
                <w:rFonts w:ascii="Times New Roman" w:hAnsi="Times New Roman" w:cs="Times New Roman"/>
                <w:sz w:val="22"/>
                <w:szCs w:val="22"/>
              </w:rPr>
            </w:pPr>
          </w:p>
        </w:tc>
        <w:tc>
          <w:tcPr>
            <w:tcW w:w="446" w:type="dxa"/>
            <w:noWrap/>
          </w:tcPr>
          <w:p w14:paraId="0F253183" w14:textId="77777777" w:rsidR="0083538E" w:rsidRPr="000814C9" w:rsidRDefault="0083538E" w:rsidP="000F625F">
            <w:pPr>
              <w:rPr>
                <w:rFonts w:ascii="Times New Roman" w:hAnsi="Times New Roman" w:cs="Times New Roman"/>
                <w:sz w:val="22"/>
                <w:szCs w:val="22"/>
              </w:rPr>
            </w:pPr>
          </w:p>
        </w:tc>
        <w:tc>
          <w:tcPr>
            <w:tcW w:w="446" w:type="dxa"/>
            <w:noWrap/>
          </w:tcPr>
          <w:p w14:paraId="20E9219E" w14:textId="77777777" w:rsidR="0083538E" w:rsidRPr="000814C9" w:rsidRDefault="0083538E" w:rsidP="000F625F">
            <w:pPr>
              <w:rPr>
                <w:rFonts w:ascii="Times New Roman" w:hAnsi="Times New Roman" w:cs="Times New Roman"/>
                <w:sz w:val="22"/>
                <w:szCs w:val="22"/>
              </w:rPr>
            </w:pPr>
          </w:p>
        </w:tc>
        <w:tc>
          <w:tcPr>
            <w:tcW w:w="446" w:type="dxa"/>
            <w:noWrap/>
          </w:tcPr>
          <w:p w14:paraId="2ABB78A0" w14:textId="77777777" w:rsidR="0083538E" w:rsidRPr="000814C9" w:rsidRDefault="0083538E" w:rsidP="000F625F">
            <w:pPr>
              <w:rPr>
                <w:rFonts w:ascii="Times New Roman" w:hAnsi="Times New Roman" w:cs="Times New Roman"/>
                <w:sz w:val="22"/>
                <w:szCs w:val="22"/>
              </w:rPr>
            </w:pPr>
          </w:p>
        </w:tc>
        <w:tc>
          <w:tcPr>
            <w:tcW w:w="446" w:type="dxa"/>
            <w:noWrap/>
          </w:tcPr>
          <w:p w14:paraId="750F5DE0" w14:textId="77777777" w:rsidR="0083538E" w:rsidRPr="000814C9" w:rsidRDefault="0083538E" w:rsidP="000F625F">
            <w:pPr>
              <w:rPr>
                <w:rFonts w:ascii="Times New Roman" w:hAnsi="Times New Roman" w:cs="Times New Roman"/>
                <w:sz w:val="22"/>
                <w:szCs w:val="22"/>
              </w:rPr>
            </w:pPr>
          </w:p>
        </w:tc>
        <w:tc>
          <w:tcPr>
            <w:tcW w:w="446" w:type="dxa"/>
            <w:noWrap/>
          </w:tcPr>
          <w:p w14:paraId="69914CB7" w14:textId="77777777" w:rsidR="0083538E" w:rsidRPr="000814C9" w:rsidRDefault="0083538E" w:rsidP="000F625F">
            <w:pPr>
              <w:rPr>
                <w:rFonts w:ascii="Times New Roman" w:hAnsi="Times New Roman" w:cs="Times New Roman"/>
                <w:sz w:val="22"/>
                <w:szCs w:val="22"/>
              </w:rPr>
            </w:pPr>
          </w:p>
        </w:tc>
        <w:tc>
          <w:tcPr>
            <w:tcW w:w="446" w:type="dxa"/>
            <w:noWrap/>
          </w:tcPr>
          <w:p w14:paraId="0638E984" w14:textId="77777777" w:rsidR="0083538E" w:rsidRPr="000814C9" w:rsidRDefault="0083538E" w:rsidP="000F625F">
            <w:pPr>
              <w:rPr>
                <w:rFonts w:ascii="Times New Roman" w:hAnsi="Times New Roman" w:cs="Times New Roman"/>
                <w:sz w:val="22"/>
                <w:szCs w:val="22"/>
              </w:rPr>
            </w:pPr>
          </w:p>
        </w:tc>
        <w:tc>
          <w:tcPr>
            <w:tcW w:w="446" w:type="dxa"/>
            <w:noWrap/>
          </w:tcPr>
          <w:p w14:paraId="5063290C" w14:textId="77777777" w:rsidR="0083538E" w:rsidRPr="000814C9" w:rsidRDefault="0083538E" w:rsidP="000F625F">
            <w:pPr>
              <w:rPr>
                <w:rFonts w:ascii="Times New Roman" w:hAnsi="Times New Roman" w:cs="Times New Roman"/>
                <w:sz w:val="22"/>
                <w:szCs w:val="22"/>
              </w:rPr>
            </w:pPr>
          </w:p>
        </w:tc>
        <w:tc>
          <w:tcPr>
            <w:tcW w:w="446" w:type="dxa"/>
            <w:noWrap/>
          </w:tcPr>
          <w:p w14:paraId="072A7EC4" w14:textId="77777777" w:rsidR="0083538E" w:rsidRPr="000814C9" w:rsidRDefault="0083538E" w:rsidP="000F625F">
            <w:pPr>
              <w:rPr>
                <w:rFonts w:ascii="Times New Roman" w:hAnsi="Times New Roman" w:cs="Times New Roman"/>
                <w:sz w:val="22"/>
                <w:szCs w:val="22"/>
              </w:rPr>
            </w:pPr>
          </w:p>
        </w:tc>
        <w:tc>
          <w:tcPr>
            <w:tcW w:w="446" w:type="dxa"/>
            <w:noWrap/>
          </w:tcPr>
          <w:p w14:paraId="044DCAAC" w14:textId="77777777" w:rsidR="0083538E" w:rsidRPr="000814C9" w:rsidRDefault="0083538E" w:rsidP="000F625F">
            <w:pPr>
              <w:rPr>
                <w:rFonts w:ascii="Times New Roman" w:hAnsi="Times New Roman" w:cs="Times New Roman"/>
                <w:sz w:val="22"/>
                <w:szCs w:val="22"/>
              </w:rPr>
            </w:pPr>
          </w:p>
        </w:tc>
        <w:tc>
          <w:tcPr>
            <w:tcW w:w="446" w:type="dxa"/>
            <w:noWrap/>
          </w:tcPr>
          <w:p w14:paraId="3764D511" w14:textId="77777777" w:rsidR="0083538E" w:rsidRPr="000814C9" w:rsidRDefault="0083538E" w:rsidP="000F625F">
            <w:pPr>
              <w:rPr>
                <w:rFonts w:ascii="Times New Roman" w:hAnsi="Times New Roman" w:cs="Times New Roman"/>
                <w:sz w:val="22"/>
                <w:szCs w:val="22"/>
              </w:rPr>
            </w:pPr>
          </w:p>
        </w:tc>
        <w:tc>
          <w:tcPr>
            <w:tcW w:w="446" w:type="dxa"/>
            <w:noWrap/>
          </w:tcPr>
          <w:p w14:paraId="324EC9F0" w14:textId="77777777" w:rsidR="0083538E" w:rsidRPr="000814C9" w:rsidRDefault="0083538E" w:rsidP="000F625F">
            <w:pPr>
              <w:rPr>
                <w:rFonts w:ascii="Times New Roman" w:hAnsi="Times New Roman" w:cs="Times New Roman"/>
                <w:sz w:val="22"/>
                <w:szCs w:val="22"/>
              </w:rPr>
            </w:pPr>
          </w:p>
        </w:tc>
      </w:tr>
      <w:tr w:rsidR="0083538E" w:rsidRPr="000814C9" w14:paraId="7EC12CA4" w14:textId="77777777" w:rsidTr="000F625F">
        <w:trPr>
          <w:trHeight w:val="187"/>
        </w:trPr>
        <w:tc>
          <w:tcPr>
            <w:tcW w:w="2787" w:type="dxa"/>
            <w:noWrap/>
            <w:hideMark/>
          </w:tcPr>
          <w:p w14:paraId="5B52E4C0" w14:textId="77777777" w:rsidR="0083538E" w:rsidRPr="00085DA9" w:rsidRDefault="0083538E" w:rsidP="00242F1B">
            <w:pPr>
              <w:pStyle w:val="ListParagraph"/>
              <w:numPr>
                <w:ilvl w:val="0"/>
                <w:numId w:val="20"/>
              </w:numPr>
              <w:rPr>
                <w:rFonts w:ascii="Times New Roman" w:hAnsi="Times New Roman" w:cs="Times New Roman"/>
                <w:sz w:val="20"/>
                <w:szCs w:val="20"/>
              </w:rPr>
            </w:pPr>
            <w:proofErr w:type="spellStart"/>
            <w:r w:rsidRPr="00085DA9">
              <w:rPr>
                <w:rFonts w:ascii="Times New Roman" w:hAnsi="Times New Roman" w:cs="Times New Roman"/>
                <w:sz w:val="20"/>
                <w:szCs w:val="20"/>
              </w:rPr>
              <w:t>Hyperglycemia</w:t>
            </w:r>
            <w:proofErr w:type="spellEnd"/>
            <w:r w:rsidRPr="00085DA9">
              <w:rPr>
                <w:rFonts w:ascii="Times New Roman" w:hAnsi="Times New Roman" w:cs="Times New Roman"/>
                <w:sz w:val="20"/>
                <w:szCs w:val="20"/>
              </w:rPr>
              <w:t xml:space="preserve"> Rx (Insulin)</w:t>
            </w:r>
          </w:p>
        </w:tc>
        <w:tc>
          <w:tcPr>
            <w:tcW w:w="427" w:type="dxa"/>
            <w:noWrap/>
            <w:hideMark/>
          </w:tcPr>
          <w:p w14:paraId="161E769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9B8345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ABD551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C74FDA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F3414B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C0C502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F6AE80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354B0C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30DD63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4E10B9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885D45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12F70C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4059EF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6AF3C9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BB38FA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29A884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D6AF5B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B624DB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54C618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E47A35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D52D64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DF3B4D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96E764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DBC3C2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95CDDD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AB75EF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7C400A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55AD4E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8A7470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45D144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1E0239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017F40A6" w14:textId="77777777" w:rsidTr="000F625F">
        <w:trPr>
          <w:trHeight w:val="187"/>
        </w:trPr>
        <w:tc>
          <w:tcPr>
            <w:tcW w:w="2787" w:type="dxa"/>
            <w:noWrap/>
            <w:hideMark/>
          </w:tcPr>
          <w:p w14:paraId="53DA8DE8"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Metabolic acidosis (pH&lt;7.2)</w:t>
            </w:r>
          </w:p>
        </w:tc>
        <w:tc>
          <w:tcPr>
            <w:tcW w:w="427" w:type="dxa"/>
            <w:noWrap/>
            <w:hideMark/>
          </w:tcPr>
          <w:p w14:paraId="0282E0B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1F3816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5B7493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380D82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0F18F8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E1C512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F627C4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0472BD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56A258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42EBC6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FFFA2B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D11859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43EE68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C1E4F0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1CAFA7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2F86EB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FBD46F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B593B3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940942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D7F7AD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E98ADE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2542D1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252B1B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9784B3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6EB3E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9D7EE7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BE3417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8523E1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625522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0CE3CF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304FD8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46C57159" w14:textId="77777777" w:rsidTr="000F625F">
        <w:trPr>
          <w:trHeight w:val="187"/>
        </w:trPr>
        <w:tc>
          <w:tcPr>
            <w:tcW w:w="2787" w:type="dxa"/>
            <w:noWrap/>
          </w:tcPr>
          <w:p w14:paraId="09DFC58C" w14:textId="044E6A79" w:rsidR="0083538E" w:rsidRPr="00085DA9" w:rsidRDefault="0083538E" w:rsidP="00242F1B">
            <w:pPr>
              <w:pStyle w:val="ListParagraph"/>
              <w:numPr>
                <w:ilvl w:val="0"/>
                <w:numId w:val="20"/>
              </w:numPr>
              <w:rPr>
                <w:rFonts w:ascii="Times New Roman" w:hAnsi="Times New Roman" w:cs="Times New Roman"/>
                <w:sz w:val="20"/>
                <w:szCs w:val="20"/>
              </w:rPr>
            </w:pPr>
            <w:commentRangeStart w:id="95"/>
            <w:r w:rsidRPr="00085DA9">
              <w:rPr>
                <w:rFonts w:ascii="Times New Roman" w:hAnsi="Times New Roman" w:cs="Times New Roman"/>
                <w:sz w:val="20"/>
                <w:szCs w:val="20"/>
              </w:rPr>
              <w:t>Sodium value</w:t>
            </w:r>
            <w:commentRangeEnd w:id="95"/>
            <w:r w:rsidR="005202FA">
              <w:rPr>
                <w:rStyle w:val="CommentReference"/>
                <w:rFonts w:cs="Mangal"/>
              </w:rPr>
              <w:commentReference w:id="95"/>
            </w:r>
            <w:ins w:id="96" w:author="Mannat Guliani" w:date="2026-06-15T12:59:00Z">
              <w:r w:rsidR="006025DD">
                <w:rPr>
                  <w:rFonts w:ascii="Times New Roman" w:hAnsi="Times New Roman" w:cs="Times New Roman"/>
                  <w:sz w:val="20"/>
                  <w:szCs w:val="20"/>
                </w:rPr>
                <w:t xml:space="preserve"> (&lt; 135 or &gt; 142)</w:t>
              </w:r>
            </w:ins>
          </w:p>
        </w:tc>
        <w:tc>
          <w:tcPr>
            <w:tcW w:w="427" w:type="dxa"/>
            <w:noWrap/>
          </w:tcPr>
          <w:p w14:paraId="68AA49E6" w14:textId="77777777" w:rsidR="0083538E" w:rsidRPr="000814C9" w:rsidRDefault="0083538E" w:rsidP="000F625F">
            <w:pPr>
              <w:rPr>
                <w:rFonts w:ascii="Times New Roman" w:hAnsi="Times New Roman" w:cs="Times New Roman"/>
                <w:sz w:val="22"/>
                <w:szCs w:val="22"/>
              </w:rPr>
            </w:pPr>
          </w:p>
        </w:tc>
        <w:tc>
          <w:tcPr>
            <w:tcW w:w="427" w:type="dxa"/>
            <w:noWrap/>
          </w:tcPr>
          <w:p w14:paraId="67E1F12E" w14:textId="77777777" w:rsidR="0083538E" w:rsidRPr="000814C9" w:rsidRDefault="0083538E" w:rsidP="000F625F">
            <w:pPr>
              <w:rPr>
                <w:rFonts w:ascii="Times New Roman" w:hAnsi="Times New Roman" w:cs="Times New Roman"/>
                <w:sz w:val="22"/>
                <w:szCs w:val="22"/>
              </w:rPr>
            </w:pPr>
          </w:p>
        </w:tc>
        <w:tc>
          <w:tcPr>
            <w:tcW w:w="427" w:type="dxa"/>
            <w:noWrap/>
          </w:tcPr>
          <w:p w14:paraId="61EE542A" w14:textId="77777777" w:rsidR="0083538E" w:rsidRPr="000814C9" w:rsidRDefault="0083538E" w:rsidP="000F625F">
            <w:pPr>
              <w:rPr>
                <w:rFonts w:ascii="Times New Roman" w:hAnsi="Times New Roman" w:cs="Times New Roman"/>
                <w:sz w:val="22"/>
                <w:szCs w:val="22"/>
              </w:rPr>
            </w:pPr>
          </w:p>
        </w:tc>
        <w:tc>
          <w:tcPr>
            <w:tcW w:w="427" w:type="dxa"/>
            <w:noWrap/>
          </w:tcPr>
          <w:p w14:paraId="0F1FC306" w14:textId="77777777" w:rsidR="0083538E" w:rsidRPr="000814C9" w:rsidRDefault="0083538E" w:rsidP="000F625F">
            <w:pPr>
              <w:rPr>
                <w:rFonts w:ascii="Times New Roman" w:hAnsi="Times New Roman" w:cs="Times New Roman"/>
                <w:sz w:val="22"/>
                <w:szCs w:val="22"/>
              </w:rPr>
            </w:pPr>
          </w:p>
        </w:tc>
        <w:tc>
          <w:tcPr>
            <w:tcW w:w="427" w:type="dxa"/>
            <w:noWrap/>
          </w:tcPr>
          <w:p w14:paraId="50898902" w14:textId="77777777" w:rsidR="0083538E" w:rsidRPr="000814C9" w:rsidRDefault="0083538E" w:rsidP="000F625F">
            <w:pPr>
              <w:rPr>
                <w:rFonts w:ascii="Times New Roman" w:hAnsi="Times New Roman" w:cs="Times New Roman"/>
                <w:sz w:val="22"/>
                <w:szCs w:val="22"/>
              </w:rPr>
            </w:pPr>
          </w:p>
        </w:tc>
        <w:tc>
          <w:tcPr>
            <w:tcW w:w="427" w:type="dxa"/>
            <w:noWrap/>
          </w:tcPr>
          <w:p w14:paraId="4759E4AC" w14:textId="77777777" w:rsidR="0083538E" w:rsidRPr="000814C9" w:rsidRDefault="0083538E" w:rsidP="000F625F">
            <w:pPr>
              <w:rPr>
                <w:rFonts w:ascii="Times New Roman" w:hAnsi="Times New Roman" w:cs="Times New Roman"/>
                <w:sz w:val="22"/>
                <w:szCs w:val="22"/>
              </w:rPr>
            </w:pPr>
          </w:p>
        </w:tc>
        <w:tc>
          <w:tcPr>
            <w:tcW w:w="427" w:type="dxa"/>
            <w:noWrap/>
          </w:tcPr>
          <w:p w14:paraId="5EA6773E" w14:textId="77777777" w:rsidR="0083538E" w:rsidRPr="000814C9" w:rsidRDefault="0083538E" w:rsidP="000F625F">
            <w:pPr>
              <w:rPr>
                <w:rFonts w:ascii="Times New Roman" w:hAnsi="Times New Roman" w:cs="Times New Roman"/>
                <w:sz w:val="22"/>
                <w:szCs w:val="22"/>
              </w:rPr>
            </w:pPr>
          </w:p>
        </w:tc>
        <w:tc>
          <w:tcPr>
            <w:tcW w:w="427" w:type="dxa"/>
            <w:noWrap/>
          </w:tcPr>
          <w:p w14:paraId="333980C8" w14:textId="77777777" w:rsidR="0083538E" w:rsidRPr="000814C9" w:rsidRDefault="0083538E" w:rsidP="000F625F">
            <w:pPr>
              <w:rPr>
                <w:rFonts w:ascii="Times New Roman" w:hAnsi="Times New Roman" w:cs="Times New Roman"/>
                <w:sz w:val="22"/>
                <w:szCs w:val="22"/>
              </w:rPr>
            </w:pPr>
          </w:p>
        </w:tc>
        <w:tc>
          <w:tcPr>
            <w:tcW w:w="427" w:type="dxa"/>
            <w:noWrap/>
          </w:tcPr>
          <w:p w14:paraId="400E4AC7" w14:textId="77777777" w:rsidR="0083538E" w:rsidRPr="000814C9" w:rsidRDefault="0083538E" w:rsidP="000F625F">
            <w:pPr>
              <w:rPr>
                <w:rFonts w:ascii="Times New Roman" w:hAnsi="Times New Roman" w:cs="Times New Roman"/>
                <w:sz w:val="22"/>
                <w:szCs w:val="22"/>
              </w:rPr>
            </w:pPr>
          </w:p>
        </w:tc>
        <w:tc>
          <w:tcPr>
            <w:tcW w:w="446" w:type="dxa"/>
            <w:noWrap/>
          </w:tcPr>
          <w:p w14:paraId="7F579120" w14:textId="77777777" w:rsidR="0083538E" w:rsidRPr="000814C9" w:rsidRDefault="0083538E" w:rsidP="000F625F">
            <w:pPr>
              <w:rPr>
                <w:rFonts w:ascii="Times New Roman" w:hAnsi="Times New Roman" w:cs="Times New Roman"/>
                <w:sz w:val="22"/>
                <w:szCs w:val="22"/>
              </w:rPr>
            </w:pPr>
          </w:p>
        </w:tc>
        <w:tc>
          <w:tcPr>
            <w:tcW w:w="446" w:type="dxa"/>
            <w:noWrap/>
          </w:tcPr>
          <w:p w14:paraId="5D677AD9" w14:textId="77777777" w:rsidR="0083538E" w:rsidRPr="000814C9" w:rsidRDefault="0083538E" w:rsidP="000F625F">
            <w:pPr>
              <w:rPr>
                <w:rFonts w:ascii="Times New Roman" w:hAnsi="Times New Roman" w:cs="Times New Roman"/>
                <w:sz w:val="22"/>
                <w:szCs w:val="22"/>
              </w:rPr>
            </w:pPr>
          </w:p>
        </w:tc>
        <w:tc>
          <w:tcPr>
            <w:tcW w:w="446" w:type="dxa"/>
            <w:noWrap/>
          </w:tcPr>
          <w:p w14:paraId="65E0CB58" w14:textId="77777777" w:rsidR="0083538E" w:rsidRPr="000814C9" w:rsidRDefault="0083538E" w:rsidP="000F625F">
            <w:pPr>
              <w:rPr>
                <w:rFonts w:ascii="Times New Roman" w:hAnsi="Times New Roman" w:cs="Times New Roman"/>
                <w:sz w:val="22"/>
                <w:szCs w:val="22"/>
              </w:rPr>
            </w:pPr>
          </w:p>
        </w:tc>
        <w:tc>
          <w:tcPr>
            <w:tcW w:w="446" w:type="dxa"/>
            <w:noWrap/>
          </w:tcPr>
          <w:p w14:paraId="7BE5DA1D" w14:textId="77777777" w:rsidR="0083538E" w:rsidRPr="000814C9" w:rsidRDefault="0083538E" w:rsidP="000F625F">
            <w:pPr>
              <w:rPr>
                <w:rFonts w:ascii="Times New Roman" w:hAnsi="Times New Roman" w:cs="Times New Roman"/>
                <w:sz w:val="22"/>
                <w:szCs w:val="22"/>
              </w:rPr>
            </w:pPr>
          </w:p>
        </w:tc>
        <w:tc>
          <w:tcPr>
            <w:tcW w:w="446" w:type="dxa"/>
            <w:noWrap/>
          </w:tcPr>
          <w:p w14:paraId="3BED80FF" w14:textId="77777777" w:rsidR="0083538E" w:rsidRPr="000814C9" w:rsidRDefault="0083538E" w:rsidP="000F625F">
            <w:pPr>
              <w:rPr>
                <w:rFonts w:ascii="Times New Roman" w:hAnsi="Times New Roman" w:cs="Times New Roman"/>
                <w:sz w:val="22"/>
                <w:szCs w:val="22"/>
              </w:rPr>
            </w:pPr>
          </w:p>
        </w:tc>
        <w:tc>
          <w:tcPr>
            <w:tcW w:w="446" w:type="dxa"/>
            <w:noWrap/>
          </w:tcPr>
          <w:p w14:paraId="217A9739" w14:textId="77777777" w:rsidR="0083538E" w:rsidRPr="000814C9" w:rsidRDefault="0083538E" w:rsidP="000F625F">
            <w:pPr>
              <w:rPr>
                <w:rFonts w:ascii="Times New Roman" w:hAnsi="Times New Roman" w:cs="Times New Roman"/>
                <w:sz w:val="22"/>
                <w:szCs w:val="22"/>
              </w:rPr>
            </w:pPr>
          </w:p>
        </w:tc>
        <w:tc>
          <w:tcPr>
            <w:tcW w:w="446" w:type="dxa"/>
            <w:noWrap/>
          </w:tcPr>
          <w:p w14:paraId="77081E5A" w14:textId="77777777" w:rsidR="0083538E" w:rsidRPr="000814C9" w:rsidRDefault="0083538E" w:rsidP="000F625F">
            <w:pPr>
              <w:rPr>
                <w:rFonts w:ascii="Times New Roman" w:hAnsi="Times New Roman" w:cs="Times New Roman"/>
                <w:sz w:val="22"/>
                <w:szCs w:val="22"/>
              </w:rPr>
            </w:pPr>
          </w:p>
        </w:tc>
        <w:tc>
          <w:tcPr>
            <w:tcW w:w="446" w:type="dxa"/>
            <w:noWrap/>
          </w:tcPr>
          <w:p w14:paraId="0D8148D3" w14:textId="77777777" w:rsidR="0083538E" w:rsidRPr="000814C9" w:rsidRDefault="0083538E" w:rsidP="000F625F">
            <w:pPr>
              <w:rPr>
                <w:rFonts w:ascii="Times New Roman" w:hAnsi="Times New Roman" w:cs="Times New Roman"/>
                <w:sz w:val="22"/>
                <w:szCs w:val="22"/>
              </w:rPr>
            </w:pPr>
          </w:p>
        </w:tc>
        <w:tc>
          <w:tcPr>
            <w:tcW w:w="446" w:type="dxa"/>
            <w:noWrap/>
          </w:tcPr>
          <w:p w14:paraId="33D3904F" w14:textId="77777777" w:rsidR="0083538E" w:rsidRPr="000814C9" w:rsidRDefault="0083538E" w:rsidP="000F625F">
            <w:pPr>
              <w:rPr>
                <w:rFonts w:ascii="Times New Roman" w:hAnsi="Times New Roman" w:cs="Times New Roman"/>
                <w:sz w:val="22"/>
                <w:szCs w:val="22"/>
              </w:rPr>
            </w:pPr>
          </w:p>
        </w:tc>
        <w:tc>
          <w:tcPr>
            <w:tcW w:w="446" w:type="dxa"/>
            <w:noWrap/>
          </w:tcPr>
          <w:p w14:paraId="5653EF61" w14:textId="77777777" w:rsidR="0083538E" w:rsidRPr="000814C9" w:rsidRDefault="0083538E" w:rsidP="000F625F">
            <w:pPr>
              <w:rPr>
                <w:rFonts w:ascii="Times New Roman" w:hAnsi="Times New Roman" w:cs="Times New Roman"/>
                <w:sz w:val="22"/>
                <w:szCs w:val="22"/>
              </w:rPr>
            </w:pPr>
          </w:p>
        </w:tc>
        <w:tc>
          <w:tcPr>
            <w:tcW w:w="446" w:type="dxa"/>
            <w:noWrap/>
          </w:tcPr>
          <w:p w14:paraId="6D133D6B" w14:textId="77777777" w:rsidR="0083538E" w:rsidRPr="000814C9" w:rsidRDefault="0083538E" w:rsidP="000F625F">
            <w:pPr>
              <w:rPr>
                <w:rFonts w:ascii="Times New Roman" w:hAnsi="Times New Roman" w:cs="Times New Roman"/>
                <w:sz w:val="22"/>
                <w:szCs w:val="22"/>
              </w:rPr>
            </w:pPr>
          </w:p>
        </w:tc>
        <w:tc>
          <w:tcPr>
            <w:tcW w:w="446" w:type="dxa"/>
            <w:noWrap/>
          </w:tcPr>
          <w:p w14:paraId="16282244" w14:textId="77777777" w:rsidR="0083538E" w:rsidRPr="000814C9" w:rsidRDefault="0083538E" w:rsidP="000F625F">
            <w:pPr>
              <w:rPr>
                <w:rFonts w:ascii="Times New Roman" w:hAnsi="Times New Roman" w:cs="Times New Roman"/>
                <w:sz w:val="22"/>
                <w:szCs w:val="22"/>
              </w:rPr>
            </w:pPr>
          </w:p>
        </w:tc>
        <w:tc>
          <w:tcPr>
            <w:tcW w:w="446" w:type="dxa"/>
            <w:noWrap/>
          </w:tcPr>
          <w:p w14:paraId="1CB74FDD" w14:textId="77777777" w:rsidR="0083538E" w:rsidRPr="000814C9" w:rsidRDefault="0083538E" w:rsidP="000F625F">
            <w:pPr>
              <w:rPr>
                <w:rFonts w:ascii="Times New Roman" w:hAnsi="Times New Roman" w:cs="Times New Roman"/>
                <w:sz w:val="22"/>
                <w:szCs w:val="22"/>
              </w:rPr>
            </w:pPr>
          </w:p>
        </w:tc>
        <w:tc>
          <w:tcPr>
            <w:tcW w:w="446" w:type="dxa"/>
            <w:noWrap/>
          </w:tcPr>
          <w:p w14:paraId="3F7F9DDD" w14:textId="77777777" w:rsidR="0083538E" w:rsidRPr="000814C9" w:rsidRDefault="0083538E" w:rsidP="000F625F">
            <w:pPr>
              <w:rPr>
                <w:rFonts w:ascii="Times New Roman" w:hAnsi="Times New Roman" w:cs="Times New Roman"/>
                <w:sz w:val="22"/>
                <w:szCs w:val="22"/>
              </w:rPr>
            </w:pPr>
          </w:p>
        </w:tc>
        <w:tc>
          <w:tcPr>
            <w:tcW w:w="446" w:type="dxa"/>
            <w:noWrap/>
          </w:tcPr>
          <w:p w14:paraId="1DD7F331" w14:textId="77777777" w:rsidR="0083538E" w:rsidRPr="000814C9" w:rsidRDefault="0083538E" w:rsidP="000F625F">
            <w:pPr>
              <w:rPr>
                <w:rFonts w:ascii="Times New Roman" w:hAnsi="Times New Roman" w:cs="Times New Roman"/>
                <w:sz w:val="22"/>
                <w:szCs w:val="22"/>
              </w:rPr>
            </w:pPr>
          </w:p>
        </w:tc>
        <w:tc>
          <w:tcPr>
            <w:tcW w:w="446" w:type="dxa"/>
            <w:noWrap/>
          </w:tcPr>
          <w:p w14:paraId="0099525B" w14:textId="77777777" w:rsidR="0083538E" w:rsidRPr="000814C9" w:rsidRDefault="0083538E" w:rsidP="000F625F">
            <w:pPr>
              <w:rPr>
                <w:rFonts w:ascii="Times New Roman" w:hAnsi="Times New Roman" w:cs="Times New Roman"/>
                <w:sz w:val="22"/>
                <w:szCs w:val="22"/>
              </w:rPr>
            </w:pPr>
          </w:p>
        </w:tc>
        <w:tc>
          <w:tcPr>
            <w:tcW w:w="446" w:type="dxa"/>
            <w:noWrap/>
          </w:tcPr>
          <w:p w14:paraId="14F91F57" w14:textId="77777777" w:rsidR="0083538E" w:rsidRPr="000814C9" w:rsidRDefault="0083538E" w:rsidP="000F625F">
            <w:pPr>
              <w:rPr>
                <w:rFonts w:ascii="Times New Roman" w:hAnsi="Times New Roman" w:cs="Times New Roman"/>
                <w:sz w:val="22"/>
                <w:szCs w:val="22"/>
              </w:rPr>
            </w:pPr>
          </w:p>
        </w:tc>
        <w:tc>
          <w:tcPr>
            <w:tcW w:w="446" w:type="dxa"/>
            <w:noWrap/>
          </w:tcPr>
          <w:p w14:paraId="3433FB83" w14:textId="77777777" w:rsidR="0083538E" w:rsidRPr="000814C9" w:rsidRDefault="0083538E" w:rsidP="000F625F">
            <w:pPr>
              <w:rPr>
                <w:rFonts w:ascii="Times New Roman" w:hAnsi="Times New Roman" w:cs="Times New Roman"/>
                <w:sz w:val="22"/>
                <w:szCs w:val="22"/>
              </w:rPr>
            </w:pPr>
          </w:p>
        </w:tc>
        <w:tc>
          <w:tcPr>
            <w:tcW w:w="446" w:type="dxa"/>
            <w:noWrap/>
          </w:tcPr>
          <w:p w14:paraId="4944AAB1" w14:textId="77777777" w:rsidR="0083538E" w:rsidRPr="000814C9" w:rsidRDefault="0083538E" w:rsidP="000F625F">
            <w:pPr>
              <w:rPr>
                <w:rFonts w:ascii="Times New Roman" w:hAnsi="Times New Roman" w:cs="Times New Roman"/>
                <w:sz w:val="22"/>
                <w:szCs w:val="22"/>
              </w:rPr>
            </w:pPr>
          </w:p>
        </w:tc>
        <w:tc>
          <w:tcPr>
            <w:tcW w:w="446" w:type="dxa"/>
            <w:noWrap/>
          </w:tcPr>
          <w:p w14:paraId="6A551F2E" w14:textId="77777777" w:rsidR="0083538E" w:rsidRPr="000814C9" w:rsidRDefault="0083538E" w:rsidP="000F625F">
            <w:pPr>
              <w:rPr>
                <w:rFonts w:ascii="Times New Roman" w:hAnsi="Times New Roman" w:cs="Times New Roman"/>
                <w:sz w:val="22"/>
                <w:szCs w:val="22"/>
              </w:rPr>
            </w:pPr>
          </w:p>
        </w:tc>
        <w:tc>
          <w:tcPr>
            <w:tcW w:w="446" w:type="dxa"/>
            <w:noWrap/>
          </w:tcPr>
          <w:p w14:paraId="5E9A05D2" w14:textId="77777777" w:rsidR="0083538E" w:rsidRPr="000814C9" w:rsidRDefault="0083538E" w:rsidP="000F625F">
            <w:pPr>
              <w:rPr>
                <w:rFonts w:ascii="Times New Roman" w:hAnsi="Times New Roman" w:cs="Times New Roman"/>
                <w:sz w:val="22"/>
                <w:szCs w:val="22"/>
              </w:rPr>
            </w:pPr>
          </w:p>
        </w:tc>
        <w:tc>
          <w:tcPr>
            <w:tcW w:w="446" w:type="dxa"/>
            <w:noWrap/>
          </w:tcPr>
          <w:p w14:paraId="55DE2886" w14:textId="77777777" w:rsidR="0083538E" w:rsidRPr="000814C9" w:rsidRDefault="0083538E" w:rsidP="000F625F">
            <w:pPr>
              <w:rPr>
                <w:rFonts w:ascii="Times New Roman" w:hAnsi="Times New Roman" w:cs="Times New Roman"/>
                <w:sz w:val="22"/>
                <w:szCs w:val="22"/>
              </w:rPr>
            </w:pPr>
          </w:p>
        </w:tc>
      </w:tr>
      <w:tr w:rsidR="0083538E" w:rsidRPr="000814C9" w14:paraId="12A52963" w14:textId="77777777" w:rsidTr="000F625F">
        <w:trPr>
          <w:trHeight w:val="187"/>
        </w:trPr>
        <w:tc>
          <w:tcPr>
            <w:tcW w:w="2787" w:type="dxa"/>
            <w:noWrap/>
          </w:tcPr>
          <w:p w14:paraId="1F9A46EA" w14:textId="25B24ECD" w:rsidR="0083538E" w:rsidRPr="00085DA9" w:rsidRDefault="0083538E" w:rsidP="00242F1B">
            <w:pPr>
              <w:pStyle w:val="ListParagraph"/>
              <w:numPr>
                <w:ilvl w:val="0"/>
                <w:numId w:val="20"/>
              </w:numPr>
              <w:rPr>
                <w:rFonts w:ascii="Times New Roman" w:hAnsi="Times New Roman" w:cs="Times New Roman"/>
                <w:sz w:val="20"/>
                <w:szCs w:val="20"/>
              </w:rPr>
            </w:pPr>
            <w:commentRangeStart w:id="97"/>
            <w:r w:rsidRPr="00085DA9">
              <w:rPr>
                <w:rFonts w:ascii="Times New Roman" w:hAnsi="Times New Roman" w:cs="Times New Roman"/>
                <w:sz w:val="20"/>
                <w:szCs w:val="20"/>
              </w:rPr>
              <w:t>Potassium value</w:t>
            </w:r>
            <w:commentRangeEnd w:id="97"/>
            <w:r w:rsidR="005202FA">
              <w:rPr>
                <w:rStyle w:val="CommentReference"/>
                <w:rFonts w:cs="Mangal"/>
              </w:rPr>
              <w:commentReference w:id="97"/>
            </w:r>
            <w:ins w:id="98" w:author="Mannat Guliani" w:date="2026-06-15T12:59:00Z">
              <w:r w:rsidR="006025DD">
                <w:rPr>
                  <w:rFonts w:ascii="Times New Roman" w:hAnsi="Times New Roman" w:cs="Times New Roman"/>
                  <w:sz w:val="20"/>
                  <w:szCs w:val="20"/>
                </w:rPr>
                <w:t xml:space="preserve"> (&lt;3.5 or &gt; 6)</w:t>
              </w:r>
            </w:ins>
          </w:p>
        </w:tc>
        <w:tc>
          <w:tcPr>
            <w:tcW w:w="427" w:type="dxa"/>
            <w:noWrap/>
          </w:tcPr>
          <w:p w14:paraId="7C9F41D7" w14:textId="77777777" w:rsidR="0083538E" w:rsidRPr="000814C9" w:rsidRDefault="0083538E" w:rsidP="000F625F">
            <w:pPr>
              <w:rPr>
                <w:rFonts w:ascii="Times New Roman" w:hAnsi="Times New Roman" w:cs="Times New Roman"/>
                <w:sz w:val="22"/>
                <w:szCs w:val="22"/>
              </w:rPr>
            </w:pPr>
          </w:p>
        </w:tc>
        <w:tc>
          <w:tcPr>
            <w:tcW w:w="427" w:type="dxa"/>
            <w:noWrap/>
          </w:tcPr>
          <w:p w14:paraId="04ADD636" w14:textId="77777777" w:rsidR="0083538E" w:rsidRPr="000814C9" w:rsidRDefault="0083538E" w:rsidP="000F625F">
            <w:pPr>
              <w:rPr>
                <w:rFonts w:ascii="Times New Roman" w:hAnsi="Times New Roman" w:cs="Times New Roman"/>
                <w:sz w:val="22"/>
                <w:szCs w:val="22"/>
              </w:rPr>
            </w:pPr>
          </w:p>
        </w:tc>
        <w:tc>
          <w:tcPr>
            <w:tcW w:w="427" w:type="dxa"/>
            <w:noWrap/>
          </w:tcPr>
          <w:p w14:paraId="1BFF87E6" w14:textId="77777777" w:rsidR="0083538E" w:rsidRPr="000814C9" w:rsidRDefault="0083538E" w:rsidP="000F625F">
            <w:pPr>
              <w:rPr>
                <w:rFonts w:ascii="Times New Roman" w:hAnsi="Times New Roman" w:cs="Times New Roman"/>
                <w:sz w:val="22"/>
                <w:szCs w:val="22"/>
              </w:rPr>
            </w:pPr>
          </w:p>
        </w:tc>
        <w:tc>
          <w:tcPr>
            <w:tcW w:w="427" w:type="dxa"/>
            <w:noWrap/>
          </w:tcPr>
          <w:p w14:paraId="350D3176" w14:textId="77777777" w:rsidR="0083538E" w:rsidRPr="000814C9" w:rsidRDefault="0083538E" w:rsidP="000F625F">
            <w:pPr>
              <w:rPr>
                <w:rFonts w:ascii="Times New Roman" w:hAnsi="Times New Roman" w:cs="Times New Roman"/>
                <w:sz w:val="22"/>
                <w:szCs w:val="22"/>
              </w:rPr>
            </w:pPr>
          </w:p>
        </w:tc>
        <w:tc>
          <w:tcPr>
            <w:tcW w:w="427" w:type="dxa"/>
            <w:noWrap/>
          </w:tcPr>
          <w:p w14:paraId="562F4A77" w14:textId="77777777" w:rsidR="0083538E" w:rsidRPr="000814C9" w:rsidRDefault="0083538E" w:rsidP="000F625F">
            <w:pPr>
              <w:rPr>
                <w:rFonts w:ascii="Times New Roman" w:hAnsi="Times New Roman" w:cs="Times New Roman"/>
                <w:sz w:val="22"/>
                <w:szCs w:val="22"/>
              </w:rPr>
            </w:pPr>
          </w:p>
        </w:tc>
        <w:tc>
          <w:tcPr>
            <w:tcW w:w="427" w:type="dxa"/>
            <w:noWrap/>
          </w:tcPr>
          <w:p w14:paraId="6F48A5D2" w14:textId="77777777" w:rsidR="0083538E" w:rsidRPr="000814C9" w:rsidRDefault="0083538E" w:rsidP="000F625F">
            <w:pPr>
              <w:rPr>
                <w:rFonts w:ascii="Times New Roman" w:hAnsi="Times New Roman" w:cs="Times New Roman"/>
                <w:sz w:val="22"/>
                <w:szCs w:val="22"/>
              </w:rPr>
            </w:pPr>
          </w:p>
        </w:tc>
        <w:tc>
          <w:tcPr>
            <w:tcW w:w="427" w:type="dxa"/>
            <w:noWrap/>
          </w:tcPr>
          <w:p w14:paraId="510E6D63" w14:textId="77777777" w:rsidR="0083538E" w:rsidRPr="000814C9" w:rsidRDefault="0083538E" w:rsidP="000F625F">
            <w:pPr>
              <w:rPr>
                <w:rFonts w:ascii="Times New Roman" w:hAnsi="Times New Roman" w:cs="Times New Roman"/>
                <w:sz w:val="22"/>
                <w:szCs w:val="22"/>
              </w:rPr>
            </w:pPr>
          </w:p>
        </w:tc>
        <w:tc>
          <w:tcPr>
            <w:tcW w:w="427" w:type="dxa"/>
            <w:noWrap/>
          </w:tcPr>
          <w:p w14:paraId="318751CC" w14:textId="77777777" w:rsidR="0083538E" w:rsidRPr="000814C9" w:rsidRDefault="0083538E" w:rsidP="000F625F">
            <w:pPr>
              <w:rPr>
                <w:rFonts w:ascii="Times New Roman" w:hAnsi="Times New Roman" w:cs="Times New Roman"/>
                <w:sz w:val="22"/>
                <w:szCs w:val="22"/>
              </w:rPr>
            </w:pPr>
          </w:p>
        </w:tc>
        <w:tc>
          <w:tcPr>
            <w:tcW w:w="427" w:type="dxa"/>
            <w:noWrap/>
          </w:tcPr>
          <w:p w14:paraId="2F59C8FD" w14:textId="77777777" w:rsidR="0083538E" w:rsidRPr="000814C9" w:rsidRDefault="0083538E" w:rsidP="000F625F">
            <w:pPr>
              <w:rPr>
                <w:rFonts w:ascii="Times New Roman" w:hAnsi="Times New Roman" w:cs="Times New Roman"/>
                <w:sz w:val="22"/>
                <w:szCs w:val="22"/>
              </w:rPr>
            </w:pPr>
          </w:p>
        </w:tc>
        <w:tc>
          <w:tcPr>
            <w:tcW w:w="446" w:type="dxa"/>
            <w:noWrap/>
          </w:tcPr>
          <w:p w14:paraId="22806F7F" w14:textId="77777777" w:rsidR="0083538E" w:rsidRPr="000814C9" w:rsidRDefault="0083538E" w:rsidP="000F625F">
            <w:pPr>
              <w:rPr>
                <w:rFonts w:ascii="Times New Roman" w:hAnsi="Times New Roman" w:cs="Times New Roman"/>
                <w:sz w:val="22"/>
                <w:szCs w:val="22"/>
              </w:rPr>
            </w:pPr>
          </w:p>
        </w:tc>
        <w:tc>
          <w:tcPr>
            <w:tcW w:w="446" w:type="dxa"/>
            <w:noWrap/>
          </w:tcPr>
          <w:p w14:paraId="34422FF5" w14:textId="77777777" w:rsidR="0083538E" w:rsidRPr="000814C9" w:rsidRDefault="0083538E" w:rsidP="000F625F">
            <w:pPr>
              <w:rPr>
                <w:rFonts w:ascii="Times New Roman" w:hAnsi="Times New Roman" w:cs="Times New Roman"/>
                <w:sz w:val="22"/>
                <w:szCs w:val="22"/>
              </w:rPr>
            </w:pPr>
          </w:p>
        </w:tc>
        <w:tc>
          <w:tcPr>
            <w:tcW w:w="446" w:type="dxa"/>
            <w:noWrap/>
          </w:tcPr>
          <w:p w14:paraId="6A369528" w14:textId="77777777" w:rsidR="0083538E" w:rsidRPr="000814C9" w:rsidRDefault="0083538E" w:rsidP="000F625F">
            <w:pPr>
              <w:rPr>
                <w:rFonts w:ascii="Times New Roman" w:hAnsi="Times New Roman" w:cs="Times New Roman"/>
                <w:sz w:val="22"/>
                <w:szCs w:val="22"/>
              </w:rPr>
            </w:pPr>
          </w:p>
        </w:tc>
        <w:tc>
          <w:tcPr>
            <w:tcW w:w="446" w:type="dxa"/>
            <w:noWrap/>
          </w:tcPr>
          <w:p w14:paraId="4B05007D" w14:textId="77777777" w:rsidR="0083538E" w:rsidRPr="000814C9" w:rsidRDefault="0083538E" w:rsidP="000F625F">
            <w:pPr>
              <w:rPr>
                <w:rFonts w:ascii="Times New Roman" w:hAnsi="Times New Roman" w:cs="Times New Roman"/>
                <w:sz w:val="22"/>
                <w:szCs w:val="22"/>
              </w:rPr>
            </w:pPr>
          </w:p>
        </w:tc>
        <w:tc>
          <w:tcPr>
            <w:tcW w:w="446" w:type="dxa"/>
            <w:noWrap/>
          </w:tcPr>
          <w:p w14:paraId="19F096E6" w14:textId="77777777" w:rsidR="0083538E" w:rsidRPr="000814C9" w:rsidRDefault="0083538E" w:rsidP="000F625F">
            <w:pPr>
              <w:rPr>
                <w:rFonts w:ascii="Times New Roman" w:hAnsi="Times New Roman" w:cs="Times New Roman"/>
                <w:sz w:val="22"/>
                <w:szCs w:val="22"/>
              </w:rPr>
            </w:pPr>
          </w:p>
        </w:tc>
        <w:tc>
          <w:tcPr>
            <w:tcW w:w="446" w:type="dxa"/>
            <w:noWrap/>
          </w:tcPr>
          <w:p w14:paraId="3DD9C714" w14:textId="77777777" w:rsidR="0083538E" w:rsidRPr="000814C9" w:rsidRDefault="0083538E" w:rsidP="000F625F">
            <w:pPr>
              <w:rPr>
                <w:rFonts w:ascii="Times New Roman" w:hAnsi="Times New Roman" w:cs="Times New Roman"/>
                <w:sz w:val="22"/>
                <w:szCs w:val="22"/>
              </w:rPr>
            </w:pPr>
          </w:p>
        </w:tc>
        <w:tc>
          <w:tcPr>
            <w:tcW w:w="446" w:type="dxa"/>
            <w:noWrap/>
          </w:tcPr>
          <w:p w14:paraId="66B715B7" w14:textId="77777777" w:rsidR="0083538E" w:rsidRPr="000814C9" w:rsidRDefault="0083538E" w:rsidP="000F625F">
            <w:pPr>
              <w:rPr>
                <w:rFonts w:ascii="Times New Roman" w:hAnsi="Times New Roman" w:cs="Times New Roman"/>
                <w:sz w:val="22"/>
                <w:szCs w:val="22"/>
              </w:rPr>
            </w:pPr>
          </w:p>
        </w:tc>
        <w:tc>
          <w:tcPr>
            <w:tcW w:w="446" w:type="dxa"/>
            <w:noWrap/>
          </w:tcPr>
          <w:p w14:paraId="18C90A50" w14:textId="77777777" w:rsidR="0083538E" w:rsidRPr="000814C9" w:rsidRDefault="0083538E" w:rsidP="000F625F">
            <w:pPr>
              <w:rPr>
                <w:rFonts w:ascii="Times New Roman" w:hAnsi="Times New Roman" w:cs="Times New Roman"/>
                <w:sz w:val="22"/>
                <w:szCs w:val="22"/>
              </w:rPr>
            </w:pPr>
          </w:p>
        </w:tc>
        <w:tc>
          <w:tcPr>
            <w:tcW w:w="446" w:type="dxa"/>
            <w:noWrap/>
          </w:tcPr>
          <w:p w14:paraId="739D6A10" w14:textId="77777777" w:rsidR="0083538E" w:rsidRPr="000814C9" w:rsidRDefault="0083538E" w:rsidP="000F625F">
            <w:pPr>
              <w:rPr>
                <w:rFonts w:ascii="Times New Roman" w:hAnsi="Times New Roman" w:cs="Times New Roman"/>
                <w:sz w:val="22"/>
                <w:szCs w:val="22"/>
              </w:rPr>
            </w:pPr>
          </w:p>
        </w:tc>
        <w:tc>
          <w:tcPr>
            <w:tcW w:w="446" w:type="dxa"/>
            <w:noWrap/>
          </w:tcPr>
          <w:p w14:paraId="78FAE131" w14:textId="77777777" w:rsidR="0083538E" w:rsidRPr="000814C9" w:rsidRDefault="0083538E" w:rsidP="000F625F">
            <w:pPr>
              <w:rPr>
                <w:rFonts w:ascii="Times New Roman" w:hAnsi="Times New Roman" w:cs="Times New Roman"/>
                <w:sz w:val="22"/>
                <w:szCs w:val="22"/>
              </w:rPr>
            </w:pPr>
          </w:p>
        </w:tc>
        <w:tc>
          <w:tcPr>
            <w:tcW w:w="446" w:type="dxa"/>
            <w:noWrap/>
          </w:tcPr>
          <w:p w14:paraId="4B9E1EE5" w14:textId="77777777" w:rsidR="0083538E" w:rsidRPr="000814C9" w:rsidRDefault="0083538E" w:rsidP="000F625F">
            <w:pPr>
              <w:rPr>
                <w:rFonts w:ascii="Times New Roman" w:hAnsi="Times New Roman" w:cs="Times New Roman"/>
                <w:sz w:val="22"/>
                <w:szCs w:val="22"/>
              </w:rPr>
            </w:pPr>
          </w:p>
        </w:tc>
        <w:tc>
          <w:tcPr>
            <w:tcW w:w="446" w:type="dxa"/>
            <w:noWrap/>
          </w:tcPr>
          <w:p w14:paraId="0C14080B" w14:textId="77777777" w:rsidR="0083538E" w:rsidRPr="000814C9" w:rsidRDefault="0083538E" w:rsidP="000F625F">
            <w:pPr>
              <w:rPr>
                <w:rFonts w:ascii="Times New Roman" w:hAnsi="Times New Roman" w:cs="Times New Roman"/>
                <w:sz w:val="22"/>
                <w:szCs w:val="22"/>
              </w:rPr>
            </w:pPr>
          </w:p>
        </w:tc>
        <w:tc>
          <w:tcPr>
            <w:tcW w:w="446" w:type="dxa"/>
            <w:noWrap/>
          </w:tcPr>
          <w:p w14:paraId="77854118" w14:textId="77777777" w:rsidR="0083538E" w:rsidRPr="000814C9" w:rsidRDefault="0083538E" w:rsidP="000F625F">
            <w:pPr>
              <w:rPr>
                <w:rFonts w:ascii="Times New Roman" w:hAnsi="Times New Roman" w:cs="Times New Roman"/>
                <w:sz w:val="22"/>
                <w:szCs w:val="22"/>
              </w:rPr>
            </w:pPr>
          </w:p>
        </w:tc>
        <w:tc>
          <w:tcPr>
            <w:tcW w:w="446" w:type="dxa"/>
            <w:noWrap/>
          </w:tcPr>
          <w:p w14:paraId="4E1F3146" w14:textId="77777777" w:rsidR="0083538E" w:rsidRPr="000814C9" w:rsidRDefault="0083538E" w:rsidP="000F625F">
            <w:pPr>
              <w:rPr>
                <w:rFonts w:ascii="Times New Roman" w:hAnsi="Times New Roman" w:cs="Times New Roman"/>
                <w:sz w:val="22"/>
                <w:szCs w:val="22"/>
              </w:rPr>
            </w:pPr>
          </w:p>
        </w:tc>
        <w:tc>
          <w:tcPr>
            <w:tcW w:w="446" w:type="dxa"/>
            <w:noWrap/>
          </w:tcPr>
          <w:p w14:paraId="1DB23880" w14:textId="77777777" w:rsidR="0083538E" w:rsidRPr="000814C9" w:rsidRDefault="0083538E" w:rsidP="000F625F">
            <w:pPr>
              <w:rPr>
                <w:rFonts w:ascii="Times New Roman" w:hAnsi="Times New Roman" w:cs="Times New Roman"/>
                <w:sz w:val="22"/>
                <w:szCs w:val="22"/>
              </w:rPr>
            </w:pPr>
          </w:p>
        </w:tc>
        <w:tc>
          <w:tcPr>
            <w:tcW w:w="446" w:type="dxa"/>
            <w:noWrap/>
          </w:tcPr>
          <w:p w14:paraId="592E59D2" w14:textId="77777777" w:rsidR="0083538E" w:rsidRPr="000814C9" w:rsidRDefault="0083538E" w:rsidP="000F625F">
            <w:pPr>
              <w:rPr>
                <w:rFonts w:ascii="Times New Roman" w:hAnsi="Times New Roman" w:cs="Times New Roman"/>
                <w:sz w:val="22"/>
                <w:szCs w:val="22"/>
              </w:rPr>
            </w:pPr>
          </w:p>
        </w:tc>
        <w:tc>
          <w:tcPr>
            <w:tcW w:w="446" w:type="dxa"/>
            <w:noWrap/>
          </w:tcPr>
          <w:p w14:paraId="6238A687" w14:textId="77777777" w:rsidR="0083538E" w:rsidRPr="000814C9" w:rsidRDefault="0083538E" w:rsidP="000F625F">
            <w:pPr>
              <w:rPr>
                <w:rFonts w:ascii="Times New Roman" w:hAnsi="Times New Roman" w:cs="Times New Roman"/>
                <w:sz w:val="22"/>
                <w:szCs w:val="22"/>
              </w:rPr>
            </w:pPr>
          </w:p>
        </w:tc>
        <w:tc>
          <w:tcPr>
            <w:tcW w:w="446" w:type="dxa"/>
            <w:noWrap/>
          </w:tcPr>
          <w:p w14:paraId="32596FB2" w14:textId="77777777" w:rsidR="0083538E" w:rsidRPr="000814C9" w:rsidRDefault="0083538E" w:rsidP="000F625F">
            <w:pPr>
              <w:rPr>
                <w:rFonts w:ascii="Times New Roman" w:hAnsi="Times New Roman" w:cs="Times New Roman"/>
                <w:sz w:val="22"/>
                <w:szCs w:val="22"/>
              </w:rPr>
            </w:pPr>
          </w:p>
        </w:tc>
        <w:tc>
          <w:tcPr>
            <w:tcW w:w="446" w:type="dxa"/>
            <w:noWrap/>
          </w:tcPr>
          <w:p w14:paraId="2C1ED3A9" w14:textId="77777777" w:rsidR="0083538E" w:rsidRPr="000814C9" w:rsidRDefault="0083538E" w:rsidP="000F625F">
            <w:pPr>
              <w:rPr>
                <w:rFonts w:ascii="Times New Roman" w:hAnsi="Times New Roman" w:cs="Times New Roman"/>
                <w:sz w:val="22"/>
                <w:szCs w:val="22"/>
              </w:rPr>
            </w:pPr>
          </w:p>
        </w:tc>
        <w:tc>
          <w:tcPr>
            <w:tcW w:w="446" w:type="dxa"/>
            <w:noWrap/>
          </w:tcPr>
          <w:p w14:paraId="35AAC5A0" w14:textId="77777777" w:rsidR="0083538E" w:rsidRPr="000814C9" w:rsidRDefault="0083538E" w:rsidP="000F625F">
            <w:pPr>
              <w:rPr>
                <w:rFonts w:ascii="Times New Roman" w:hAnsi="Times New Roman" w:cs="Times New Roman"/>
                <w:sz w:val="22"/>
                <w:szCs w:val="22"/>
              </w:rPr>
            </w:pPr>
          </w:p>
        </w:tc>
        <w:tc>
          <w:tcPr>
            <w:tcW w:w="446" w:type="dxa"/>
            <w:noWrap/>
          </w:tcPr>
          <w:p w14:paraId="736C4CAF" w14:textId="77777777" w:rsidR="0083538E" w:rsidRPr="000814C9" w:rsidRDefault="0083538E" w:rsidP="000F625F">
            <w:pPr>
              <w:rPr>
                <w:rFonts w:ascii="Times New Roman" w:hAnsi="Times New Roman" w:cs="Times New Roman"/>
                <w:sz w:val="22"/>
                <w:szCs w:val="22"/>
              </w:rPr>
            </w:pPr>
          </w:p>
        </w:tc>
        <w:tc>
          <w:tcPr>
            <w:tcW w:w="446" w:type="dxa"/>
            <w:noWrap/>
          </w:tcPr>
          <w:p w14:paraId="1CC6D34E" w14:textId="77777777" w:rsidR="0083538E" w:rsidRPr="000814C9" w:rsidRDefault="0083538E" w:rsidP="000F625F">
            <w:pPr>
              <w:rPr>
                <w:rFonts w:ascii="Times New Roman" w:hAnsi="Times New Roman" w:cs="Times New Roman"/>
                <w:sz w:val="22"/>
                <w:szCs w:val="22"/>
              </w:rPr>
            </w:pPr>
          </w:p>
        </w:tc>
      </w:tr>
      <w:tr w:rsidR="0083538E" w:rsidRPr="000814C9" w14:paraId="183198DA" w14:textId="77777777" w:rsidTr="000F625F">
        <w:trPr>
          <w:trHeight w:val="187"/>
        </w:trPr>
        <w:tc>
          <w:tcPr>
            <w:tcW w:w="2787" w:type="dxa"/>
            <w:noWrap/>
            <w:hideMark/>
          </w:tcPr>
          <w:p w14:paraId="65316A78" w14:textId="431F533A" w:rsidR="0083538E" w:rsidRPr="00085DA9" w:rsidRDefault="005202FA" w:rsidP="00242F1B">
            <w:pPr>
              <w:pStyle w:val="ListParagraph"/>
              <w:numPr>
                <w:ilvl w:val="0"/>
                <w:numId w:val="20"/>
              </w:numPr>
              <w:rPr>
                <w:rFonts w:ascii="Times New Roman" w:hAnsi="Times New Roman" w:cs="Times New Roman"/>
                <w:sz w:val="20"/>
                <w:szCs w:val="20"/>
              </w:rPr>
            </w:pPr>
            <w:commentRangeStart w:id="99"/>
            <w:r w:rsidRPr="00085DA9">
              <w:rPr>
                <w:rFonts w:ascii="Times New Roman" w:hAnsi="Times New Roman" w:cs="Times New Roman"/>
                <w:sz w:val="20"/>
                <w:szCs w:val="20"/>
              </w:rPr>
              <w:t xml:space="preserve">Ionized </w:t>
            </w:r>
            <w:r w:rsidR="0083538E" w:rsidRPr="00085DA9">
              <w:rPr>
                <w:rFonts w:ascii="Times New Roman" w:hAnsi="Times New Roman" w:cs="Times New Roman"/>
                <w:sz w:val="20"/>
                <w:szCs w:val="20"/>
              </w:rPr>
              <w:t>Calcium value</w:t>
            </w:r>
            <w:commentRangeEnd w:id="99"/>
            <w:r w:rsidR="000C1045">
              <w:rPr>
                <w:rStyle w:val="CommentReference"/>
                <w:rFonts w:cs="Mangal"/>
              </w:rPr>
              <w:commentReference w:id="99"/>
            </w:r>
            <w:ins w:id="100" w:author="Mannat Guliani" w:date="2026-06-15T12:59:00Z">
              <w:r w:rsidR="006025DD">
                <w:rPr>
                  <w:rFonts w:ascii="Times New Roman" w:hAnsi="Times New Roman" w:cs="Times New Roman"/>
                  <w:sz w:val="20"/>
                  <w:szCs w:val="20"/>
                </w:rPr>
                <w:t xml:space="preserve"> (&lt;0.9 or &gt; 1.2</w:t>
              </w:r>
            </w:ins>
            <w:ins w:id="101" w:author="Mannat Guliani" w:date="2026-06-15T13:00:00Z">
              <w:r w:rsidR="006025DD">
                <w:rPr>
                  <w:rFonts w:ascii="Times New Roman" w:hAnsi="Times New Roman" w:cs="Times New Roman"/>
                  <w:sz w:val="20"/>
                  <w:szCs w:val="20"/>
                </w:rPr>
                <w:t>)</w:t>
              </w:r>
            </w:ins>
          </w:p>
        </w:tc>
        <w:tc>
          <w:tcPr>
            <w:tcW w:w="427" w:type="dxa"/>
            <w:noWrap/>
            <w:hideMark/>
          </w:tcPr>
          <w:p w14:paraId="33CE5D9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EE8C46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2C3111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072596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DDC559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8CBD91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F544EC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05DFE3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0EE04A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6356CD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A9E06D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B7A4F6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E45440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25005C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2F999F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C93DB2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F4AC21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204567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B765EA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71A592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8DB0C4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671E05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9B87BC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571DCD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C31B92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A99354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29EE24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45AA73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4CCB28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BE9D9E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55A671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0A52B1D6" w14:textId="77777777" w:rsidTr="000F625F">
        <w:trPr>
          <w:trHeight w:val="187"/>
        </w:trPr>
        <w:tc>
          <w:tcPr>
            <w:tcW w:w="2787" w:type="dxa"/>
            <w:noWrap/>
            <w:hideMark/>
          </w:tcPr>
          <w:p w14:paraId="380FF9F5"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Osteopenia suspected</w:t>
            </w:r>
          </w:p>
        </w:tc>
        <w:tc>
          <w:tcPr>
            <w:tcW w:w="427" w:type="dxa"/>
            <w:noWrap/>
            <w:hideMark/>
          </w:tcPr>
          <w:p w14:paraId="57F506D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E135F7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841FC0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66F2B9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1E8ABA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60E176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5A4E6A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231171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04EB9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73B948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3BE578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8301B9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89FA2B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F31E9B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8DF39B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6B6ECF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2AD896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67C63A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D07921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67D9FA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C62B53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1CDE56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2E5862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A57ECF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A2BA4E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7627A4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7F9C46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3F01EE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DDF217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413DB5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8D2CEC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1EBF0D5A" w14:textId="77777777" w:rsidTr="000F625F">
        <w:trPr>
          <w:trHeight w:val="187"/>
        </w:trPr>
        <w:tc>
          <w:tcPr>
            <w:tcW w:w="2787" w:type="dxa"/>
            <w:shd w:val="clear" w:color="auto" w:fill="DEEAF6" w:themeFill="accent1" w:themeFillTint="33"/>
            <w:noWrap/>
            <w:hideMark/>
          </w:tcPr>
          <w:p w14:paraId="217D0B8D" w14:textId="7F4381F2" w:rsidR="0083538E" w:rsidRPr="00FB12A5" w:rsidRDefault="00085DA9" w:rsidP="000F625F">
            <w:pPr>
              <w:rPr>
                <w:rFonts w:ascii="Times New Roman" w:hAnsi="Times New Roman" w:cs="Times New Roman"/>
                <w:b/>
                <w:bCs/>
                <w:sz w:val="20"/>
                <w:szCs w:val="20"/>
              </w:rPr>
            </w:pPr>
            <w:r>
              <w:rPr>
                <w:rFonts w:ascii="Times New Roman" w:hAnsi="Times New Roman" w:cs="Times New Roman"/>
                <w:b/>
                <w:bCs/>
                <w:sz w:val="20"/>
                <w:szCs w:val="20"/>
              </w:rPr>
              <w:t xml:space="preserve">4.2 </w:t>
            </w:r>
            <w:r w:rsidR="0083538E" w:rsidRPr="00FB12A5">
              <w:rPr>
                <w:rFonts w:ascii="Times New Roman" w:hAnsi="Times New Roman" w:cs="Times New Roman"/>
                <w:b/>
                <w:bCs/>
                <w:sz w:val="20"/>
                <w:szCs w:val="20"/>
              </w:rPr>
              <w:t>RENAL</w:t>
            </w:r>
          </w:p>
        </w:tc>
        <w:tc>
          <w:tcPr>
            <w:tcW w:w="427" w:type="dxa"/>
            <w:shd w:val="clear" w:color="auto" w:fill="DEEAF6" w:themeFill="accent1" w:themeFillTint="33"/>
            <w:noWrap/>
            <w:hideMark/>
          </w:tcPr>
          <w:p w14:paraId="5530EB8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50C8629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327A74A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1ED9D69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2609B02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5CB881F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2D5ED5D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2A3E95A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3DFF63B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09A0FA4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FAD983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41B5081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590518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3398292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F6EDC6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0B0B7B6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528AA3B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BB6A5C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901988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D4574D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C9F66D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A393C1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0C427F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303DD2C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4ECBB7A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850F3E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54A8EEC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FDC513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2252C9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72C3C8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71BC0C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3BD101BE" w14:textId="77777777" w:rsidTr="000F625F">
        <w:trPr>
          <w:trHeight w:val="187"/>
        </w:trPr>
        <w:tc>
          <w:tcPr>
            <w:tcW w:w="2787" w:type="dxa"/>
            <w:noWrap/>
            <w:hideMark/>
          </w:tcPr>
          <w:p w14:paraId="5C85B250" w14:textId="0224A073"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AKI (KDIGO</w:t>
            </w:r>
            <w:r w:rsidR="006025DD">
              <w:rPr>
                <w:rFonts w:ascii="Times New Roman" w:hAnsi="Times New Roman" w:cs="Times New Roman"/>
                <w:sz w:val="20"/>
                <w:szCs w:val="20"/>
              </w:rPr>
              <w:t xml:space="preserve"> stage</w:t>
            </w:r>
            <w:r w:rsidRPr="00085DA9">
              <w:rPr>
                <w:rFonts w:ascii="Times New Roman" w:hAnsi="Times New Roman" w:cs="Times New Roman"/>
                <w:sz w:val="20"/>
                <w:szCs w:val="20"/>
              </w:rPr>
              <w:t>)</w:t>
            </w:r>
          </w:p>
        </w:tc>
        <w:tc>
          <w:tcPr>
            <w:tcW w:w="427" w:type="dxa"/>
            <w:noWrap/>
            <w:hideMark/>
          </w:tcPr>
          <w:p w14:paraId="1016906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CAEF4D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EF2EC9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86C121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4FEA1B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78FE87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6D4F88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34F968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F4EB56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992DE2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26169E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E29177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976FC6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4BD43F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BE5716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C3CADB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EE07C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52376D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C92EB4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B59B0A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ADBD69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EC4D88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0B3227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33EC37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9DE877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8FF15F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CFAF16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20D127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A89D1E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4460B4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E2C129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40006E6D" w14:textId="77777777" w:rsidTr="000F625F">
        <w:trPr>
          <w:trHeight w:val="187"/>
        </w:trPr>
        <w:tc>
          <w:tcPr>
            <w:tcW w:w="2787" w:type="dxa"/>
            <w:noWrap/>
            <w:hideMark/>
          </w:tcPr>
          <w:p w14:paraId="5C3CB149" w14:textId="672A7F03" w:rsidR="0083538E" w:rsidRPr="00085DA9" w:rsidRDefault="006025DD" w:rsidP="00242F1B">
            <w:pPr>
              <w:pStyle w:val="ListParagraph"/>
              <w:numPr>
                <w:ilvl w:val="0"/>
                <w:numId w:val="20"/>
              </w:numPr>
              <w:rPr>
                <w:rFonts w:ascii="Times New Roman" w:hAnsi="Times New Roman" w:cs="Times New Roman"/>
                <w:sz w:val="20"/>
                <w:szCs w:val="20"/>
              </w:rPr>
            </w:pPr>
            <w:ins w:id="102" w:author="Mannat Guliani" w:date="2026-06-15T12:53:00Z">
              <w:r>
                <w:rPr>
                  <w:rFonts w:ascii="Times New Roman" w:hAnsi="Times New Roman" w:cs="Times New Roman"/>
                  <w:sz w:val="20"/>
                  <w:szCs w:val="20"/>
                </w:rPr>
                <w:t xml:space="preserve">Serum </w:t>
              </w:r>
            </w:ins>
            <w:r w:rsidR="0083538E" w:rsidRPr="00085DA9">
              <w:rPr>
                <w:rFonts w:ascii="Times New Roman" w:hAnsi="Times New Roman" w:cs="Times New Roman"/>
                <w:sz w:val="20"/>
                <w:szCs w:val="20"/>
              </w:rPr>
              <w:t>Creatinine (mg/</w:t>
            </w:r>
            <w:proofErr w:type="spellStart"/>
            <w:r w:rsidR="0083538E" w:rsidRPr="00085DA9">
              <w:rPr>
                <w:rFonts w:ascii="Times New Roman" w:hAnsi="Times New Roman" w:cs="Times New Roman"/>
                <w:sz w:val="20"/>
                <w:szCs w:val="20"/>
              </w:rPr>
              <w:t>dL</w:t>
            </w:r>
            <w:proofErr w:type="spellEnd"/>
            <w:r w:rsidR="0083538E" w:rsidRPr="00085DA9">
              <w:rPr>
                <w:rFonts w:ascii="Times New Roman" w:hAnsi="Times New Roman" w:cs="Times New Roman"/>
                <w:sz w:val="20"/>
                <w:szCs w:val="20"/>
              </w:rPr>
              <w:t>)</w:t>
            </w:r>
          </w:p>
        </w:tc>
        <w:tc>
          <w:tcPr>
            <w:tcW w:w="427" w:type="dxa"/>
            <w:noWrap/>
            <w:hideMark/>
          </w:tcPr>
          <w:p w14:paraId="1F6A208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56DA65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A9246C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8B1C92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77E07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8FF07D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ADC82F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8984E7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606E8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21EA5F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CD1E13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ABA488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77C864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F3856F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F6C2CC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3FE7D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52FBAF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3245F3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56661E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3C6C45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B672D3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03FBC7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82D7DA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439CBC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84B6AE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051296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4AE86E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679F2A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F5EED5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7C452C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1A7DE1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168C9FEF" w14:textId="77777777" w:rsidTr="000F625F">
        <w:trPr>
          <w:trHeight w:val="187"/>
        </w:trPr>
        <w:tc>
          <w:tcPr>
            <w:tcW w:w="2787" w:type="dxa"/>
            <w:noWrap/>
            <w:hideMark/>
          </w:tcPr>
          <w:p w14:paraId="6B992369" w14:textId="7B1414BE"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 xml:space="preserve">Urine output </w:t>
            </w:r>
            <w:ins w:id="103" w:author="Mannat Guliani" w:date="2026-06-15T12:53:00Z">
              <w:r w:rsidR="006025DD">
                <w:rPr>
                  <w:rFonts w:ascii="Times New Roman" w:hAnsi="Times New Roman" w:cs="Times New Roman"/>
                  <w:sz w:val="20"/>
                  <w:szCs w:val="20"/>
                </w:rPr>
                <w:t xml:space="preserve"> </w:t>
              </w:r>
              <w:commentRangeStart w:id="104"/>
              <w:r w:rsidR="006025DD">
                <w:rPr>
                  <w:rFonts w:ascii="Times New Roman" w:hAnsi="Times New Roman" w:cs="Times New Roman"/>
                  <w:sz w:val="20"/>
                  <w:szCs w:val="20"/>
                </w:rPr>
                <w:t>(</w:t>
              </w:r>
            </w:ins>
            <w:commentRangeStart w:id="105"/>
            <w:ins w:id="106" w:author="Mannat Guliani" w:date="2026-06-15T12:55:00Z">
              <w:r w:rsidR="006025DD">
                <w:rPr>
                  <w:rFonts w:ascii="Times New Roman" w:hAnsi="Times New Roman" w:cs="Times New Roman"/>
                  <w:sz w:val="20"/>
                  <w:szCs w:val="20"/>
                </w:rPr>
                <w:t>8am</w:t>
              </w:r>
            </w:ins>
            <w:commentRangeEnd w:id="105"/>
            <w:r w:rsidR="009F6C4B">
              <w:rPr>
                <w:rStyle w:val="CommentReference"/>
                <w:rFonts w:cs="Mangal"/>
              </w:rPr>
              <w:commentReference w:id="105"/>
            </w:r>
            <w:ins w:id="107" w:author="Mannat Guliani" w:date="2026-06-15T13:15:00Z">
              <w:r w:rsidR="009F6C4B">
                <w:rPr>
                  <w:rFonts w:ascii="Times New Roman" w:hAnsi="Times New Roman" w:cs="Times New Roman"/>
                  <w:sz w:val="20"/>
                  <w:szCs w:val="20"/>
                </w:rPr>
                <w:t xml:space="preserve"> </w:t>
              </w:r>
              <w:r w:rsidR="009F6C4B" w:rsidRPr="009F6C4B">
                <w:rPr>
                  <w:rFonts w:ascii="Times New Roman" w:hAnsi="Times New Roman" w:cs="Times New Roman"/>
                  <w:sz w:val="20"/>
                  <w:szCs w:val="20"/>
                </w:rPr>
                <w:sym w:font="Wingdings" w:char="F0E0"/>
              </w:r>
            </w:ins>
            <w:ins w:id="108" w:author="Mannat Guliani" w:date="2026-06-15T12:55:00Z">
              <w:r w:rsidR="006025DD">
                <w:rPr>
                  <w:rFonts w:ascii="Times New Roman" w:hAnsi="Times New Roman" w:cs="Times New Roman"/>
                  <w:sz w:val="20"/>
                  <w:szCs w:val="20"/>
                </w:rPr>
                <w:t xml:space="preserve"> 2pm + 2pm </w:t>
              </w:r>
            </w:ins>
            <w:ins w:id="109" w:author="Mannat Guliani" w:date="2026-06-15T13:15:00Z">
              <w:r w:rsidR="009F6C4B" w:rsidRPr="009F6C4B">
                <w:rPr>
                  <w:rFonts w:ascii="Times New Roman" w:hAnsi="Times New Roman" w:cs="Times New Roman"/>
                  <w:sz w:val="20"/>
                  <w:szCs w:val="20"/>
                </w:rPr>
                <w:sym w:font="Wingdings" w:char="F0E0"/>
              </w:r>
            </w:ins>
            <w:ins w:id="110" w:author="Mannat Guliani" w:date="2026-06-15T12:55:00Z">
              <w:r w:rsidR="006025DD">
                <w:rPr>
                  <w:rFonts w:ascii="Times New Roman" w:hAnsi="Times New Roman" w:cs="Times New Roman"/>
                  <w:sz w:val="20"/>
                  <w:szCs w:val="20"/>
                </w:rPr>
                <w:t xml:space="preserve"> 8 pm + 8pm</w:t>
              </w:r>
            </w:ins>
            <w:ins w:id="111" w:author="Mannat Guliani" w:date="2026-06-15T13:15:00Z">
              <w:r w:rsidR="009F6C4B">
                <w:rPr>
                  <w:rFonts w:ascii="Times New Roman" w:hAnsi="Times New Roman" w:cs="Times New Roman"/>
                  <w:sz w:val="20"/>
                  <w:szCs w:val="20"/>
                </w:rPr>
                <w:t xml:space="preserve"> </w:t>
              </w:r>
              <w:r w:rsidR="009F6C4B" w:rsidRPr="009F6C4B">
                <w:rPr>
                  <w:rFonts w:ascii="Times New Roman" w:hAnsi="Times New Roman" w:cs="Times New Roman"/>
                  <w:sz w:val="20"/>
                  <w:szCs w:val="20"/>
                </w:rPr>
                <w:sym w:font="Wingdings" w:char="F0E0"/>
              </w:r>
            </w:ins>
            <w:ins w:id="112" w:author="Mannat Guliani" w:date="2026-06-15T12:55:00Z">
              <w:r w:rsidR="006025DD">
                <w:rPr>
                  <w:rFonts w:ascii="Times New Roman" w:hAnsi="Times New Roman" w:cs="Times New Roman"/>
                  <w:sz w:val="20"/>
                  <w:szCs w:val="20"/>
                </w:rPr>
                <w:t xml:space="preserve"> 8 am) = Total </w:t>
              </w:r>
            </w:ins>
            <w:commentRangeEnd w:id="104"/>
            <w:ins w:id="113" w:author="Mannat Guliani" w:date="2026-06-15T12:57:00Z">
              <w:r w:rsidR="006025DD">
                <w:rPr>
                  <w:rStyle w:val="CommentReference"/>
                  <w:rFonts w:cs="Mangal"/>
                </w:rPr>
                <w:commentReference w:id="104"/>
              </w:r>
            </w:ins>
          </w:p>
        </w:tc>
        <w:tc>
          <w:tcPr>
            <w:tcW w:w="427" w:type="dxa"/>
            <w:noWrap/>
            <w:hideMark/>
          </w:tcPr>
          <w:p w14:paraId="6CF06ED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ED976D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7B0E14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7BE81E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28B895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E1F939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C6DACF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690966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3E5F8C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884E51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D54BF0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731411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799F4A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84A9AF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127740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19A43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628B9F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373EB8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120C62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15FCF0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395B36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110664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D30DFB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702C66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082E26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834094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F5467F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4256F0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B20785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7B6836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FDC6EA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0379508E" w14:textId="77777777" w:rsidTr="000F625F">
        <w:trPr>
          <w:trHeight w:val="187"/>
        </w:trPr>
        <w:tc>
          <w:tcPr>
            <w:tcW w:w="2787" w:type="dxa"/>
            <w:noWrap/>
            <w:hideMark/>
          </w:tcPr>
          <w:p w14:paraId="2BE042F5"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Dialysis/CRRT</w:t>
            </w:r>
          </w:p>
        </w:tc>
        <w:tc>
          <w:tcPr>
            <w:tcW w:w="427" w:type="dxa"/>
            <w:noWrap/>
            <w:hideMark/>
          </w:tcPr>
          <w:p w14:paraId="55756E2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50F63A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A6F9C5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6CDB42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C855AB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2F605C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3499C2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9F9839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43989B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E64761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F121C1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4CC040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1C4704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814B39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D3B0A4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D06A69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331529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63AF22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E68A6F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FD9779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4CDC85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58BFF2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6C79E7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317BA7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05827C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0FB46B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2D4247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F8777C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B0A7D2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C714BE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1793F2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02E6F053" w14:textId="77777777" w:rsidTr="000F625F">
        <w:trPr>
          <w:trHeight w:val="170"/>
        </w:trPr>
        <w:tc>
          <w:tcPr>
            <w:tcW w:w="2787" w:type="dxa"/>
            <w:shd w:val="clear" w:color="auto" w:fill="DEEAF6" w:themeFill="accent1" w:themeFillTint="33"/>
            <w:noWrap/>
            <w:hideMark/>
          </w:tcPr>
          <w:p w14:paraId="60141BB2" w14:textId="356A90B4" w:rsidR="0083538E" w:rsidRPr="00FB12A5" w:rsidRDefault="00085DA9" w:rsidP="000F625F">
            <w:pPr>
              <w:rPr>
                <w:rFonts w:ascii="Times New Roman" w:hAnsi="Times New Roman" w:cs="Times New Roman"/>
                <w:b/>
                <w:bCs/>
                <w:sz w:val="20"/>
                <w:szCs w:val="20"/>
              </w:rPr>
            </w:pPr>
            <w:r>
              <w:rPr>
                <w:rFonts w:ascii="Times New Roman" w:hAnsi="Times New Roman" w:cs="Times New Roman"/>
                <w:b/>
                <w:bCs/>
                <w:sz w:val="20"/>
                <w:szCs w:val="20"/>
              </w:rPr>
              <w:t>4.3</w:t>
            </w:r>
            <w:r w:rsidR="0083538E" w:rsidRPr="00FB12A5">
              <w:rPr>
                <w:rFonts w:ascii="Times New Roman" w:hAnsi="Times New Roman" w:cs="Times New Roman"/>
                <w:b/>
                <w:bCs/>
                <w:sz w:val="20"/>
                <w:szCs w:val="20"/>
              </w:rPr>
              <w:t>THERMOREGULATION</w:t>
            </w:r>
          </w:p>
        </w:tc>
        <w:tc>
          <w:tcPr>
            <w:tcW w:w="427" w:type="dxa"/>
            <w:shd w:val="clear" w:color="auto" w:fill="DEEAF6" w:themeFill="accent1" w:themeFillTint="33"/>
            <w:noWrap/>
            <w:hideMark/>
          </w:tcPr>
          <w:p w14:paraId="7E7759C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43BBE02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1993800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4AA26A8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53DE61F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15600F4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2137D20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7580C38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67D94D2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672E0C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502566C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45E4437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0FC48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498498C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EE52D1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38FF59F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372B42C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1ACC0C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B6C63E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840F43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EE70D9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3101720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F8099D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399928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559760A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B64643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4565D25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E42780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0704193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4346FC2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54493C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3C0141AB" w14:textId="77777777" w:rsidTr="000F625F">
        <w:trPr>
          <w:trHeight w:val="187"/>
        </w:trPr>
        <w:tc>
          <w:tcPr>
            <w:tcW w:w="2787" w:type="dxa"/>
            <w:noWrap/>
            <w:hideMark/>
          </w:tcPr>
          <w:p w14:paraId="709E5340" w14:textId="74244317" w:rsidR="0083538E" w:rsidRPr="00085DA9" w:rsidRDefault="009F6C4B" w:rsidP="00242F1B">
            <w:pPr>
              <w:pStyle w:val="ListParagraph"/>
              <w:numPr>
                <w:ilvl w:val="0"/>
                <w:numId w:val="20"/>
              </w:numPr>
              <w:rPr>
                <w:rFonts w:ascii="Times New Roman" w:hAnsi="Times New Roman" w:cs="Times New Roman"/>
                <w:sz w:val="20"/>
                <w:szCs w:val="20"/>
              </w:rPr>
            </w:pPr>
            <w:ins w:id="114" w:author="Mannat Guliani" w:date="2026-06-15T13:10:00Z">
              <w:r>
                <w:rPr>
                  <w:rFonts w:ascii="Times New Roman" w:hAnsi="Times New Roman" w:cs="Times New Roman"/>
                  <w:sz w:val="20"/>
                  <w:szCs w:val="20"/>
                </w:rPr>
                <w:t xml:space="preserve"> Axillary </w:t>
              </w:r>
            </w:ins>
            <w:r w:rsidR="002F7ABA">
              <w:rPr>
                <w:rFonts w:ascii="Times New Roman" w:hAnsi="Times New Roman" w:cs="Times New Roman"/>
                <w:sz w:val="20"/>
                <w:szCs w:val="20"/>
              </w:rPr>
              <w:t>Temperature (&lt; 36.5 or &gt; 37.5)</w:t>
            </w:r>
          </w:p>
        </w:tc>
        <w:tc>
          <w:tcPr>
            <w:tcW w:w="427" w:type="dxa"/>
            <w:noWrap/>
            <w:hideMark/>
          </w:tcPr>
          <w:p w14:paraId="04ECB9D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8A118D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7428D0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F2923B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84C7CC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95B887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78F944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A38271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741234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8F441C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D8C2BF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580415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4572B1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F1D5A6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4216EE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1A8F6E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A13D07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531E81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6A2437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A02855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DC2506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292FAD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BAE2D9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4182D7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E94CA6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D25B6A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ADCC0F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1E49D1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A6AC2C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CBF6D8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6DA33C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1CE073CC" w14:textId="77777777" w:rsidTr="000F625F">
        <w:trPr>
          <w:trHeight w:val="187"/>
        </w:trPr>
        <w:tc>
          <w:tcPr>
            <w:tcW w:w="2787" w:type="dxa"/>
            <w:shd w:val="clear" w:color="auto" w:fill="DEEAF6" w:themeFill="accent1" w:themeFillTint="33"/>
            <w:noWrap/>
            <w:hideMark/>
          </w:tcPr>
          <w:p w14:paraId="3B3C4B69" w14:textId="4CB1F39B" w:rsidR="0083538E" w:rsidRPr="00FB12A5" w:rsidRDefault="00085DA9" w:rsidP="000F625F">
            <w:pPr>
              <w:rPr>
                <w:rFonts w:ascii="Times New Roman" w:hAnsi="Times New Roman" w:cs="Times New Roman"/>
                <w:b/>
                <w:bCs/>
                <w:sz w:val="20"/>
                <w:szCs w:val="20"/>
              </w:rPr>
            </w:pPr>
            <w:r>
              <w:rPr>
                <w:rFonts w:ascii="Times New Roman" w:hAnsi="Times New Roman" w:cs="Times New Roman"/>
                <w:b/>
                <w:bCs/>
                <w:sz w:val="20"/>
                <w:szCs w:val="20"/>
              </w:rPr>
              <w:t xml:space="preserve">4.4 </w:t>
            </w:r>
            <w:r w:rsidR="0083538E" w:rsidRPr="00FB12A5">
              <w:rPr>
                <w:rFonts w:ascii="Times New Roman" w:hAnsi="Times New Roman" w:cs="Times New Roman"/>
                <w:b/>
                <w:bCs/>
                <w:sz w:val="20"/>
                <w:szCs w:val="20"/>
              </w:rPr>
              <w:t>VASCULAR ACCESS</w:t>
            </w:r>
          </w:p>
        </w:tc>
        <w:tc>
          <w:tcPr>
            <w:tcW w:w="427" w:type="dxa"/>
            <w:shd w:val="clear" w:color="auto" w:fill="DEEAF6" w:themeFill="accent1" w:themeFillTint="33"/>
            <w:noWrap/>
            <w:hideMark/>
          </w:tcPr>
          <w:p w14:paraId="1325BEF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2A1B8AB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7DA5031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3E74722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144D2D0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6FC5F32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180D4E0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5176FA9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5C787ED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5A623D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1B8E77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4D9562B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6F95B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5746863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47974D0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2732B7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756210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E3D21D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3A48265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CF3034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1D2E0A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200BFA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51C46B5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756B90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5504316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CE7442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F2E9E4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A7AEB4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08A0C26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A4EF1C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19E9C5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502DAB25" w14:textId="77777777" w:rsidTr="000F625F">
        <w:trPr>
          <w:trHeight w:val="187"/>
        </w:trPr>
        <w:tc>
          <w:tcPr>
            <w:tcW w:w="2787" w:type="dxa"/>
            <w:noWrap/>
            <w:hideMark/>
          </w:tcPr>
          <w:p w14:paraId="69C729CE"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PICC in situ</w:t>
            </w:r>
          </w:p>
        </w:tc>
        <w:tc>
          <w:tcPr>
            <w:tcW w:w="427" w:type="dxa"/>
            <w:noWrap/>
            <w:hideMark/>
          </w:tcPr>
          <w:p w14:paraId="189BB5B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8977E0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6C9D99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8AE091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79EB16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E07DF2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F07EFB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E8453E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5940B5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B836EC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C3CC8C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2EEDB3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05BFEC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4491A0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378C90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BC3E54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53FE4A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F33D14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1F07F3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24E16F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8D3A00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9AE088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489E56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933844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8657C9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86A8C6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A99C89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8B18CB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E70415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3877FE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04347F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7F997F85" w14:textId="77777777" w:rsidTr="000F625F">
        <w:trPr>
          <w:trHeight w:val="187"/>
        </w:trPr>
        <w:tc>
          <w:tcPr>
            <w:tcW w:w="2787" w:type="dxa"/>
            <w:noWrap/>
            <w:hideMark/>
          </w:tcPr>
          <w:p w14:paraId="030B9C69"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UVC in situ</w:t>
            </w:r>
          </w:p>
        </w:tc>
        <w:tc>
          <w:tcPr>
            <w:tcW w:w="427" w:type="dxa"/>
            <w:noWrap/>
            <w:hideMark/>
          </w:tcPr>
          <w:p w14:paraId="6F7C262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8D1C23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214094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5B5A29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42B6FF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173534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04E06D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C68FCE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2BA4C5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00F37B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2DA25D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5EAEE0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0B9F6C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93D1CA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8808C1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68AC69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4F0605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4AD0E9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E15DC6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7B40BC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135381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1B4F5C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64510F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2A9508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483926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69546B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7C6187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5A58C7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B0A4EA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5792B7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484A42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024306DE" w14:textId="77777777" w:rsidTr="000F625F">
        <w:trPr>
          <w:trHeight w:val="187"/>
        </w:trPr>
        <w:tc>
          <w:tcPr>
            <w:tcW w:w="2787" w:type="dxa"/>
            <w:noWrap/>
            <w:hideMark/>
          </w:tcPr>
          <w:p w14:paraId="3EBE02FC"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UAC in situ</w:t>
            </w:r>
          </w:p>
        </w:tc>
        <w:tc>
          <w:tcPr>
            <w:tcW w:w="427" w:type="dxa"/>
            <w:noWrap/>
            <w:hideMark/>
          </w:tcPr>
          <w:p w14:paraId="1A85462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5E1206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8A41DC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B1639E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EB7FCA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364732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FA35D6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942893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896CC3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C2412A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EED240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A8C0EC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A1F301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985001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E60E6A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67DFB1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A15D05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1E725B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B9E1A6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B68654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F01F63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94F4FE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2B94C6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9B4CC1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806121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BF14C6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30E01C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B665B9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0D4DA8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0D0D7C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6F363A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74FEEED8" w14:textId="77777777" w:rsidTr="000F625F">
        <w:trPr>
          <w:trHeight w:val="187"/>
        </w:trPr>
        <w:tc>
          <w:tcPr>
            <w:tcW w:w="2787" w:type="dxa"/>
            <w:noWrap/>
            <w:hideMark/>
          </w:tcPr>
          <w:p w14:paraId="606B162A"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Peripheral IV</w:t>
            </w:r>
          </w:p>
        </w:tc>
        <w:tc>
          <w:tcPr>
            <w:tcW w:w="427" w:type="dxa"/>
            <w:noWrap/>
            <w:hideMark/>
          </w:tcPr>
          <w:p w14:paraId="073E26D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665184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F61B75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2C319D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1C2038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B0EFA8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8AE411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004221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99BB2A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522822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7E7B15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E8B1FA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A4A740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55318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FEE106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AF8471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1CCFB9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FDC20B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AE04FB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A60138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2D8E97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682785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6506FB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6DA708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51CF6D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33573B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4A5DBE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9F1CFE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CC1F0D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7404D3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8DF990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65589ED8" w14:textId="77777777" w:rsidTr="000F625F">
        <w:trPr>
          <w:trHeight w:val="187"/>
        </w:trPr>
        <w:tc>
          <w:tcPr>
            <w:tcW w:w="2787" w:type="dxa"/>
            <w:noWrap/>
            <w:hideMark/>
          </w:tcPr>
          <w:p w14:paraId="731DC8FB"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Peripheral arterial</w:t>
            </w:r>
          </w:p>
        </w:tc>
        <w:tc>
          <w:tcPr>
            <w:tcW w:w="427" w:type="dxa"/>
            <w:noWrap/>
            <w:hideMark/>
          </w:tcPr>
          <w:p w14:paraId="58B4306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3B1DCE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9752D1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F4F9FA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CAC8A6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2468F3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7F156A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095E91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21BC61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E8C073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CFD000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0F5F41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6A0F18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75E176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FB51BC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1F71B6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FE1FE4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BE5B44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642D02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C3759E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27FE91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01F491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B44CB4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9384D2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FF46E2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F33266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8556C3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025BDF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2F699B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97385E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FE4BDF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7362084A" w14:textId="77777777" w:rsidTr="000F625F">
        <w:trPr>
          <w:trHeight w:val="187"/>
        </w:trPr>
        <w:tc>
          <w:tcPr>
            <w:tcW w:w="2787" w:type="dxa"/>
            <w:noWrap/>
            <w:hideMark/>
          </w:tcPr>
          <w:p w14:paraId="13D2B6D0"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lastRenderedPageBreak/>
              <w:t>Extravasation injury</w:t>
            </w:r>
          </w:p>
        </w:tc>
        <w:tc>
          <w:tcPr>
            <w:tcW w:w="427" w:type="dxa"/>
            <w:noWrap/>
            <w:hideMark/>
          </w:tcPr>
          <w:p w14:paraId="15BC041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8F56E2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A8F7D7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DCC6FD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6EBFE8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691207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8976CB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43383F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75BB8B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4C9E73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0B9408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DECDFB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34E7E0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5462AC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FE4431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2EF0D5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7E0AF9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1BCB84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FF64AC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69F2C4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37268E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7300A5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90A697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F7C4E8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EDE2EA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CB13FD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6EB269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63583D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E0FC67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E3DAAA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EC7D5C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6342D4C5" w14:textId="77777777" w:rsidTr="000F625F">
        <w:trPr>
          <w:trHeight w:val="187"/>
        </w:trPr>
        <w:tc>
          <w:tcPr>
            <w:tcW w:w="2787" w:type="dxa"/>
            <w:noWrap/>
            <w:hideMark/>
          </w:tcPr>
          <w:p w14:paraId="12E4F187"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Line complication</w:t>
            </w:r>
          </w:p>
        </w:tc>
        <w:tc>
          <w:tcPr>
            <w:tcW w:w="427" w:type="dxa"/>
            <w:noWrap/>
            <w:hideMark/>
          </w:tcPr>
          <w:p w14:paraId="7412783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39AF4A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AA9864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490840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72578D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3991BA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13C6D02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D2D278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851AC4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04AD18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155B2B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FB5DB9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EB50F4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318338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27E350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EC5766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85D43D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D00358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C12F66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E82BBC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869D71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F6E8B6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EE7428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8F08A9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F01904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A07FFC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FED54C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EDA596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9A532C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1995B5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3515BF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5A280EE1" w14:textId="77777777" w:rsidTr="000F625F">
        <w:trPr>
          <w:trHeight w:val="187"/>
        </w:trPr>
        <w:tc>
          <w:tcPr>
            <w:tcW w:w="2787" w:type="dxa"/>
            <w:shd w:val="clear" w:color="auto" w:fill="DEEAF6" w:themeFill="accent1" w:themeFillTint="33"/>
            <w:noWrap/>
            <w:hideMark/>
          </w:tcPr>
          <w:p w14:paraId="15E97DEF" w14:textId="122313C5" w:rsidR="0083538E" w:rsidRPr="00FB12A5" w:rsidRDefault="00085DA9" w:rsidP="000F625F">
            <w:pPr>
              <w:rPr>
                <w:rFonts w:ascii="Times New Roman" w:hAnsi="Times New Roman" w:cs="Times New Roman"/>
                <w:b/>
                <w:bCs/>
                <w:sz w:val="20"/>
                <w:szCs w:val="20"/>
              </w:rPr>
            </w:pPr>
            <w:r>
              <w:rPr>
                <w:rFonts w:ascii="Times New Roman" w:hAnsi="Times New Roman" w:cs="Times New Roman"/>
                <w:b/>
                <w:bCs/>
                <w:sz w:val="20"/>
                <w:szCs w:val="20"/>
              </w:rPr>
              <w:t xml:space="preserve">4.5 </w:t>
            </w:r>
            <w:r w:rsidR="0083538E" w:rsidRPr="00FB12A5">
              <w:rPr>
                <w:rFonts w:ascii="Times New Roman" w:hAnsi="Times New Roman" w:cs="Times New Roman"/>
                <w:b/>
                <w:bCs/>
                <w:sz w:val="20"/>
                <w:szCs w:val="20"/>
              </w:rPr>
              <w:t>OPHTHALMOLOGY</w:t>
            </w:r>
          </w:p>
        </w:tc>
        <w:tc>
          <w:tcPr>
            <w:tcW w:w="427" w:type="dxa"/>
            <w:shd w:val="clear" w:color="auto" w:fill="DEEAF6" w:themeFill="accent1" w:themeFillTint="33"/>
            <w:noWrap/>
            <w:hideMark/>
          </w:tcPr>
          <w:p w14:paraId="399107A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0BE0472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361550D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6ACB4D7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1468277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7ABE306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6D54DB0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6B6296B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shd w:val="clear" w:color="auto" w:fill="DEEAF6" w:themeFill="accent1" w:themeFillTint="33"/>
            <w:noWrap/>
            <w:hideMark/>
          </w:tcPr>
          <w:p w14:paraId="403C02B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59409DB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EEF45A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5C4FFF2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03FC025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5F36E0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6D1880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F5CE52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9CF531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1B2ADF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0EC96B3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02338E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424AF5E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50C8355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BB2708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7794519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00B30E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85FCAF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2DFB00D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115AE82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678A048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34DC846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shd w:val="clear" w:color="auto" w:fill="DEEAF6" w:themeFill="accent1" w:themeFillTint="33"/>
            <w:noWrap/>
            <w:hideMark/>
          </w:tcPr>
          <w:p w14:paraId="0ACF9F8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066CBD50" w14:textId="77777777" w:rsidTr="000F625F">
        <w:trPr>
          <w:trHeight w:val="187"/>
        </w:trPr>
        <w:tc>
          <w:tcPr>
            <w:tcW w:w="2787" w:type="dxa"/>
            <w:noWrap/>
            <w:hideMark/>
          </w:tcPr>
          <w:p w14:paraId="4DCFABD9"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ROP screening due</w:t>
            </w:r>
          </w:p>
        </w:tc>
        <w:tc>
          <w:tcPr>
            <w:tcW w:w="427" w:type="dxa"/>
            <w:noWrap/>
            <w:hideMark/>
          </w:tcPr>
          <w:p w14:paraId="3300831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5B0F7D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120FD0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9989E8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F07AEA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4C56E8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52D195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E30F2B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6DC62D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FC7F44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4F3D19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8BB65F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842A63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FEF79E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124584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A5C637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5603F0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85F640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E8D7B5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4C1C32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8685D0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6C58F4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417CBA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FEB91C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B43E17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62DADB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16DCEE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CA8093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576D99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B85BEA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4EF2BB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3E8F2C76" w14:textId="77777777" w:rsidTr="000F625F">
        <w:trPr>
          <w:trHeight w:val="187"/>
        </w:trPr>
        <w:tc>
          <w:tcPr>
            <w:tcW w:w="2787" w:type="dxa"/>
            <w:noWrap/>
            <w:hideMark/>
          </w:tcPr>
          <w:p w14:paraId="14A75186"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ROP screened</w:t>
            </w:r>
          </w:p>
        </w:tc>
        <w:tc>
          <w:tcPr>
            <w:tcW w:w="427" w:type="dxa"/>
            <w:noWrap/>
            <w:hideMark/>
          </w:tcPr>
          <w:p w14:paraId="71EF42A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02DC79E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F3E45B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306A99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1A6258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3DFBAEE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B71801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C4D2BE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79A4CD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58344C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7F24A4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5176FC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F28597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9FE310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7ACD0B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BCF9BC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698DE7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19B50B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E74ACB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1D12A45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F37D4A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BE6013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1C90F8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9651CD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70F139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86F019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59BC14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351F9E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AED3FE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ABA509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8B2CDD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83538E" w:rsidRPr="000814C9" w14:paraId="728A0F4A" w14:textId="77777777" w:rsidTr="000F625F">
        <w:trPr>
          <w:trHeight w:val="187"/>
        </w:trPr>
        <w:tc>
          <w:tcPr>
            <w:tcW w:w="2787" w:type="dxa"/>
            <w:noWrap/>
            <w:hideMark/>
          </w:tcPr>
          <w:p w14:paraId="15A97AAB" w14:textId="77777777" w:rsidR="0083538E" w:rsidRPr="00085DA9" w:rsidRDefault="0083538E" w:rsidP="00242F1B">
            <w:pPr>
              <w:pStyle w:val="ListParagraph"/>
              <w:numPr>
                <w:ilvl w:val="0"/>
                <w:numId w:val="20"/>
              </w:numPr>
              <w:rPr>
                <w:rFonts w:ascii="Times New Roman" w:hAnsi="Times New Roman" w:cs="Times New Roman"/>
                <w:sz w:val="20"/>
                <w:szCs w:val="20"/>
              </w:rPr>
            </w:pPr>
            <w:r w:rsidRPr="00085DA9">
              <w:rPr>
                <w:rFonts w:ascii="Times New Roman" w:hAnsi="Times New Roman" w:cs="Times New Roman"/>
                <w:sz w:val="20"/>
                <w:szCs w:val="20"/>
              </w:rPr>
              <w:t>ROP detected</w:t>
            </w:r>
          </w:p>
        </w:tc>
        <w:tc>
          <w:tcPr>
            <w:tcW w:w="427" w:type="dxa"/>
            <w:noWrap/>
            <w:hideMark/>
          </w:tcPr>
          <w:p w14:paraId="21D3B6C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216F2A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55673FF7"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50DBE0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B3FB71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46607939"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7E17678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62ECA95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27" w:type="dxa"/>
            <w:noWrap/>
            <w:hideMark/>
          </w:tcPr>
          <w:p w14:paraId="2C29916D"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1BCD11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3AF79E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DE3DB5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961BB2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5564D6B"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AE4D1D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475237DC"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835D33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3F45B65"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062DB9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B8E84D8"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58B48A2"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B6E338F"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7DBCE470"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294A7A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BF195F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6E128003"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56C5F324"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030D9641"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3B49FDDA"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09C5D8E"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c>
          <w:tcPr>
            <w:tcW w:w="446" w:type="dxa"/>
            <w:noWrap/>
            <w:hideMark/>
          </w:tcPr>
          <w:p w14:paraId="29BDD466" w14:textId="77777777" w:rsidR="0083538E" w:rsidRPr="000814C9" w:rsidRDefault="0083538E" w:rsidP="000F625F">
            <w:pPr>
              <w:rPr>
                <w:rFonts w:ascii="Times New Roman" w:hAnsi="Times New Roman" w:cs="Times New Roman"/>
                <w:sz w:val="22"/>
                <w:szCs w:val="22"/>
              </w:rPr>
            </w:pPr>
            <w:r w:rsidRPr="000814C9">
              <w:rPr>
                <w:rFonts w:ascii="Times New Roman" w:hAnsi="Times New Roman" w:cs="Times New Roman"/>
                <w:sz w:val="22"/>
                <w:szCs w:val="22"/>
              </w:rPr>
              <w:t> </w:t>
            </w:r>
          </w:p>
        </w:tc>
      </w:tr>
      <w:tr w:rsidR="002D29B2" w:rsidRPr="000814C9" w14:paraId="2A604373" w14:textId="77777777" w:rsidTr="00AC218E">
        <w:trPr>
          <w:trHeight w:val="70"/>
        </w:trPr>
        <w:tc>
          <w:tcPr>
            <w:tcW w:w="2787" w:type="dxa"/>
            <w:shd w:val="clear" w:color="auto" w:fill="DEEAF6" w:themeFill="accent1" w:themeFillTint="33"/>
            <w:noWrap/>
          </w:tcPr>
          <w:p w14:paraId="73B874CD" w14:textId="29D168AF" w:rsidR="002D29B2" w:rsidRPr="00AC218E" w:rsidRDefault="00085DA9" w:rsidP="000F625F">
            <w:pPr>
              <w:rPr>
                <w:rFonts w:ascii="Times New Roman" w:hAnsi="Times New Roman" w:cs="Times New Roman"/>
                <w:b/>
                <w:bCs/>
                <w:sz w:val="20"/>
                <w:szCs w:val="20"/>
              </w:rPr>
            </w:pPr>
            <w:r>
              <w:rPr>
                <w:rFonts w:ascii="Times New Roman" w:hAnsi="Times New Roman" w:cs="Times New Roman"/>
                <w:b/>
                <w:bCs/>
                <w:sz w:val="20"/>
                <w:szCs w:val="20"/>
              </w:rPr>
              <w:t xml:space="preserve">4.6 </w:t>
            </w:r>
            <w:r w:rsidR="002D29B2">
              <w:rPr>
                <w:rFonts w:ascii="Times New Roman" w:hAnsi="Times New Roman" w:cs="Times New Roman"/>
                <w:b/>
                <w:bCs/>
                <w:sz w:val="20"/>
                <w:szCs w:val="20"/>
              </w:rPr>
              <w:t>NICU D</w:t>
            </w:r>
            <w:r w:rsidR="00AD733F">
              <w:rPr>
                <w:rFonts w:ascii="Times New Roman" w:hAnsi="Times New Roman" w:cs="Times New Roman"/>
                <w:b/>
                <w:bCs/>
                <w:sz w:val="20"/>
                <w:szCs w:val="20"/>
              </w:rPr>
              <w:t>AY</w:t>
            </w:r>
          </w:p>
        </w:tc>
        <w:tc>
          <w:tcPr>
            <w:tcW w:w="427" w:type="dxa"/>
            <w:shd w:val="clear" w:color="auto" w:fill="DEEAF6" w:themeFill="accent1" w:themeFillTint="33"/>
            <w:noWrap/>
          </w:tcPr>
          <w:p w14:paraId="0665DD6E" w14:textId="77777777" w:rsidR="002D29B2" w:rsidRPr="000814C9" w:rsidRDefault="002D29B2" w:rsidP="000F625F">
            <w:pPr>
              <w:rPr>
                <w:rFonts w:ascii="Times New Roman" w:hAnsi="Times New Roman" w:cs="Times New Roman"/>
                <w:sz w:val="22"/>
                <w:szCs w:val="22"/>
              </w:rPr>
            </w:pPr>
          </w:p>
        </w:tc>
        <w:tc>
          <w:tcPr>
            <w:tcW w:w="427" w:type="dxa"/>
            <w:shd w:val="clear" w:color="auto" w:fill="DEEAF6" w:themeFill="accent1" w:themeFillTint="33"/>
            <w:noWrap/>
          </w:tcPr>
          <w:p w14:paraId="0CEC694E" w14:textId="77777777" w:rsidR="002D29B2" w:rsidRPr="000814C9" w:rsidRDefault="002D29B2" w:rsidP="000F625F">
            <w:pPr>
              <w:rPr>
                <w:rFonts w:ascii="Times New Roman" w:hAnsi="Times New Roman" w:cs="Times New Roman"/>
                <w:sz w:val="22"/>
                <w:szCs w:val="22"/>
              </w:rPr>
            </w:pPr>
          </w:p>
        </w:tc>
        <w:tc>
          <w:tcPr>
            <w:tcW w:w="427" w:type="dxa"/>
            <w:shd w:val="clear" w:color="auto" w:fill="DEEAF6" w:themeFill="accent1" w:themeFillTint="33"/>
            <w:noWrap/>
          </w:tcPr>
          <w:p w14:paraId="64908C7B" w14:textId="77777777" w:rsidR="002D29B2" w:rsidRPr="000814C9" w:rsidRDefault="002D29B2" w:rsidP="000F625F">
            <w:pPr>
              <w:rPr>
                <w:rFonts w:ascii="Times New Roman" w:hAnsi="Times New Roman" w:cs="Times New Roman"/>
                <w:sz w:val="22"/>
                <w:szCs w:val="22"/>
              </w:rPr>
            </w:pPr>
          </w:p>
        </w:tc>
        <w:tc>
          <w:tcPr>
            <w:tcW w:w="427" w:type="dxa"/>
            <w:shd w:val="clear" w:color="auto" w:fill="DEEAF6" w:themeFill="accent1" w:themeFillTint="33"/>
            <w:noWrap/>
          </w:tcPr>
          <w:p w14:paraId="186A3EE6" w14:textId="77777777" w:rsidR="002D29B2" w:rsidRPr="000814C9" w:rsidRDefault="002D29B2" w:rsidP="000F625F">
            <w:pPr>
              <w:rPr>
                <w:rFonts w:ascii="Times New Roman" w:hAnsi="Times New Roman" w:cs="Times New Roman"/>
                <w:sz w:val="22"/>
                <w:szCs w:val="22"/>
              </w:rPr>
            </w:pPr>
          </w:p>
        </w:tc>
        <w:tc>
          <w:tcPr>
            <w:tcW w:w="427" w:type="dxa"/>
            <w:shd w:val="clear" w:color="auto" w:fill="DEEAF6" w:themeFill="accent1" w:themeFillTint="33"/>
            <w:noWrap/>
          </w:tcPr>
          <w:p w14:paraId="3EFBCCD4" w14:textId="77777777" w:rsidR="002D29B2" w:rsidRPr="000814C9" w:rsidRDefault="002D29B2" w:rsidP="000F625F">
            <w:pPr>
              <w:rPr>
                <w:rFonts w:ascii="Times New Roman" w:hAnsi="Times New Roman" w:cs="Times New Roman"/>
                <w:sz w:val="22"/>
                <w:szCs w:val="22"/>
              </w:rPr>
            </w:pPr>
          </w:p>
        </w:tc>
        <w:tc>
          <w:tcPr>
            <w:tcW w:w="427" w:type="dxa"/>
            <w:shd w:val="clear" w:color="auto" w:fill="DEEAF6" w:themeFill="accent1" w:themeFillTint="33"/>
            <w:noWrap/>
          </w:tcPr>
          <w:p w14:paraId="5CEDC199" w14:textId="77777777" w:rsidR="002D29B2" w:rsidRPr="000814C9" w:rsidRDefault="002D29B2" w:rsidP="000F625F">
            <w:pPr>
              <w:rPr>
                <w:rFonts w:ascii="Times New Roman" w:hAnsi="Times New Roman" w:cs="Times New Roman"/>
                <w:sz w:val="22"/>
                <w:szCs w:val="22"/>
              </w:rPr>
            </w:pPr>
          </w:p>
        </w:tc>
        <w:tc>
          <w:tcPr>
            <w:tcW w:w="427" w:type="dxa"/>
            <w:shd w:val="clear" w:color="auto" w:fill="DEEAF6" w:themeFill="accent1" w:themeFillTint="33"/>
            <w:noWrap/>
          </w:tcPr>
          <w:p w14:paraId="2828E998" w14:textId="77777777" w:rsidR="002D29B2" w:rsidRPr="000814C9" w:rsidRDefault="002D29B2" w:rsidP="000F625F">
            <w:pPr>
              <w:rPr>
                <w:rFonts w:ascii="Times New Roman" w:hAnsi="Times New Roman" w:cs="Times New Roman"/>
                <w:sz w:val="22"/>
                <w:szCs w:val="22"/>
              </w:rPr>
            </w:pPr>
          </w:p>
        </w:tc>
        <w:tc>
          <w:tcPr>
            <w:tcW w:w="427" w:type="dxa"/>
            <w:shd w:val="clear" w:color="auto" w:fill="DEEAF6" w:themeFill="accent1" w:themeFillTint="33"/>
            <w:noWrap/>
          </w:tcPr>
          <w:p w14:paraId="44962BFC" w14:textId="77777777" w:rsidR="002D29B2" w:rsidRPr="000814C9" w:rsidRDefault="002D29B2" w:rsidP="000F625F">
            <w:pPr>
              <w:rPr>
                <w:rFonts w:ascii="Times New Roman" w:hAnsi="Times New Roman" w:cs="Times New Roman"/>
                <w:sz w:val="22"/>
                <w:szCs w:val="22"/>
              </w:rPr>
            </w:pPr>
          </w:p>
        </w:tc>
        <w:tc>
          <w:tcPr>
            <w:tcW w:w="427" w:type="dxa"/>
            <w:shd w:val="clear" w:color="auto" w:fill="DEEAF6" w:themeFill="accent1" w:themeFillTint="33"/>
            <w:noWrap/>
          </w:tcPr>
          <w:p w14:paraId="50222C20"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4A03AFB3"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0A784B56"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43EEC589"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3A1CE173"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0101D9F7"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3F137C66"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69981A36"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0B328806"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2C991211"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0756DF62"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2AC477D6"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4E362049"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0D817EAB"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3BE51A0C"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5F25137A"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2C691659"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568B24CE"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330FCFD3"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00A49518"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44F8591D"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067F8B80" w14:textId="77777777" w:rsidR="002D29B2" w:rsidRPr="000814C9" w:rsidRDefault="002D29B2" w:rsidP="000F625F">
            <w:pPr>
              <w:rPr>
                <w:rFonts w:ascii="Times New Roman" w:hAnsi="Times New Roman" w:cs="Times New Roman"/>
                <w:sz w:val="22"/>
                <w:szCs w:val="22"/>
              </w:rPr>
            </w:pPr>
          </w:p>
        </w:tc>
        <w:tc>
          <w:tcPr>
            <w:tcW w:w="446" w:type="dxa"/>
            <w:shd w:val="clear" w:color="auto" w:fill="DEEAF6" w:themeFill="accent1" w:themeFillTint="33"/>
            <w:noWrap/>
          </w:tcPr>
          <w:p w14:paraId="661763E5" w14:textId="77777777" w:rsidR="002D29B2" w:rsidRPr="000814C9" w:rsidRDefault="002D29B2" w:rsidP="000F625F">
            <w:pPr>
              <w:rPr>
                <w:rFonts w:ascii="Times New Roman" w:hAnsi="Times New Roman" w:cs="Times New Roman"/>
                <w:sz w:val="22"/>
                <w:szCs w:val="22"/>
              </w:rPr>
            </w:pPr>
          </w:p>
        </w:tc>
      </w:tr>
      <w:tr w:rsidR="00AC218E" w:rsidRPr="000814C9" w14:paraId="49C7E9AF" w14:textId="77777777" w:rsidTr="00AC218E">
        <w:trPr>
          <w:trHeight w:val="70"/>
        </w:trPr>
        <w:tc>
          <w:tcPr>
            <w:tcW w:w="2787" w:type="dxa"/>
            <w:shd w:val="clear" w:color="auto" w:fill="DEEAF6" w:themeFill="accent1" w:themeFillTint="33"/>
            <w:noWrap/>
          </w:tcPr>
          <w:p w14:paraId="3F127664" w14:textId="16C70A21" w:rsidR="00AC218E" w:rsidRPr="00AC218E" w:rsidRDefault="00085DA9" w:rsidP="000F625F">
            <w:pPr>
              <w:rPr>
                <w:rFonts w:ascii="Times New Roman" w:hAnsi="Times New Roman" w:cs="Times New Roman"/>
                <w:b/>
                <w:bCs/>
                <w:sz w:val="20"/>
                <w:szCs w:val="20"/>
              </w:rPr>
            </w:pPr>
            <w:r>
              <w:rPr>
                <w:rFonts w:ascii="Times New Roman" w:hAnsi="Times New Roman" w:cs="Times New Roman"/>
                <w:b/>
                <w:bCs/>
                <w:sz w:val="20"/>
                <w:szCs w:val="20"/>
              </w:rPr>
              <w:t xml:space="preserve">4.7 </w:t>
            </w:r>
            <w:r w:rsidR="000272B7" w:rsidRPr="00AC218E">
              <w:rPr>
                <w:rFonts w:ascii="Times New Roman" w:hAnsi="Times New Roman" w:cs="Times New Roman"/>
                <w:b/>
                <w:bCs/>
                <w:sz w:val="20"/>
                <w:szCs w:val="20"/>
              </w:rPr>
              <w:t>SURVIVED THE DAY</w:t>
            </w:r>
          </w:p>
        </w:tc>
        <w:tc>
          <w:tcPr>
            <w:tcW w:w="427" w:type="dxa"/>
            <w:shd w:val="clear" w:color="auto" w:fill="DEEAF6" w:themeFill="accent1" w:themeFillTint="33"/>
            <w:noWrap/>
          </w:tcPr>
          <w:p w14:paraId="4254C374" w14:textId="77777777" w:rsidR="00AC218E" w:rsidRPr="000814C9" w:rsidRDefault="00AC218E" w:rsidP="000F625F">
            <w:pPr>
              <w:rPr>
                <w:rFonts w:ascii="Times New Roman" w:hAnsi="Times New Roman" w:cs="Times New Roman"/>
                <w:sz w:val="22"/>
                <w:szCs w:val="22"/>
              </w:rPr>
            </w:pPr>
          </w:p>
        </w:tc>
        <w:tc>
          <w:tcPr>
            <w:tcW w:w="427" w:type="dxa"/>
            <w:shd w:val="clear" w:color="auto" w:fill="DEEAF6" w:themeFill="accent1" w:themeFillTint="33"/>
            <w:noWrap/>
          </w:tcPr>
          <w:p w14:paraId="48DB0CE9" w14:textId="77777777" w:rsidR="00AC218E" w:rsidRPr="000814C9" w:rsidRDefault="00AC218E" w:rsidP="000F625F">
            <w:pPr>
              <w:rPr>
                <w:rFonts w:ascii="Times New Roman" w:hAnsi="Times New Roman" w:cs="Times New Roman"/>
                <w:sz w:val="22"/>
                <w:szCs w:val="22"/>
              </w:rPr>
            </w:pPr>
          </w:p>
        </w:tc>
        <w:tc>
          <w:tcPr>
            <w:tcW w:w="427" w:type="dxa"/>
            <w:shd w:val="clear" w:color="auto" w:fill="DEEAF6" w:themeFill="accent1" w:themeFillTint="33"/>
            <w:noWrap/>
          </w:tcPr>
          <w:p w14:paraId="168B2355" w14:textId="77777777" w:rsidR="00AC218E" w:rsidRPr="000814C9" w:rsidRDefault="00AC218E" w:rsidP="000F625F">
            <w:pPr>
              <w:rPr>
                <w:rFonts w:ascii="Times New Roman" w:hAnsi="Times New Roman" w:cs="Times New Roman"/>
                <w:sz w:val="22"/>
                <w:szCs w:val="22"/>
              </w:rPr>
            </w:pPr>
          </w:p>
        </w:tc>
        <w:tc>
          <w:tcPr>
            <w:tcW w:w="427" w:type="dxa"/>
            <w:shd w:val="clear" w:color="auto" w:fill="DEEAF6" w:themeFill="accent1" w:themeFillTint="33"/>
            <w:noWrap/>
          </w:tcPr>
          <w:p w14:paraId="72D741CD" w14:textId="77777777" w:rsidR="00AC218E" w:rsidRPr="000814C9" w:rsidRDefault="00AC218E" w:rsidP="000F625F">
            <w:pPr>
              <w:rPr>
                <w:rFonts w:ascii="Times New Roman" w:hAnsi="Times New Roman" w:cs="Times New Roman"/>
                <w:sz w:val="22"/>
                <w:szCs w:val="22"/>
              </w:rPr>
            </w:pPr>
          </w:p>
        </w:tc>
        <w:tc>
          <w:tcPr>
            <w:tcW w:w="427" w:type="dxa"/>
            <w:shd w:val="clear" w:color="auto" w:fill="DEEAF6" w:themeFill="accent1" w:themeFillTint="33"/>
            <w:noWrap/>
          </w:tcPr>
          <w:p w14:paraId="47045214" w14:textId="77777777" w:rsidR="00AC218E" w:rsidRPr="000814C9" w:rsidRDefault="00AC218E" w:rsidP="000F625F">
            <w:pPr>
              <w:rPr>
                <w:rFonts w:ascii="Times New Roman" w:hAnsi="Times New Roman" w:cs="Times New Roman"/>
                <w:sz w:val="22"/>
                <w:szCs w:val="22"/>
              </w:rPr>
            </w:pPr>
          </w:p>
        </w:tc>
        <w:tc>
          <w:tcPr>
            <w:tcW w:w="427" w:type="dxa"/>
            <w:shd w:val="clear" w:color="auto" w:fill="DEEAF6" w:themeFill="accent1" w:themeFillTint="33"/>
            <w:noWrap/>
          </w:tcPr>
          <w:p w14:paraId="0BCDA5CE" w14:textId="77777777" w:rsidR="00AC218E" w:rsidRPr="000814C9" w:rsidRDefault="00AC218E" w:rsidP="000F625F">
            <w:pPr>
              <w:rPr>
                <w:rFonts w:ascii="Times New Roman" w:hAnsi="Times New Roman" w:cs="Times New Roman"/>
                <w:sz w:val="22"/>
                <w:szCs w:val="22"/>
              </w:rPr>
            </w:pPr>
          </w:p>
        </w:tc>
        <w:tc>
          <w:tcPr>
            <w:tcW w:w="427" w:type="dxa"/>
            <w:shd w:val="clear" w:color="auto" w:fill="DEEAF6" w:themeFill="accent1" w:themeFillTint="33"/>
            <w:noWrap/>
          </w:tcPr>
          <w:p w14:paraId="6B5E8FD3" w14:textId="77777777" w:rsidR="00AC218E" w:rsidRPr="000814C9" w:rsidRDefault="00AC218E" w:rsidP="000F625F">
            <w:pPr>
              <w:rPr>
                <w:rFonts w:ascii="Times New Roman" w:hAnsi="Times New Roman" w:cs="Times New Roman"/>
                <w:sz w:val="22"/>
                <w:szCs w:val="22"/>
              </w:rPr>
            </w:pPr>
          </w:p>
        </w:tc>
        <w:tc>
          <w:tcPr>
            <w:tcW w:w="427" w:type="dxa"/>
            <w:shd w:val="clear" w:color="auto" w:fill="DEEAF6" w:themeFill="accent1" w:themeFillTint="33"/>
            <w:noWrap/>
          </w:tcPr>
          <w:p w14:paraId="25C07024" w14:textId="77777777" w:rsidR="00AC218E" w:rsidRPr="000814C9" w:rsidRDefault="00AC218E" w:rsidP="000F625F">
            <w:pPr>
              <w:rPr>
                <w:rFonts w:ascii="Times New Roman" w:hAnsi="Times New Roman" w:cs="Times New Roman"/>
                <w:sz w:val="22"/>
                <w:szCs w:val="22"/>
              </w:rPr>
            </w:pPr>
          </w:p>
        </w:tc>
        <w:tc>
          <w:tcPr>
            <w:tcW w:w="427" w:type="dxa"/>
            <w:shd w:val="clear" w:color="auto" w:fill="DEEAF6" w:themeFill="accent1" w:themeFillTint="33"/>
            <w:noWrap/>
          </w:tcPr>
          <w:p w14:paraId="629ACA80"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67577DE5"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22859B86"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7AAC3BA4"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3C790C39"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0AD6B41D"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69C861FF"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47646CF2"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72B45CAC"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0C542DBF"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146BA439"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0087DC27"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7715758B"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0D4B4A3D"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1C6BC507"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6D72603A"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57E2843C"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27F7D2AE"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695A31BA"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4432A894"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667A00D7"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717F3874" w14:textId="77777777" w:rsidR="00AC218E" w:rsidRPr="000814C9" w:rsidRDefault="00AC218E" w:rsidP="000F625F">
            <w:pPr>
              <w:rPr>
                <w:rFonts w:ascii="Times New Roman" w:hAnsi="Times New Roman" w:cs="Times New Roman"/>
                <w:sz w:val="22"/>
                <w:szCs w:val="22"/>
              </w:rPr>
            </w:pPr>
          </w:p>
        </w:tc>
        <w:tc>
          <w:tcPr>
            <w:tcW w:w="446" w:type="dxa"/>
            <w:shd w:val="clear" w:color="auto" w:fill="DEEAF6" w:themeFill="accent1" w:themeFillTint="33"/>
            <w:noWrap/>
          </w:tcPr>
          <w:p w14:paraId="38A5C01D" w14:textId="77777777" w:rsidR="00AC218E" w:rsidRPr="000814C9" w:rsidRDefault="00AC218E" w:rsidP="000F625F">
            <w:pPr>
              <w:rPr>
                <w:rFonts w:ascii="Times New Roman" w:hAnsi="Times New Roman" w:cs="Times New Roman"/>
                <w:sz w:val="22"/>
                <w:szCs w:val="22"/>
              </w:rPr>
            </w:pPr>
          </w:p>
        </w:tc>
      </w:tr>
    </w:tbl>
    <w:p w14:paraId="4A7D2B89" w14:textId="77777777" w:rsidR="0083538E" w:rsidRPr="00EC0382" w:rsidRDefault="0083538E" w:rsidP="0083538E">
      <w:pPr>
        <w:rPr>
          <w:rFonts w:ascii="Times New Roman" w:hAnsi="Times New Roman" w:cs="Times New Roman"/>
          <w:sz w:val="22"/>
          <w:szCs w:val="22"/>
          <w:lang w:val="en-US"/>
        </w:rPr>
        <w:sectPr w:rsidR="0083538E" w:rsidRPr="00EC0382" w:rsidSect="00D97F40">
          <w:footerReference w:type="default" r:id="rId16"/>
          <w:footerReference w:type="first" r:id="rId17"/>
          <w:pgSz w:w="16838" w:h="11906" w:orient="landscape"/>
          <w:pgMar w:top="720" w:right="720" w:bottom="720" w:left="1260" w:header="432" w:footer="242" w:gutter="0"/>
          <w:cols w:space="720"/>
          <w:titlePg/>
          <w:docGrid w:linePitch="360"/>
        </w:sectPr>
      </w:pPr>
    </w:p>
    <w:p w14:paraId="18C5CC48" w14:textId="77777777" w:rsidR="00D97F40" w:rsidRPr="00A5539C" w:rsidRDefault="00D97F40" w:rsidP="00D97F40">
      <w:pPr>
        <w:pStyle w:val="Heading1"/>
        <w:rPr>
          <w:lang w:val="en-US"/>
        </w:rPr>
      </w:pPr>
      <w:bookmarkStart w:id="115" w:name="_Toc231310395"/>
      <w:r w:rsidRPr="00A5539C">
        <w:rPr>
          <w:lang w:val="en-US"/>
        </w:rPr>
        <w:lastRenderedPageBreak/>
        <w:t xml:space="preserve">Form </w:t>
      </w:r>
      <w:r>
        <w:rPr>
          <w:lang w:val="en-US"/>
        </w:rPr>
        <w:t>F</w:t>
      </w:r>
      <w:r w:rsidRPr="00A5539C">
        <w:rPr>
          <w:lang w:val="en-US"/>
        </w:rPr>
        <w:t>: Cranial Ultrasonography Screening Record</w:t>
      </w:r>
      <w:bookmarkEnd w:id="115"/>
    </w:p>
    <w:p w14:paraId="773AA205" w14:textId="1CAA6719" w:rsidR="00D97F40" w:rsidRPr="00034EB8" w:rsidRDefault="00D97F40" w:rsidP="00D97F40">
      <w:pPr>
        <w:spacing w:after="100"/>
        <w:jc w:val="center"/>
        <w:rPr>
          <w:rFonts w:ascii="Times New Roman" w:hAnsi="Times New Roman" w:cs="Times New Roman"/>
          <w:sz w:val="24"/>
          <w:szCs w:val="24"/>
          <w:lang w:val="en-US"/>
        </w:rPr>
      </w:pPr>
      <w:r w:rsidRPr="00034EB8">
        <w:rPr>
          <w:rFonts w:ascii="Times New Roman" w:hAnsi="Times New Roman" w:cs="Times New Roman"/>
          <w:i/>
          <w:iCs/>
          <w:sz w:val="24"/>
          <w:szCs w:val="24"/>
          <w:lang w:val="en-US"/>
        </w:rPr>
        <w:t xml:space="preserve">(IVH and </w:t>
      </w:r>
      <w:proofErr w:type="spellStart"/>
      <w:ins w:id="116" w:author="Mannat Guliani" w:date="2026-06-15T16:45:00Z">
        <w:r w:rsidR="00206D47">
          <w:rPr>
            <w:rFonts w:ascii="Times New Roman" w:hAnsi="Times New Roman" w:cs="Times New Roman"/>
            <w:i/>
            <w:iCs/>
            <w:sz w:val="24"/>
            <w:szCs w:val="24"/>
            <w:lang w:val="en-US"/>
          </w:rPr>
          <w:t>c</w:t>
        </w:r>
      </w:ins>
      <w:r w:rsidRPr="00034EB8">
        <w:rPr>
          <w:rFonts w:ascii="Times New Roman" w:hAnsi="Times New Roman" w:cs="Times New Roman"/>
          <w:i/>
          <w:iCs/>
          <w:sz w:val="24"/>
          <w:szCs w:val="24"/>
          <w:lang w:val="en-US"/>
        </w:rPr>
        <w:t>PVL</w:t>
      </w:r>
      <w:proofErr w:type="spellEnd"/>
      <w:r w:rsidRPr="00034EB8">
        <w:rPr>
          <w:rFonts w:ascii="Times New Roman" w:hAnsi="Times New Roman" w:cs="Times New Roman"/>
          <w:i/>
          <w:iCs/>
          <w:sz w:val="24"/>
          <w:szCs w:val="24"/>
          <w:lang w:val="en-US"/>
        </w:rPr>
        <w:t xml:space="preserve"> Surveillance)</w:t>
      </w:r>
    </w:p>
    <w:tbl>
      <w:tblPr>
        <w:tblW w:w="10737" w:type="dxa"/>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10" w:type="dxa"/>
        </w:tblCellMar>
        <w:tblLook w:val="04A0" w:firstRow="1" w:lastRow="0" w:firstColumn="1" w:lastColumn="0" w:noHBand="0" w:noVBand="1"/>
      </w:tblPr>
      <w:tblGrid>
        <w:gridCol w:w="400"/>
        <w:gridCol w:w="1477"/>
        <w:gridCol w:w="805"/>
        <w:gridCol w:w="1873"/>
        <w:gridCol w:w="1872"/>
        <w:gridCol w:w="1392"/>
        <w:gridCol w:w="727"/>
        <w:gridCol w:w="1474"/>
        <w:gridCol w:w="717"/>
      </w:tblGrid>
      <w:tr w:rsidR="00D97F40" w14:paraId="08E10DE9" w14:textId="77777777" w:rsidTr="00C32A00">
        <w:trPr>
          <w:trHeight w:val="270"/>
        </w:trPr>
        <w:tc>
          <w:tcPr>
            <w:tcW w:w="2682" w:type="dxa"/>
            <w:gridSpan w:val="3"/>
          </w:tcPr>
          <w:p w14:paraId="1F669F0B" w14:textId="77777777" w:rsidR="00D97F40" w:rsidRPr="00034EB8" w:rsidRDefault="00D97F40" w:rsidP="000F625F">
            <w:pPr>
              <w:spacing w:before="20" w:after="20"/>
              <w:rPr>
                <w:rFonts w:ascii="Times New Roman" w:hAnsi="Times New Roman" w:cs="Times New Roman"/>
                <w:sz w:val="22"/>
                <w:szCs w:val="22"/>
                <w:lang w:val="en-US"/>
              </w:rPr>
            </w:pPr>
            <w:r w:rsidRPr="00034EB8">
              <w:rPr>
                <w:rFonts w:ascii="Times New Roman" w:hAnsi="Times New Roman" w:cs="Times New Roman"/>
                <w:sz w:val="22"/>
                <w:szCs w:val="22"/>
                <w:lang w:val="en-US"/>
              </w:rPr>
              <w:t>Enrollment ID: __________</w:t>
            </w:r>
          </w:p>
        </w:tc>
        <w:tc>
          <w:tcPr>
            <w:tcW w:w="3745" w:type="dxa"/>
            <w:gridSpan w:val="2"/>
          </w:tcPr>
          <w:p w14:paraId="3EF01AF9" w14:textId="77777777" w:rsidR="00D97F40" w:rsidRPr="00034EB8" w:rsidRDefault="00D97F40" w:rsidP="000F625F">
            <w:pPr>
              <w:spacing w:before="20" w:after="20"/>
              <w:rPr>
                <w:rFonts w:ascii="Times New Roman" w:hAnsi="Times New Roman" w:cs="Times New Roman"/>
                <w:sz w:val="22"/>
                <w:szCs w:val="22"/>
                <w:lang w:val="en-US"/>
              </w:rPr>
            </w:pPr>
            <w:r w:rsidRPr="00034EB8">
              <w:rPr>
                <w:rFonts w:ascii="Times New Roman" w:hAnsi="Times New Roman" w:cs="Times New Roman"/>
                <w:sz w:val="22"/>
                <w:szCs w:val="22"/>
                <w:lang w:val="en-US"/>
              </w:rPr>
              <w:t xml:space="preserve">Gestation: ____ </w:t>
            </w:r>
            <w:proofErr w:type="spellStart"/>
            <w:r w:rsidRPr="00034EB8">
              <w:rPr>
                <w:rFonts w:ascii="Times New Roman" w:hAnsi="Times New Roman" w:cs="Times New Roman"/>
                <w:sz w:val="22"/>
                <w:szCs w:val="22"/>
                <w:lang w:val="en-US"/>
              </w:rPr>
              <w:t>wks</w:t>
            </w:r>
            <w:proofErr w:type="spellEnd"/>
            <w:r>
              <w:rPr>
                <w:rFonts w:ascii="Times New Roman" w:hAnsi="Times New Roman" w:cs="Times New Roman"/>
                <w:sz w:val="22"/>
                <w:szCs w:val="22"/>
                <w:lang w:val="en-US"/>
              </w:rPr>
              <w:t xml:space="preserve"> ____days</w:t>
            </w:r>
          </w:p>
        </w:tc>
        <w:tc>
          <w:tcPr>
            <w:tcW w:w="2119" w:type="dxa"/>
            <w:gridSpan w:val="2"/>
          </w:tcPr>
          <w:p w14:paraId="1C47A238" w14:textId="77777777" w:rsidR="00D97F40" w:rsidRPr="00034EB8" w:rsidRDefault="00D97F40" w:rsidP="000F625F">
            <w:pPr>
              <w:spacing w:before="20" w:after="20"/>
              <w:rPr>
                <w:rFonts w:ascii="Times New Roman" w:hAnsi="Times New Roman" w:cs="Times New Roman"/>
                <w:sz w:val="22"/>
                <w:szCs w:val="22"/>
                <w:lang w:val="en-US"/>
              </w:rPr>
            </w:pPr>
            <w:r w:rsidRPr="00034EB8">
              <w:rPr>
                <w:rFonts w:ascii="Times New Roman" w:hAnsi="Times New Roman" w:cs="Times New Roman"/>
                <w:sz w:val="22"/>
                <w:szCs w:val="22"/>
                <w:lang w:val="en-US"/>
              </w:rPr>
              <w:t>Birth Weight: ____ g</w:t>
            </w:r>
          </w:p>
        </w:tc>
        <w:tc>
          <w:tcPr>
            <w:tcW w:w="2191" w:type="dxa"/>
            <w:gridSpan w:val="2"/>
          </w:tcPr>
          <w:p w14:paraId="0326F712" w14:textId="0FD35CDD" w:rsidR="00D97F40" w:rsidRPr="00034EB8" w:rsidRDefault="00D97F40" w:rsidP="00C32A00">
            <w:pPr>
              <w:spacing w:before="20" w:after="20"/>
              <w:rPr>
                <w:rFonts w:ascii="Times New Roman" w:hAnsi="Times New Roman" w:cs="Times New Roman"/>
                <w:sz w:val="22"/>
                <w:szCs w:val="22"/>
                <w:lang w:val="en-US"/>
              </w:rPr>
            </w:pPr>
            <w:r>
              <w:rPr>
                <w:rFonts w:ascii="Times New Roman" w:hAnsi="Times New Roman" w:cs="Times New Roman"/>
                <w:sz w:val="22"/>
                <w:szCs w:val="22"/>
                <w:lang w:val="en-US"/>
              </w:rPr>
              <w:t>DOB</w:t>
            </w:r>
            <w:r w:rsidRPr="001B3079">
              <w:rPr>
                <w:rFonts w:ascii="Times New Roman" w:hAnsi="Times New Roman" w:cs="Times New Roman"/>
                <w:sz w:val="22"/>
                <w:szCs w:val="22"/>
                <w:lang w:val="en-US"/>
              </w:rPr>
              <w:t xml:space="preserve">: </w:t>
            </w: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w:t>
            </w:r>
          </w:p>
        </w:tc>
      </w:tr>
      <w:tr w:rsidR="00DB6FE5" w14:paraId="48817644" w14:textId="77777777" w:rsidTr="00C32A00">
        <w:trPr>
          <w:trHeight w:val="171"/>
        </w:trPr>
        <w:tc>
          <w:tcPr>
            <w:tcW w:w="10737" w:type="dxa"/>
            <w:gridSpan w:val="9"/>
            <w:shd w:val="clear" w:color="auto" w:fill="D9E2F3"/>
            <w:vAlign w:val="center"/>
          </w:tcPr>
          <w:p w14:paraId="177A43A3" w14:textId="6F2014D1" w:rsidR="00DB6FE5" w:rsidRDefault="003535F7" w:rsidP="00B77A8D">
            <w:pPr>
              <w:jc w:val="center"/>
              <w:rPr>
                <w:rFonts w:ascii="Times New Roman" w:hAnsi="Times New Roman" w:cs="Times New Roman"/>
                <w:b/>
                <w:bCs/>
                <w:sz w:val="22"/>
                <w:szCs w:val="22"/>
                <w:lang w:val="en-US"/>
              </w:rPr>
            </w:pPr>
            <w:ins w:id="117" w:author="Mannat Guliani" w:date="2026-06-11T13:39:00Z">
              <w:r>
                <w:rPr>
                  <w:rFonts w:ascii="Times New Roman" w:hAnsi="Times New Roman" w:cs="Times New Roman"/>
                  <w:b/>
                  <w:bCs/>
                  <w:sz w:val="22"/>
                  <w:szCs w:val="22"/>
                  <w:lang w:val="en-US"/>
                </w:rPr>
                <w:t>F1. SCREENING RECORD</w:t>
              </w:r>
            </w:ins>
          </w:p>
        </w:tc>
      </w:tr>
      <w:tr w:rsidR="00C32A00" w14:paraId="45C3EF38" w14:textId="799ECDC2" w:rsidTr="00C32A00">
        <w:trPr>
          <w:trHeight w:val="171"/>
        </w:trPr>
        <w:tc>
          <w:tcPr>
            <w:tcW w:w="400" w:type="dxa"/>
            <w:shd w:val="clear" w:color="auto" w:fill="D9E2F3"/>
            <w:vAlign w:val="center"/>
          </w:tcPr>
          <w:p w14:paraId="61D009E3" w14:textId="77777777" w:rsidR="00B956D5" w:rsidRPr="00034EB8" w:rsidRDefault="00B956D5" w:rsidP="000F625F">
            <w:pPr>
              <w:jc w:val="center"/>
              <w:rPr>
                <w:rFonts w:ascii="Times New Roman" w:hAnsi="Times New Roman" w:cs="Times New Roman"/>
                <w:sz w:val="22"/>
                <w:szCs w:val="22"/>
                <w:lang w:val="en-US"/>
              </w:rPr>
            </w:pPr>
            <w:r w:rsidRPr="00034EB8">
              <w:rPr>
                <w:rFonts w:ascii="Times New Roman" w:hAnsi="Times New Roman" w:cs="Times New Roman"/>
                <w:b/>
                <w:bCs/>
                <w:sz w:val="22"/>
                <w:szCs w:val="22"/>
                <w:lang w:val="en-US"/>
              </w:rPr>
              <w:t>#</w:t>
            </w:r>
          </w:p>
        </w:tc>
        <w:tc>
          <w:tcPr>
            <w:tcW w:w="1477" w:type="dxa"/>
            <w:shd w:val="clear" w:color="auto" w:fill="D9E2F3"/>
            <w:vAlign w:val="center"/>
          </w:tcPr>
          <w:p w14:paraId="0D59731E" w14:textId="0E246A0E" w:rsidR="00B956D5" w:rsidRDefault="00B956D5" w:rsidP="000F625F">
            <w:pPr>
              <w:jc w:val="center"/>
              <w:rPr>
                <w:rFonts w:ascii="Times New Roman" w:hAnsi="Times New Roman" w:cs="Times New Roman"/>
                <w:b/>
                <w:bCs/>
                <w:sz w:val="22"/>
                <w:szCs w:val="22"/>
                <w:lang w:val="en-US"/>
              </w:rPr>
            </w:pPr>
            <w:r w:rsidRPr="00034EB8">
              <w:rPr>
                <w:rFonts w:ascii="Times New Roman" w:hAnsi="Times New Roman" w:cs="Times New Roman"/>
                <w:b/>
                <w:bCs/>
                <w:sz w:val="22"/>
                <w:szCs w:val="22"/>
                <w:lang w:val="en-US"/>
              </w:rPr>
              <w:t>Date</w:t>
            </w:r>
          </w:p>
          <w:p w14:paraId="3BA20D15" w14:textId="77777777" w:rsidR="00B956D5" w:rsidRPr="00034EB8" w:rsidRDefault="00B956D5" w:rsidP="000F625F">
            <w:pPr>
              <w:jc w:val="center"/>
              <w:rPr>
                <w:rFonts w:ascii="Times New Roman" w:hAnsi="Times New Roman" w:cs="Times New Roman"/>
                <w:sz w:val="22"/>
                <w:szCs w:val="22"/>
                <w:lang w:val="en-US"/>
              </w:rPr>
            </w:pPr>
            <w:r w:rsidRPr="00A5539C">
              <w:rPr>
                <w:rFonts w:ascii="Times New Roman" w:hAnsi="Times New Roman" w:cs="Times New Roman"/>
                <w:sz w:val="18"/>
                <w:szCs w:val="18"/>
                <w:lang w:val="en-US"/>
              </w:rPr>
              <w:t>(DD/MM/YY)</w:t>
            </w:r>
          </w:p>
        </w:tc>
        <w:tc>
          <w:tcPr>
            <w:tcW w:w="805" w:type="dxa"/>
            <w:shd w:val="clear" w:color="auto" w:fill="D9E2F3"/>
            <w:vAlign w:val="center"/>
          </w:tcPr>
          <w:p w14:paraId="52DCA789" w14:textId="77777777" w:rsidR="00B956D5" w:rsidRPr="00034EB8" w:rsidRDefault="00B956D5" w:rsidP="000F625F">
            <w:pPr>
              <w:jc w:val="center"/>
              <w:rPr>
                <w:rFonts w:ascii="Times New Roman" w:hAnsi="Times New Roman" w:cs="Times New Roman"/>
                <w:sz w:val="22"/>
                <w:szCs w:val="22"/>
                <w:lang w:val="en-US"/>
              </w:rPr>
            </w:pPr>
            <w:r w:rsidRPr="00034EB8">
              <w:rPr>
                <w:rFonts w:ascii="Times New Roman" w:hAnsi="Times New Roman" w:cs="Times New Roman"/>
                <w:b/>
                <w:bCs/>
                <w:sz w:val="22"/>
                <w:szCs w:val="22"/>
                <w:lang w:val="en-US"/>
              </w:rPr>
              <w:t>DOL</w:t>
            </w:r>
          </w:p>
        </w:tc>
        <w:tc>
          <w:tcPr>
            <w:tcW w:w="1873" w:type="dxa"/>
            <w:shd w:val="clear" w:color="auto" w:fill="D9E2F3"/>
            <w:vAlign w:val="center"/>
          </w:tcPr>
          <w:p w14:paraId="7614027E" w14:textId="77777777" w:rsidR="00B956D5" w:rsidRPr="00034EB8" w:rsidRDefault="00B956D5" w:rsidP="000F625F">
            <w:pPr>
              <w:jc w:val="center"/>
              <w:rPr>
                <w:rFonts w:ascii="Times New Roman" w:hAnsi="Times New Roman" w:cs="Times New Roman"/>
                <w:sz w:val="22"/>
                <w:szCs w:val="22"/>
                <w:lang w:val="en-US"/>
              </w:rPr>
            </w:pPr>
            <w:r w:rsidRPr="00DB6FE5">
              <w:rPr>
                <w:rFonts w:ascii="Times New Roman" w:hAnsi="Times New Roman" w:cs="Times New Roman"/>
                <w:b/>
                <w:bCs/>
                <w:sz w:val="22"/>
                <w:szCs w:val="22"/>
                <w:lang w:val="en-US"/>
              </w:rPr>
              <w:t>PMA</w:t>
            </w:r>
          </w:p>
        </w:tc>
        <w:tc>
          <w:tcPr>
            <w:tcW w:w="3264" w:type="dxa"/>
            <w:gridSpan w:val="2"/>
            <w:shd w:val="clear" w:color="auto" w:fill="D9E2F3"/>
            <w:vAlign w:val="center"/>
          </w:tcPr>
          <w:p w14:paraId="78B07FCD" w14:textId="377DDB23" w:rsidR="00B956D5" w:rsidRPr="00034EB8" w:rsidRDefault="00B956D5" w:rsidP="00B77A8D">
            <w:pPr>
              <w:jc w:val="center"/>
              <w:rPr>
                <w:rFonts w:ascii="Times New Roman" w:hAnsi="Times New Roman" w:cs="Times New Roman"/>
                <w:sz w:val="22"/>
                <w:szCs w:val="22"/>
                <w:lang w:val="en-US"/>
              </w:rPr>
            </w:pPr>
            <w:r w:rsidRPr="00034EB8">
              <w:rPr>
                <w:rFonts w:ascii="Times New Roman" w:hAnsi="Times New Roman" w:cs="Times New Roman"/>
                <w:b/>
                <w:bCs/>
                <w:sz w:val="22"/>
                <w:szCs w:val="22"/>
                <w:lang w:val="en-US"/>
              </w:rPr>
              <w:t xml:space="preserve">Findings </w:t>
            </w:r>
          </w:p>
        </w:tc>
        <w:tc>
          <w:tcPr>
            <w:tcW w:w="2201" w:type="dxa"/>
            <w:gridSpan w:val="2"/>
            <w:shd w:val="clear" w:color="auto" w:fill="D9E2F3"/>
            <w:vAlign w:val="center"/>
          </w:tcPr>
          <w:p w14:paraId="2623C832" w14:textId="640B4D10" w:rsidR="00B956D5" w:rsidRPr="00034EB8" w:rsidRDefault="00B956D5" w:rsidP="00B77A8D">
            <w:pPr>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Grading</w:t>
            </w:r>
          </w:p>
        </w:tc>
        <w:tc>
          <w:tcPr>
            <w:tcW w:w="717" w:type="dxa"/>
            <w:shd w:val="clear" w:color="auto" w:fill="D9E2F3"/>
            <w:vAlign w:val="center"/>
          </w:tcPr>
          <w:p w14:paraId="5C4871AD" w14:textId="489D7A92" w:rsidR="00B956D5" w:rsidRDefault="00B956D5" w:rsidP="00B77A8D">
            <w:pPr>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Name</w:t>
            </w:r>
          </w:p>
        </w:tc>
      </w:tr>
      <w:tr w:rsidR="00C32A00" w14:paraId="7FABDA8A" w14:textId="623DF0C2" w:rsidTr="00C32A00">
        <w:trPr>
          <w:trHeight w:val="203"/>
        </w:trPr>
        <w:tc>
          <w:tcPr>
            <w:tcW w:w="400" w:type="dxa"/>
            <w:vAlign w:val="center"/>
          </w:tcPr>
          <w:p w14:paraId="08BD1502" w14:textId="77777777" w:rsidR="00B956D5" w:rsidRPr="00034EB8" w:rsidRDefault="00B956D5" w:rsidP="000F625F">
            <w:pPr>
              <w:rPr>
                <w:rFonts w:ascii="Times New Roman" w:hAnsi="Times New Roman" w:cs="Times New Roman"/>
                <w:sz w:val="22"/>
                <w:szCs w:val="22"/>
                <w:lang w:val="en-US"/>
              </w:rPr>
            </w:pPr>
            <w:r w:rsidRPr="00034EB8">
              <w:rPr>
                <w:rFonts w:ascii="Times New Roman" w:hAnsi="Times New Roman" w:cs="Times New Roman"/>
                <w:b/>
                <w:bCs/>
                <w:sz w:val="22"/>
                <w:szCs w:val="22"/>
                <w:lang w:val="en-US"/>
              </w:rPr>
              <w:t>1</w:t>
            </w:r>
          </w:p>
        </w:tc>
        <w:tc>
          <w:tcPr>
            <w:tcW w:w="1477" w:type="dxa"/>
            <w:vAlign w:val="center"/>
          </w:tcPr>
          <w:p w14:paraId="7D0ED632" w14:textId="77777777" w:rsidR="00B956D5" w:rsidRPr="00034EB8" w:rsidRDefault="00B956D5" w:rsidP="000F625F">
            <w:pPr>
              <w:spacing w:before="20" w:after="20"/>
              <w:rPr>
                <w:rFonts w:ascii="Times New Roman" w:hAnsi="Times New Roman" w:cs="Times New Roman"/>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c>
          <w:tcPr>
            <w:tcW w:w="805" w:type="dxa"/>
            <w:vAlign w:val="center"/>
          </w:tcPr>
          <w:p w14:paraId="3D3C43DC" w14:textId="77777777" w:rsidR="00B956D5" w:rsidRPr="00034EB8" w:rsidRDefault="00B956D5" w:rsidP="000F625F">
            <w:pPr>
              <w:spacing w:before="20" w:after="20"/>
              <w:rPr>
                <w:rFonts w:ascii="Times New Roman" w:hAnsi="Times New Roman" w:cs="Times New Roman"/>
                <w:sz w:val="22"/>
                <w:szCs w:val="22"/>
                <w:lang w:val="en-US"/>
              </w:rPr>
            </w:pPr>
          </w:p>
        </w:tc>
        <w:tc>
          <w:tcPr>
            <w:tcW w:w="1873" w:type="dxa"/>
            <w:vAlign w:val="center"/>
          </w:tcPr>
          <w:p w14:paraId="4C0426F6" w14:textId="77777777" w:rsidR="00B956D5" w:rsidRPr="00034EB8" w:rsidRDefault="00B956D5" w:rsidP="000F625F">
            <w:pPr>
              <w:spacing w:before="20" w:after="20"/>
              <w:rPr>
                <w:rFonts w:ascii="Times New Roman" w:hAnsi="Times New Roman" w:cs="Times New Roman"/>
                <w:sz w:val="22"/>
                <w:szCs w:val="22"/>
                <w:lang w:val="en-US"/>
              </w:rPr>
            </w:pPr>
          </w:p>
        </w:tc>
        <w:tc>
          <w:tcPr>
            <w:tcW w:w="3264" w:type="dxa"/>
            <w:gridSpan w:val="2"/>
            <w:vAlign w:val="center"/>
          </w:tcPr>
          <w:p w14:paraId="5657959D" w14:textId="77777777" w:rsidR="00B956D5" w:rsidRPr="00034EB8" w:rsidRDefault="00B956D5" w:rsidP="000F625F">
            <w:pPr>
              <w:spacing w:before="20" w:after="20"/>
              <w:rPr>
                <w:rFonts w:ascii="Times New Roman" w:hAnsi="Times New Roman" w:cs="Times New Roman"/>
                <w:sz w:val="22"/>
                <w:szCs w:val="22"/>
                <w:lang w:val="en-US"/>
              </w:rPr>
            </w:pPr>
          </w:p>
        </w:tc>
        <w:tc>
          <w:tcPr>
            <w:tcW w:w="2201" w:type="dxa"/>
            <w:gridSpan w:val="2"/>
            <w:vAlign w:val="center"/>
          </w:tcPr>
          <w:p w14:paraId="7913979A" w14:textId="77777777" w:rsidR="00B956D5" w:rsidRPr="00034EB8" w:rsidRDefault="00B956D5" w:rsidP="000F625F">
            <w:pPr>
              <w:spacing w:before="20" w:after="20"/>
              <w:rPr>
                <w:rFonts w:ascii="Times New Roman" w:hAnsi="Times New Roman" w:cs="Times New Roman"/>
                <w:sz w:val="22"/>
                <w:szCs w:val="22"/>
                <w:lang w:val="en-US"/>
              </w:rPr>
            </w:pPr>
          </w:p>
        </w:tc>
        <w:tc>
          <w:tcPr>
            <w:tcW w:w="717" w:type="dxa"/>
          </w:tcPr>
          <w:p w14:paraId="7D4A266D" w14:textId="77777777" w:rsidR="00B956D5" w:rsidRPr="00034EB8" w:rsidRDefault="00B956D5" w:rsidP="000F625F">
            <w:pPr>
              <w:spacing w:before="20" w:after="20"/>
              <w:rPr>
                <w:rFonts w:ascii="Times New Roman" w:hAnsi="Times New Roman" w:cs="Times New Roman"/>
                <w:sz w:val="22"/>
                <w:szCs w:val="22"/>
                <w:lang w:val="en-US"/>
              </w:rPr>
            </w:pPr>
          </w:p>
        </w:tc>
      </w:tr>
      <w:tr w:rsidR="00C32A00" w14:paraId="08EFAD42" w14:textId="20B12FA4" w:rsidTr="00C32A00">
        <w:trPr>
          <w:trHeight w:val="215"/>
        </w:trPr>
        <w:tc>
          <w:tcPr>
            <w:tcW w:w="400" w:type="dxa"/>
            <w:vAlign w:val="center"/>
          </w:tcPr>
          <w:p w14:paraId="7EEBDA0A" w14:textId="77777777" w:rsidR="00B956D5" w:rsidRPr="00034EB8" w:rsidRDefault="00B956D5" w:rsidP="000F625F">
            <w:pPr>
              <w:rPr>
                <w:rFonts w:ascii="Times New Roman" w:hAnsi="Times New Roman" w:cs="Times New Roman"/>
                <w:sz w:val="22"/>
                <w:szCs w:val="22"/>
                <w:lang w:val="en-US"/>
              </w:rPr>
            </w:pPr>
            <w:r w:rsidRPr="00034EB8">
              <w:rPr>
                <w:rFonts w:ascii="Times New Roman" w:hAnsi="Times New Roman" w:cs="Times New Roman"/>
                <w:b/>
                <w:bCs/>
                <w:sz w:val="22"/>
                <w:szCs w:val="22"/>
                <w:lang w:val="en-US"/>
              </w:rPr>
              <w:t>2</w:t>
            </w:r>
          </w:p>
        </w:tc>
        <w:tc>
          <w:tcPr>
            <w:tcW w:w="1477" w:type="dxa"/>
            <w:vAlign w:val="center"/>
          </w:tcPr>
          <w:p w14:paraId="00B94F88" w14:textId="77777777" w:rsidR="00B956D5" w:rsidRPr="00034EB8" w:rsidRDefault="00B956D5" w:rsidP="000F625F">
            <w:pPr>
              <w:spacing w:before="20" w:after="20"/>
              <w:rPr>
                <w:rFonts w:ascii="Times New Roman" w:hAnsi="Times New Roman" w:cs="Times New Roman"/>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c>
          <w:tcPr>
            <w:tcW w:w="805" w:type="dxa"/>
            <w:vAlign w:val="center"/>
          </w:tcPr>
          <w:p w14:paraId="602CC602" w14:textId="77777777" w:rsidR="00B956D5" w:rsidRPr="00034EB8" w:rsidRDefault="00B956D5" w:rsidP="000F625F">
            <w:pPr>
              <w:spacing w:before="20" w:after="20"/>
              <w:rPr>
                <w:rFonts w:ascii="Times New Roman" w:hAnsi="Times New Roman" w:cs="Times New Roman"/>
                <w:sz w:val="22"/>
                <w:szCs w:val="22"/>
                <w:lang w:val="en-US"/>
              </w:rPr>
            </w:pPr>
          </w:p>
        </w:tc>
        <w:tc>
          <w:tcPr>
            <w:tcW w:w="1873" w:type="dxa"/>
            <w:vAlign w:val="center"/>
          </w:tcPr>
          <w:p w14:paraId="30B51E02" w14:textId="77777777" w:rsidR="00B956D5" w:rsidRPr="00034EB8" w:rsidRDefault="00B956D5" w:rsidP="000F625F">
            <w:pPr>
              <w:spacing w:before="20" w:after="20"/>
              <w:rPr>
                <w:rFonts w:ascii="Times New Roman" w:hAnsi="Times New Roman" w:cs="Times New Roman"/>
                <w:sz w:val="22"/>
                <w:szCs w:val="22"/>
                <w:lang w:val="en-US"/>
              </w:rPr>
            </w:pPr>
          </w:p>
        </w:tc>
        <w:tc>
          <w:tcPr>
            <w:tcW w:w="3264" w:type="dxa"/>
            <w:gridSpan w:val="2"/>
            <w:vAlign w:val="center"/>
          </w:tcPr>
          <w:p w14:paraId="2F4D0B85" w14:textId="77777777" w:rsidR="00B956D5" w:rsidRPr="00034EB8" w:rsidRDefault="00B956D5" w:rsidP="000F625F">
            <w:pPr>
              <w:spacing w:before="20" w:after="20"/>
              <w:rPr>
                <w:rFonts w:ascii="Times New Roman" w:hAnsi="Times New Roman" w:cs="Times New Roman"/>
                <w:sz w:val="22"/>
                <w:szCs w:val="22"/>
                <w:lang w:val="en-US"/>
              </w:rPr>
            </w:pPr>
          </w:p>
        </w:tc>
        <w:tc>
          <w:tcPr>
            <w:tcW w:w="2201" w:type="dxa"/>
            <w:gridSpan w:val="2"/>
            <w:vAlign w:val="center"/>
          </w:tcPr>
          <w:p w14:paraId="39BFAA29" w14:textId="77777777" w:rsidR="00B956D5" w:rsidRPr="00034EB8" w:rsidRDefault="00B956D5" w:rsidP="000F625F">
            <w:pPr>
              <w:spacing w:before="20" w:after="20"/>
              <w:rPr>
                <w:rFonts w:ascii="Times New Roman" w:hAnsi="Times New Roman" w:cs="Times New Roman"/>
                <w:sz w:val="22"/>
                <w:szCs w:val="22"/>
                <w:lang w:val="en-US"/>
              </w:rPr>
            </w:pPr>
          </w:p>
        </w:tc>
        <w:tc>
          <w:tcPr>
            <w:tcW w:w="717" w:type="dxa"/>
          </w:tcPr>
          <w:p w14:paraId="487D6CC9" w14:textId="77777777" w:rsidR="00B956D5" w:rsidRPr="00034EB8" w:rsidRDefault="00B956D5" w:rsidP="000F625F">
            <w:pPr>
              <w:spacing w:before="20" w:after="20"/>
              <w:rPr>
                <w:rFonts w:ascii="Times New Roman" w:hAnsi="Times New Roman" w:cs="Times New Roman"/>
                <w:sz w:val="22"/>
                <w:szCs w:val="22"/>
                <w:lang w:val="en-US"/>
              </w:rPr>
            </w:pPr>
          </w:p>
        </w:tc>
      </w:tr>
      <w:tr w:rsidR="00C32A00" w14:paraId="26DA7A22" w14:textId="0EC33C6E" w:rsidTr="00C32A00">
        <w:trPr>
          <w:trHeight w:val="215"/>
        </w:trPr>
        <w:tc>
          <w:tcPr>
            <w:tcW w:w="400" w:type="dxa"/>
            <w:vAlign w:val="center"/>
          </w:tcPr>
          <w:p w14:paraId="6DD65F97" w14:textId="77777777" w:rsidR="00B956D5" w:rsidRPr="00034EB8" w:rsidRDefault="00B956D5" w:rsidP="000F625F">
            <w:pPr>
              <w:rPr>
                <w:rFonts w:ascii="Times New Roman" w:hAnsi="Times New Roman" w:cs="Times New Roman"/>
                <w:sz w:val="22"/>
                <w:szCs w:val="22"/>
                <w:lang w:val="en-US"/>
              </w:rPr>
            </w:pPr>
            <w:r w:rsidRPr="00034EB8">
              <w:rPr>
                <w:rFonts w:ascii="Times New Roman" w:hAnsi="Times New Roman" w:cs="Times New Roman"/>
                <w:b/>
                <w:bCs/>
                <w:sz w:val="22"/>
                <w:szCs w:val="22"/>
                <w:lang w:val="en-US"/>
              </w:rPr>
              <w:t>3</w:t>
            </w:r>
          </w:p>
        </w:tc>
        <w:tc>
          <w:tcPr>
            <w:tcW w:w="1477" w:type="dxa"/>
            <w:vAlign w:val="center"/>
          </w:tcPr>
          <w:p w14:paraId="22E16AA1" w14:textId="77777777" w:rsidR="00B956D5" w:rsidRPr="00034EB8" w:rsidRDefault="00B956D5" w:rsidP="000F625F">
            <w:pPr>
              <w:spacing w:before="20" w:after="20"/>
              <w:rPr>
                <w:rFonts w:ascii="Times New Roman" w:hAnsi="Times New Roman" w:cs="Times New Roman"/>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c>
          <w:tcPr>
            <w:tcW w:w="805" w:type="dxa"/>
            <w:vAlign w:val="center"/>
          </w:tcPr>
          <w:p w14:paraId="3CC4701D" w14:textId="77777777" w:rsidR="00B956D5" w:rsidRPr="00034EB8" w:rsidRDefault="00B956D5" w:rsidP="000F625F">
            <w:pPr>
              <w:spacing w:before="20" w:after="20"/>
              <w:rPr>
                <w:rFonts w:ascii="Times New Roman" w:hAnsi="Times New Roman" w:cs="Times New Roman"/>
                <w:sz w:val="22"/>
                <w:szCs w:val="22"/>
                <w:lang w:val="en-US"/>
              </w:rPr>
            </w:pPr>
          </w:p>
        </w:tc>
        <w:tc>
          <w:tcPr>
            <w:tcW w:w="1873" w:type="dxa"/>
            <w:vAlign w:val="center"/>
          </w:tcPr>
          <w:p w14:paraId="570DE944" w14:textId="77777777" w:rsidR="00B956D5" w:rsidRPr="00034EB8" w:rsidRDefault="00B956D5" w:rsidP="000F625F">
            <w:pPr>
              <w:spacing w:before="20" w:after="20"/>
              <w:rPr>
                <w:rFonts w:ascii="Times New Roman" w:hAnsi="Times New Roman" w:cs="Times New Roman"/>
                <w:sz w:val="22"/>
                <w:szCs w:val="22"/>
                <w:lang w:val="en-US"/>
              </w:rPr>
            </w:pPr>
          </w:p>
        </w:tc>
        <w:tc>
          <w:tcPr>
            <w:tcW w:w="3264" w:type="dxa"/>
            <w:gridSpan w:val="2"/>
            <w:vAlign w:val="center"/>
          </w:tcPr>
          <w:p w14:paraId="4BBAC2A6" w14:textId="77777777" w:rsidR="00B956D5" w:rsidRPr="00034EB8" w:rsidRDefault="00B956D5" w:rsidP="000F625F">
            <w:pPr>
              <w:spacing w:before="20" w:after="20"/>
              <w:rPr>
                <w:rFonts w:ascii="Times New Roman" w:hAnsi="Times New Roman" w:cs="Times New Roman"/>
                <w:sz w:val="22"/>
                <w:szCs w:val="22"/>
                <w:lang w:val="en-US"/>
              </w:rPr>
            </w:pPr>
          </w:p>
        </w:tc>
        <w:tc>
          <w:tcPr>
            <w:tcW w:w="2201" w:type="dxa"/>
            <w:gridSpan w:val="2"/>
            <w:vAlign w:val="center"/>
          </w:tcPr>
          <w:p w14:paraId="56CA3830" w14:textId="77777777" w:rsidR="00B956D5" w:rsidRPr="00034EB8" w:rsidRDefault="00B956D5" w:rsidP="000F625F">
            <w:pPr>
              <w:spacing w:before="20" w:after="20"/>
              <w:rPr>
                <w:rFonts w:ascii="Times New Roman" w:hAnsi="Times New Roman" w:cs="Times New Roman"/>
                <w:sz w:val="22"/>
                <w:szCs w:val="22"/>
                <w:lang w:val="en-US"/>
              </w:rPr>
            </w:pPr>
          </w:p>
        </w:tc>
        <w:tc>
          <w:tcPr>
            <w:tcW w:w="717" w:type="dxa"/>
          </w:tcPr>
          <w:p w14:paraId="72F20087" w14:textId="77777777" w:rsidR="00B956D5" w:rsidRPr="00034EB8" w:rsidRDefault="00B956D5" w:rsidP="000F625F">
            <w:pPr>
              <w:spacing w:before="20" w:after="20"/>
              <w:rPr>
                <w:rFonts w:ascii="Times New Roman" w:hAnsi="Times New Roman" w:cs="Times New Roman"/>
                <w:sz w:val="22"/>
                <w:szCs w:val="22"/>
                <w:lang w:val="en-US"/>
              </w:rPr>
            </w:pPr>
          </w:p>
        </w:tc>
      </w:tr>
      <w:tr w:rsidR="00C32A00" w14:paraId="4489A428" w14:textId="490B4091" w:rsidTr="00C32A00">
        <w:trPr>
          <w:trHeight w:val="203"/>
        </w:trPr>
        <w:tc>
          <w:tcPr>
            <w:tcW w:w="400" w:type="dxa"/>
            <w:vAlign w:val="center"/>
          </w:tcPr>
          <w:p w14:paraId="268C2506" w14:textId="77777777" w:rsidR="00B956D5" w:rsidRPr="00034EB8" w:rsidRDefault="00B956D5" w:rsidP="000F625F">
            <w:pPr>
              <w:rPr>
                <w:rFonts w:ascii="Times New Roman" w:hAnsi="Times New Roman" w:cs="Times New Roman"/>
                <w:sz w:val="22"/>
                <w:szCs w:val="22"/>
                <w:lang w:val="en-US"/>
              </w:rPr>
            </w:pPr>
            <w:r w:rsidRPr="00034EB8">
              <w:rPr>
                <w:rFonts w:ascii="Times New Roman" w:hAnsi="Times New Roman" w:cs="Times New Roman"/>
                <w:b/>
                <w:bCs/>
                <w:sz w:val="22"/>
                <w:szCs w:val="22"/>
                <w:lang w:val="en-US"/>
              </w:rPr>
              <w:t>4</w:t>
            </w:r>
          </w:p>
        </w:tc>
        <w:tc>
          <w:tcPr>
            <w:tcW w:w="1477" w:type="dxa"/>
            <w:vAlign w:val="center"/>
          </w:tcPr>
          <w:p w14:paraId="4B7131D5" w14:textId="77777777" w:rsidR="00B956D5" w:rsidRPr="00034EB8" w:rsidRDefault="00B956D5" w:rsidP="000F625F">
            <w:pPr>
              <w:spacing w:before="20" w:after="20"/>
              <w:rPr>
                <w:rFonts w:ascii="Times New Roman" w:hAnsi="Times New Roman" w:cs="Times New Roman"/>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c>
          <w:tcPr>
            <w:tcW w:w="805" w:type="dxa"/>
            <w:vAlign w:val="center"/>
          </w:tcPr>
          <w:p w14:paraId="50918435" w14:textId="77777777" w:rsidR="00B956D5" w:rsidRPr="00034EB8" w:rsidRDefault="00B956D5" w:rsidP="000F625F">
            <w:pPr>
              <w:spacing w:before="20" w:after="20"/>
              <w:rPr>
                <w:rFonts w:ascii="Times New Roman" w:hAnsi="Times New Roman" w:cs="Times New Roman"/>
                <w:sz w:val="22"/>
                <w:szCs w:val="22"/>
                <w:lang w:val="en-US"/>
              </w:rPr>
            </w:pPr>
          </w:p>
        </w:tc>
        <w:tc>
          <w:tcPr>
            <w:tcW w:w="1873" w:type="dxa"/>
            <w:vAlign w:val="center"/>
          </w:tcPr>
          <w:p w14:paraId="7989B832" w14:textId="77777777" w:rsidR="00B956D5" w:rsidRPr="00034EB8" w:rsidRDefault="00B956D5" w:rsidP="000F625F">
            <w:pPr>
              <w:spacing w:before="20" w:after="20"/>
              <w:rPr>
                <w:rFonts w:ascii="Times New Roman" w:hAnsi="Times New Roman" w:cs="Times New Roman"/>
                <w:sz w:val="22"/>
                <w:szCs w:val="22"/>
                <w:lang w:val="en-US"/>
              </w:rPr>
            </w:pPr>
          </w:p>
        </w:tc>
        <w:tc>
          <w:tcPr>
            <w:tcW w:w="3264" w:type="dxa"/>
            <w:gridSpan w:val="2"/>
            <w:vAlign w:val="center"/>
          </w:tcPr>
          <w:p w14:paraId="336C594A" w14:textId="77777777" w:rsidR="00B956D5" w:rsidRPr="00034EB8" w:rsidRDefault="00B956D5" w:rsidP="000F625F">
            <w:pPr>
              <w:spacing w:before="20" w:after="20"/>
              <w:rPr>
                <w:rFonts w:ascii="Times New Roman" w:hAnsi="Times New Roman" w:cs="Times New Roman"/>
                <w:sz w:val="22"/>
                <w:szCs w:val="22"/>
                <w:lang w:val="en-US"/>
              </w:rPr>
            </w:pPr>
          </w:p>
        </w:tc>
        <w:tc>
          <w:tcPr>
            <w:tcW w:w="2201" w:type="dxa"/>
            <w:gridSpan w:val="2"/>
            <w:vAlign w:val="center"/>
          </w:tcPr>
          <w:p w14:paraId="5EAA40ED" w14:textId="77777777" w:rsidR="00B956D5" w:rsidRPr="00034EB8" w:rsidRDefault="00B956D5" w:rsidP="000F625F">
            <w:pPr>
              <w:spacing w:before="20" w:after="20"/>
              <w:rPr>
                <w:rFonts w:ascii="Times New Roman" w:hAnsi="Times New Roman" w:cs="Times New Roman"/>
                <w:sz w:val="22"/>
                <w:szCs w:val="22"/>
                <w:lang w:val="en-US"/>
              </w:rPr>
            </w:pPr>
          </w:p>
        </w:tc>
        <w:tc>
          <w:tcPr>
            <w:tcW w:w="717" w:type="dxa"/>
          </w:tcPr>
          <w:p w14:paraId="4FB8C887" w14:textId="77777777" w:rsidR="00B956D5" w:rsidRPr="00034EB8" w:rsidRDefault="00B956D5" w:rsidP="000F625F">
            <w:pPr>
              <w:spacing w:before="20" w:after="20"/>
              <w:rPr>
                <w:rFonts w:ascii="Times New Roman" w:hAnsi="Times New Roman" w:cs="Times New Roman"/>
                <w:sz w:val="22"/>
                <w:szCs w:val="22"/>
                <w:lang w:val="en-US"/>
              </w:rPr>
            </w:pPr>
          </w:p>
        </w:tc>
      </w:tr>
      <w:tr w:rsidR="00C32A00" w14:paraId="04681996" w14:textId="7EF1B250" w:rsidTr="00C32A00">
        <w:trPr>
          <w:trHeight w:val="215"/>
        </w:trPr>
        <w:tc>
          <w:tcPr>
            <w:tcW w:w="400" w:type="dxa"/>
            <w:vAlign w:val="center"/>
          </w:tcPr>
          <w:p w14:paraId="6F6B671F" w14:textId="77777777" w:rsidR="00B956D5" w:rsidRPr="00034EB8" w:rsidRDefault="00B956D5" w:rsidP="000F625F">
            <w:pPr>
              <w:rPr>
                <w:rFonts w:ascii="Times New Roman" w:hAnsi="Times New Roman" w:cs="Times New Roman"/>
                <w:sz w:val="22"/>
                <w:szCs w:val="22"/>
                <w:lang w:val="en-US"/>
              </w:rPr>
            </w:pPr>
            <w:r w:rsidRPr="00034EB8">
              <w:rPr>
                <w:rFonts w:ascii="Times New Roman" w:hAnsi="Times New Roman" w:cs="Times New Roman"/>
                <w:b/>
                <w:bCs/>
                <w:sz w:val="22"/>
                <w:szCs w:val="22"/>
                <w:lang w:val="en-US"/>
              </w:rPr>
              <w:t>5</w:t>
            </w:r>
          </w:p>
        </w:tc>
        <w:tc>
          <w:tcPr>
            <w:tcW w:w="1477" w:type="dxa"/>
            <w:vAlign w:val="center"/>
          </w:tcPr>
          <w:p w14:paraId="2ECED21E" w14:textId="77777777" w:rsidR="00B956D5" w:rsidRPr="00034EB8" w:rsidRDefault="00B956D5" w:rsidP="000F625F">
            <w:pPr>
              <w:spacing w:before="20" w:after="20"/>
              <w:rPr>
                <w:rFonts w:ascii="Times New Roman" w:hAnsi="Times New Roman" w:cs="Times New Roman"/>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c>
          <w:tcPr>
            <w:tcW w:w="805" w:type="dxa"/>
            <w:vAlign w:val="center"/>
          </w:tcPr>
          <w:p w14:paraId="4F5FA343" w14:textId="77777777" w:rsidR="00B956D5" w:rsidRPr="00034EB8" w:rsidRDefault="00B956D5" w:rsidP="000F625F">
            <w:pPr>
              <w:spacing w:before="20" w:after="20"/>
              <w:rPr>
                <w:rFonts w:ascii="Times New Roman" w:hAnsi="Times New Roman" w:cs="Times New Roman"/>
                <w:sz w:val="22"/>
                <w:szCs w:val="22"/>
                <w:lang w:val="en-US"/>
              </w:rPr>
            </w:pPr>
          </w:p>
        </w:tc>
        <w:tc>
          <w:tcPr>
            <w:tcW w:w="1873" w:type="dxa"/>
            <w:vAlign w:val="center"/>
          </w:tcPr>
          <w:p w14:paraId="23071D6E" w14:textId="77777777" w:rsidR="00B956D5" w:rsidRPr="00034EB8" w:rsidRDefault="00B956D5" w:rsidP="000F625F">
            <w:pPr>
              <w:spacing w:before="20" w:after="20"/>
              <w:rPr>
                <w:rFonts w:ascii="Times New Roman" w:hAnsi="Times New Roman" w:cs="Times New Roman"/>
                <w:sz w:val="22"/>
                <w:szCs w:val="22"/>
                <w:lang w:val="en-US"/>
              </w:rPr>
            </w:pPr>
          </w:p>
        </w:tc>
        <w:tc>
          <w:tcPr>
            <w:tcW w:w="3264" w:type="dxa"/>
            <w:gridSpan w:val="2"/>
            <w:vAlign w:val="center"/>
          </w:tcPr>
          <w:p w14:paraId="6300C180" w14:textId="77777777" w:rsidR="00B956D5" w:rsidRPr="00034EB8" w:rsidRDefault="00B956D5" w:rsidP="000F625F">
            <w:pPr>
              <w:spacing w:before="20" w:after="20"/>
              <w:rPr>
                <w:rFonts w:ascii="Times New Roman" w:hAnsi="Times New Roman" w:cs="Times New Roman"/>
                <w:sz w:val="22"/>
                <w:szCs w:val="22"/>
                <w:lang w:val="en-US"/>
              </w:rPr>
            </w:pPr>
          </w:p>
        </w:tc>
        <w:tc>
          <w:tcPr>
            <w:tcW w:w="2201" w:type="dxa"/>
            <w:gridSpan w:val="2"/>
            <w:vAlign w:val="center"/>
          </w:tcPr>
          <w:p w14:paraId="2F0C42B6" w14:textId="77777777" w:rsidR="00B956D5" w:rsidRPr="00034EB8" w:rsidRDefault="00B956D5" w:rsidP="000F625F">
            <w:pPr>
              <w:spacing w:before="20" w:after="20"/>
              <w:rPr>
                <w:rFonts w:ascii="Times New Roman" w:hAnsi="Times New Roman" w:cs="Times New Roman"/>
                <w:sz w:val="22"/>
                <w:szCs w:val="22"/>
                <w:lang w:val="en-US"/>
              </w:rPr>
            </w:pPr>
          </w:p>
        </w:tc>
        <w:tc>
          <w:tcPr>
            <w:tcW w:w="717" w:type="dxa"/>
          </w:tcPr>
          <w:p w14:paraId="1952AE03" w14:textId="77777777" w:rsidR="00B956D5" w:rsidRPr="00034EB8" w:rsidRDefault="00B956D5" w:rsidP="000F625F">
            <w:pPr>
              <w:spacing w:before="20" w:after="20"/>
              <w:rPr>
                <w:rFonts w:ascii="Times New Roman" w:hAnsi="Times New Roman" w:cs="Times New Roman"/>
                <w:sz w:val="22"/>
                <w:szCs w:val="22"/>
                <w:lang w:val="en-US"/>
              </w:rPr>
            </w:pPr>
          </w:p>
        </w:tc>
      </w:tr>
      <w:tr w:rsidR="00C32A00" w14:paraId="40C65298" w14:textId="13EA61D0" w:rsidTr="00C32A00">
        <w:trPr>
          <w:trHeight w:val="203"/>
        </w:trPr>
        <w:tc>
          <w:tcPr>
            <w:tcW w:w="400" w:type="dxa"/>
            <w:vAlign w:val="center"/>
          </w:tcPr>
          <w:p w14:paraId="28AA3E53" w14:textId="77777777" w:rsidR="00B956D5" w:rsidRPr="00034EB8" w:rsidRDefault="00B956D5" w:rsidP="000F625F">
            <w:pPr>
              <w:rPr>
                <w:rFonts w:ascii="Times New Roman" w:hAnsi="Times New Roman" w:cs="Times New Roman"/>
                <w:sz w:val="22"/>
                <w:szCs w:val="22"/>
                <w:lang w:val="en-US"/>
              </w:rPr>
            </w:pPr>
            <w:r w:rsidRPr="00034EB8">
              <w:rPr>
                <w:rFonts w:ascii="Times New Roman" w:hAnsi="Times New Roman" w:cs="Times New Roman"/>
                <w:b/>
                <w:bCs/>
                <w:sz w:val="22"/>
                <w:szCs w:val="22"/>
                <w:lang w:val="en-US"/>
              </w:rPr>
              <w:t>6</w:t>
            </w:r>
          </w:p>
        </w:tc>
        <w:tc>
          <w:tcPr>
            <w:tcW w:w="1477" w:type="dxa"/>
            <w:vAlign w:val="center"/>
          </w:tcPr>
          <w:p w14:paraId="10EE9460" w14:textId="77777777" w:rsidR="00B956D5" w:rsidRPr="00034EB8" w:rsidRDefault="00B956D5" w:rsidP="000F625F">
            <w:pPr>
              <w:spacing w:before="20" w:after="20"/>
              <w:rPr>
                <w:rFonts w:ascii="Times New Roman" w:hAnsi="Times New Roman" w:cs="Times New Roman"/>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c>
          <w:tcPr>
            <w:tcW w:w="805" w:type="dxa"/>
            <w:vAlign w:val="center"/>
          </w:tcPr>
          <w:p w14:paraId="2BBEDDE0" w14:textId="77777777" w:rsidR="00B956D5" w:rsidRPr="00034EB8" w:rsidRDefault="00B956D5" w:rsidP="000F625F">
            <w:pPr>
              <w:spacing w:before="20" w:after="20"/>
              <w:rPr>
                <w:rFonts w:ascii="Times New Roman" w:hAnsi="Times New Roman" w:cs="Times New Roman"/>
                <w:sz w:val="22"/>
                <w:szCs w:val="22"/>
                <w:lang w:val="en-US"/>
              </w:rPr>
            </w:pPr>
          </w:p>
        </w:tc>
        <w:tc>
          <w:tcPr>
            <w:tcW w:w="1873" w:type="dxa"/>
            <w:vAlign w:val="center"/>
          </w:tcPr>
          <w:p w14:paraId="54529A4A" w14:textId="77777777" w:rsidR="00B956D5" w:rsidRPr="00034EB8" w:rsidRDefault="00B956D5" w:rsidP="000F625F">
            <w:pPr>
              <w:spacing w:before="20" w:after="20"/>
              <w:rPr>
                <w:rFonts w:ascii="Times New Roman" w:hAnsi="Times New Roman" w:cs="Times New Roman"/>
                <w:sz w:val="22"/>
                <w:szCs w:val="22"/>
                <w:lang w:val="en-US"/>
              </w:rPr>
            </w:pPr>
          </w:p>
        </w:tc>
        <w:tc>
          <w:tcPr>
            <w:tcW w:w="3264" w:type="dxa"/>
            <w:gridSpan w:val="2"/>
            <w:vAlign w:val="center"/>
          </w:tcPr>
          <w:p w14:paraId="7FF5E065" w14:textId="77777777" w:rsidR="00B956D5" w:rsidRPr="00034EB8" w:rsidRDefault="00B956D5" w:rsidP="000F625F">
            <w:pPr>
              <w:spacing w:before="20" w:after="20"/>
              <w:rPr>
                <w:rFonts w:ascii="Times New Roman" w:hAnsi="Times New Roman" w:cs="Times New Roman"/>
                <w:sz w:val="22"/>
                <w:szCs w:val="22"/>
                <w:lang w:val="en-US"/>
              </w:rPr>
            </w:pPr>
          </w:p>
        </w:tc>
        <w:tc>
          <w:tcPr>
            <w:tcW w:w="2201" w:type="dxa"/>
            <w:gridSpan w:val="2"/>
            <w:vAlign w:val="center"/>
          </w:tcPr>
          <w:p w14:paraId="16AE88E4" w14:textId="77777777" w:rsidR="00B956D5" w:rsidRPr="00034EB8" w:rsidRDefault="00B956D5" w:rsidP="000F625F">
            <w:pPr>
              <w:spacing w:before="20" w:after="20"/>
              <w:rPr>
                <w:rFonts w:ascii="Times New Roman" w:hAnsi="Times New Roman" w:cs="Times New Roman"/>
                <w:sz w:val="22"/>
                <w:szCs w:val="22"/>
                <w:lang w:val="en-US"/>
              </w:rPr>
            </w:pPr>
          </w:p>
        </w:tc>
        <w:tc>
          <w:tcPr>
            <w:tcW w:w="717" w:type="dxa"/>
          </w:tcPr>
          <w:p w14:paraId="21B72F4C" w14:textId="77777777" w:rsidR="00B956D5" w:rsidRPr="00034EB8" w:rsidRDefault="00B956D5" w:rsidP="000F625F">
            <w:pPr>
              <w:spacing w:before="20" w:after="20"/>
              <w:rPr>
                <w:rFonts w:ascii="Times New Roman" w:hAnsi="Times New Roman" w:cs="Times New Roman"/>
                <w:sz w:val="22"/>
                <w:szCs w:val="22"/>
                <w:lang w:val="en-US"/>
              </w:rPr>
            </w:pPr>
          </w:p>
        </w:tc>
      </w:tr>
      <w:tr w:rsidR="00C32A00" w14:paraId="74B00252" w14:textId="0B9E3C12" w:rsidTr="00C32A00">
        <w:trPr>
          <w:trHeight w:val="215"/>
        </w:trPr>
        <w:tc>
          <w:tcPr>
            <w:tcW w:w="400" w:type="dxa"/>
            <w:vAlign w:val="center"/>
          </w:tcPr>
          <w:p w14:paraId="135B5ACD" w14:textId="77777777" w:rsidR="00B956D5" w:rsidRPr="00034EB8" w:rsidRDefault="00B956D5" w:rsidP="000F625F">
            <w:pPr>
              <w:rPr>
                <w:rFonts w:ascii="Times New Roman" w:hAnsi="Times New Roman" w:cs="Times New Roman"/>
                <w:sz w:val="22"/>
                <w:szCs w:val="22"/>
                <w:lang w:val="en-US"/>
              </w:rPr>
            </w:pPr>
            <w:r w:rsidRPr="00034EB8">
              <w:rPr>
                <w:rFonts w:ascii="Times New Roman" w:hAnsi="Times New Roman" w:cs="Times New Roman"/>
                <w:b/>
                <w:bCs/>
                <w:sz w:val="22"/>
                <w:szCs w:val="22"/>
                <w:lang w:val="en-US"/>
              </w:rPr>
              <w:t>7</w:t>
            </w:r>
          </w:p>
        </w:tc>
        <w:tc>
          <w:tcPr>
            <w:tcW w:w="1477" w:type="dxa"/>
            <w:vAlign w:val="center"/>
          </w:tcPr>
          <w:p w14:paraId="3826EC61" w14:textId="77777777" w:rsidR="00B956D5" w:rsidRPr="00034EB8" w:rsidRDefault="00B956D5" w:rsidP="000F625F">
            <w:pPr>
              <w:spacing w:before="20" w:after="20"/>
              <w:rPr>
                <w:rFonts w:ascii="Times New Roman" w:hAnsi="Times New Roman" w:cs="Times New Roman"/>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c>
          <w:tcPr>
            <w:tcW w:w="805" w:type="dxa"/>
            <w:vAlign w:val="center"/>
          </w:tcPr>
          <w:p w14:paraId="48470EE5" w14:textId="77777777" w:rsidR="00B956D5" w:rsidRPr="00034EB8" w:rsidRDefault="00B956D5" w:rsidP="000F625F">
            <w:pPr>
              <w:spacing w:before="20" w:after="20"/>
              <w:rPr>
                <w:rFonts w:ascii="Times New Roman" w:hAnsi="Times New Roman" w:cs="Times New Roman"/>
                <w:sz w:val="22"/>
                <w:szCs w:val="22"/>
                <w:lang w:val="en-US"/>
              </w:rPr>
            </w:pPr>
          </w:p>
        </w:tc>
        <w:tc>
          <w:tcPr>
            <w:tcW w:w="1873" w:type="dxa"/>
            <w:vAlign w:val="center"/>
          </w:tcPr>
          <w:p w14:paraId="69132FDF" w14:textId="77777777" w:rsidR="00B956D5" w:rsidRPr="00034EB8" w:rsidRDefault="00B956D5" w:rsidP="000F625F">
            <w:pPr>
              <w:spacing w:before="20" w:after="20"/>
              <w:rPr>
                <w:rFonts w:ascii="Times New Roman" w:hAnsi="Times New Roman" w:cs="Times New Roman"/>
                <w:sz w:val="22"/>
                <w:szCs w:val="22"/>
                <w:lang w:val="en-US"/>
              </w:rPr>
            </w:pPr>
          </w:p>
        </w:tc>
        <w:tc>
          <w:tcPr>
            <w:tcW w:w="3264" w:type="dxa"/>
            <w:gridSpan w:val="2"/>
            <w:vAlign w:val="center"/>
          </w:tcPr>
          <w:p w14:paraId="20205F32" w14:textId="77777777" w:rsidR="00B956D5" w:rsidRPr="00034EB8" w:rsidRDefault="00B956D5" w:rsidP="000F625F">
            <w:pPr>
              <w:spacing w:before="20" w:after="20"/>
              <w:rPr>
                <w:rFonts w:ascii="Times New Roman" w:hAnsi="Times New Roman" w:cs="Times New Roman"/>
                <w:sz w:val="22"/>
                <w:szCs w:val="22"/>
                <w:lang w:val="en-US"/>
              </w:rPr>
            </w:pPr>
          </w:p>
        </w:tc>
        <w:tc>
          <w:tcPr>
            <w:tcW w:w="2201" w:type="dxa"/>
            <w:gridSpan w:val="2"/>
            <w:vAlign w:val="center"/>
          </w:tcPr>
          <w:p w14:paraId="14F0CB32" w14:textId="77777777" w:rsidR="00B956D5" w:rsidRPr="00034EB8" w:rsidRDefault="00B956D5" w:rsidP="000F625F">
            <w:pPr>
              <w:spacing w:before="20" w:after="20"/>
              <w:rPr>
                <w:rFonts w:ascii="Times New Roman" w:hAnsi="Times New Roman" w:cs="Times New Roman"/>
                <w:sz w:val="22"/>
                <w:szCs w:val="22"/>
                <w:lang w:val="en-US"/>
              </w:rPr>
            </w:pPr>
          </w:p>
        </w:tc>
        <w:tc>
          <w:tcPr>
            <w:tcW w:w="717" w:type="dxa"/>
          </w:tcPr>
          <w:p w14:paraId="507340A0" w14:textId="77777777" w:rsidR="00B956D5" w:rsidRPr="00034EB8" w:rsidRDefault="00B956D5" w:rsidP="000F625F">
            <w:pPr>
              <w:spacing w:before="20" w:after="20"/>
              <w:rPr>
                <w:rFonts w:ascii="Times New Roman" w:hAnsi="Times New Roman" w:cs="Times New Roman"/>
                <w:sz w:val="22"/>
                <w:szCs w:val="22"/>
                <w:lang w:val="en-US"/>
              </w:rPr>
            </w:pPr>
          </w:p>
        </w:tc>
      </w:tr>
      <w:tr w:rsidR="00C32A00" w14:paraId="348CD42A" w14:textId="70831BE7" w:rsidTr="00C32A00">
        <w:trPr>
          <w:trHeight w:val="203"/>
        </w:trPr>
        <w:tc>
          <w:tcPr>
            <w:tcW w:w="400" w:type="dxa"/>
            <w:vAlign w:val="center"/>
          </w:tcPr>
          <w:p w14:paraId="1F55F6BB" w14:textId="77777777" w:rsidR="00B956D5" w:rsidRPr="00034EB8" w:rsidRDefault="00B956D5" w:rsidP="000F625F">
            <w:pPr>
              <w:rPr>
                <w:rFonts w:ascii="Times New Roman" w:hAnsi="Times New Roman" w:cs="Times New Roman"/>
                <w:sz w:val="22"/>
                <w:szCs w:val="22"/>
                <w:lang w:val="en-US"/>
              </w:rPr>
            </w:pPr>
            <w:r w:rsidRPr="00034EB8">
              <w:rPr>
                <w:rFonts w:ascii="Times New Roman" w:hAnsi="Times New Roman" w:cs="Times New Roman"/>
                <w:b/>
                <w:bCs/>
                <w:sz w:val="22"/>
                <w:szCs w:val="22"/>
                <w:lang w:val="en-US"/>
              </w:rPr>
              <w:t>8</w:t>
            </w:r>
          </w:p>
        </w:tc>
        <w:tc>
          <w:tcPr>
            <w:tcW w:w="1477" w:type="dxa"/>
            <w:vAlign w:val="center"/>
          </w:tcPr>
          <w:p w14:paraId="2328BE66" w14:textId="77777777" w:rsidR="00B956D5" w:rsidRPr="00034EB8" w:rsidRDefault="00B956D5" w:rsidP="000F625F">
            <w:pPr>
              <w:spacing w:before="20" w:after="20"/>
              <w:rPr>
                <w:rFonts w:ascii="Times New Roman" w:hAnsi="Times New Roman" w:cs="Times New Roman"/>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c>
          <w:tcPr>
            <w:tcW w:w="805" w:type="dxa"/>
            <w:vAlign w:val="center"/>
          </w:tcPr>
          <w:p w14:paraId="6D1D1F73" w14:textId="77777777" w:rsidR="00B956D5" w:rsidRPr="00034EB8" w:rsidRDefault="00B956D5" w:rsidP="000F625F">
            <w:pPr>
              <w:spacing w:before="20" w:after="20"/>
              <w:rPr>
                <w:rFonts w:ascii="Times New Roman" w:hAnsi="Times New Roman" w:cs="Times New Roman"/>
                <w:sz w:val="22"/>
                <w:szCs w:val="22"/>
                <w:lang w:val="en-US"/>
              </w:rPr>
            </w:pPr>
          </w:p>
        </w:tc>
        <w:tc>
          <w:tcPr>
            <w:tcW w:w="1873" w:type="dxa"/>
            <w:vAlign w:val="center"/>
          </w:tcPr>
          <w:p w14:paraId="114C7B29" w14:textId="77777777" w:rsidR="00B956D5" w:rsidRPr="00034EB8" w:rsidRDefault="00B956D5" w:rsidP="000F625F">
            <w:pPr>
              <w:spacing w:before="20" w:after="20"/>
              <w:rPr>
                <w:rFonts w:ascii="Times New Roman" w:hAnsi="Times New Roman" w:cs="Times New Roman"/>
                <w:sz w:val="22"/>
                <w:szCs w:val="22"/>
                <w:lang w:val="en-US"/>
              </w:rPr>
            </w:pPr>
          </w:p>
        </w:tc>
        <w:tc>
          <w:tcPr>
            <w:tcW w:w="3264" w:type="dxa"/>
            <w:gridSpan w:val="2"/>
            <w:vAlign w:val="center"/>
          </w:tcPr>
          <w:p w14:paraId="3E1D9B74" w14:textId="77777777" w:rsidR="00B956D5" w:rsidRPr="00034EB8" w:rsidRDefault="00B956D5" w:rsidP="000F625F">
            <w:pPr>
              <w:spacing w:before="20" w:after="20"/>
              <w:rPr>
                <w:rFonts w:ascii="Times New Roman" w:hAnsi="Times New Roman" w:cs="Times New Roman"/>
                <w:sz w:val="22"/>
                <w:szCs w:val="22"/>
                <w:lang w:val="en-US"/>
              </w:rPr>
            </w:pPr>
          </w:p>
        </w:tc>
        <w:tc>
          <w:tcPr>
            <w:tcW w:w="2201" w:type="dxa"/>
            <w:gridSpan w:val="2"/>
            <w:vAlign w:val="center"/>
          </w:tcPr>
          <w:p w14:paraId="10E17687" w14:textId="77777777" w:rsidR="00B956D5" w:rsidRPr="00034EB8" w:rsidRDefault="00B956D5" w:rsidP="000F625F">
            <w:pPr>
              <w:spacing w:before="20" w:after="20"/>
              <w:rPr>
                <w:rFonts w:ascii="Times New Roman" w:hAnsi="Times New Roman" w:cs="Times New Roman"/>
                <w:sz w:val="22"/>
                <w:szCs w:val="22"/>
                <w:lang w:val="en-US"/>
              </w:rPr>
            </w:pPr>
          </w:p>
        </w:tc>
        <w:tc>
          <w:tcPr>
            <w:tcW w:w="717" w:type="dxa"/>
          </w:tcPr>
          <w:p w14:paraId="70D26EB1" w14:textId="77777777" w:rsidR="00B956D5" w:rsidRPr="00034EB8" w:rsidRDefault="00B956D5" w:rsidP="000F625F">
            <w:pPr>
              <w:spacing w:before="20" w:after="20"/>
              <w:rPr>
                <w:rFonts w:ascii="Times New Roman" w:hAnsi="Times New Roman" w:cs="Times New Roman"/>
                <w:sz w:val="22"/>
                <w:szCs w:val="22"/>
                <w:lang w:val="en-US"/>
              </w:rPr>
            </w:pPr>
          </w:p>
        </w:tc>
      </w:tr>
      <w:tr w:rsidR="00C32A00" w14:paraId="34B47BBA" w14:textId="53ED6D38" w:rsidTr="00C32A00">
        <w:trPr>
          <w:trHeight w:val="215"/>
        </w:trPr>
        <w:tc>
          <w:tcPr>
            <w:tcW w:w="400" w:type="dxa"/>
            <w:vAlign w:val="center"/>
          </w:tcPr>
          <w:p w14:paraId="19B40ECD" w14:textId="77777777" w:rsidR="00B956D5" w:rsidRPr="00034EB8" w:rsidRDefault="00B956D5" w:rsidP="000F625F">
            <w:pPr>
              <w:rPr>
                <w:rFonts w:ascii="Times New Roman" w:hAnsi="Times New Roman" w:cs="Times New Roman"/>
                <w:sz w:val="22"/>
                <w:szCs w:val="22"/>
                <w:lang w:val="en-US"/>
              </w:rPr>
            </w:pPr>
            <w:r w:rsidRPr="00034EB8">
              <w:rPr>
                <w:rFonts w:ascii="Times New Roman" w:hAnsi="Times New Roman" w:cs="Times New Roman"/>
                <w:b/>
                <w:bCs/>
                <w:sz w:val="22"/>
                <w:szCs w:val="22"/>
                <w:lang w:val="en-US"/>
              </w:rPr>
              <w:t>9</w:t>
            </w:r>
          </w:p>
        </w:tc>
        <w:tc>
          <w:tcPr>
            <w:tcW w:w="1477" w:type="dxa"/>
            <w:vAlign w:val="center"/>
          </w:tcPr>
          <w:p w14:paraId="7ABC16E0" w14:textId="77777777" w:rsidR="00B956D5" w:rsidRPr="00034EB8" w:rsidRDefault="00B956D5" w:rsidP="000F625F">
            <w:pPr>
              <w:spacing w:before="20" w:after="20"/>
              <w:rPr>
                <w:rFonts w:ascii="Times New Roman" w:hAnsi="Times New Roman" w:cs="Times New Roman"/>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c>
          <w:tcPr>
            <w:tcW w:w="805" w:type="dxa"/>
            <w:vAlign w:val="center"/>
          </w:tcPr>
          <w:p w14:paraId="1CC699EB" w14:textId="77777777" w:rsidR="00B956D5" w:rsidRPr="00034EB8" w:rsidRDefault="00B956D5" w:rsidP="000F625F">
            <w:pPr>
              <w:spacing w:before="20" w:after="20"/>
              <w:rPr>
                <w:rFonts w:ascii="Times New Roman" w:hAnsi="Times New Roman" w:cs="Times New Roman"/>
                <w:sz w:val="22"/>
                <w:szCs w:val="22"/>
                <w:lang w:val="en-US"/>
              </w:rPr>
            </w:pPr>
          </w:p>
        </w:tc>
        <w:tc>
          <w:tcPr>
            <w:tcW w:w="1873" w:type="dxa"/>
            <w:vAlign w:val="center"/>
          </w:tcPr>
          <w:p w14:paraId="0A0BA0AB" w14:textId="77777777" w:rsidR="00B956D5" w:rsidRPr="00034EB8" w:rsidRDefault="00B956D5" w:rsidP="000F625F">
            <w:pPr>
              <w:spacing w:before="20" w:after="20"/>
              <w:rPr>
                <w:rFonts w:ascii="Times New Roman" w:hAnsi="Times New Roman" w:cs="Times New Roman"/>
                <w:sz w:val="22"/>
                <w:szCs w:val="22"/>
                <w:lang w:val="en-US"/>
              </w:rPr>
            </w:pPr>
          </w:p>
        </w:tc>
        <w:tc>
          <w:tcPr>
            <w:tcW w:w="3264" w:type="dxa"/>
            <w:gridSpan w:val="2"/>
            <w:vAlign w:val="center"/>
          </w:tcPr>
          <w:p w14:paraId="7B1F80DB" w14:textId="77777777" w:rsidR="00B956D5" w:rsidRPr="00034EB8" w:rsidRDefault="00B956D5" w:rsidP="000F625F">
            <w:pPr>
              <w:spacing w:before="20" w:after="20"/>
              <w:rPr>
                <w:rFonts w:ascii="Times New Roman" w:hAnsi="Times New Roman" w:cs="Times New Roman"/>
                <w:sz w:val="22"/>
                <w:szCs w:val="22"/>
                <w:lang w:val="en-US"/>
              </w:rPr>
            </w:pPr>
          </w:p>
        </w:tc>
        <w:tc>
          <w:tcPr>
            <w:tcW w:w="2201" w:type="dxa"/>
            <w:gridSpan w:val="2"/>
            <w:vAlign w:val="center"/>
          </w:tcPr>
          <w:p w14:paraId="029F4F5E" w14:textId="77777777" w:rsidR="00B956D5" w:rsidRPr="00034EB8" w:rsidRDefault="00B956D5" w:rsidP="000F625F">
            <w:pPr>
              <w:spacing w:before="20" w:after="20"/>
              <w:rPr>
                <w:rFonts w:ascii="Times New Roman" w:hAnsi="Times New Roman" w:cs="Times New Roman"/>
                <w:sz w:val="22"/>
                <w:szCs w:val="22"/>
                <w:lang w:val="en-US"/>
              </w:rPr>
            </w:pPr>
          </w:p>
        </w:tc>
        <w:tc>
          <w:tcPr>
            <w:tcW w:w="717" w:type="dxa"/>
          </w:tcPr>
          <w:p w14:paraId="5683CCFE" w14:textId="77777777" w:rsidR="00B956D5" w:rsidRPr="00034EB8" w:rsidRDefault="00B956D5" w:rsidP="000F625F">
            <w:pPr>
              <w:spacing w:before="20" w:after="20"/>
              <w:rPr>
                <w:rFonts w:ascii="Times New Roman" w:hAnsi="Times New Roman" w:cs="Times New Roman"/>
                <w:sz w:val="22"/>
                <w:szCs w:val="22"/>
                <w:lang w:val="en-US"/>
              </w:rPr>
            </w:pPr>
          </w:p>
        </w:tc>
      </w:tr>
      <w:tr w:rsidR="00C32A00" w14:paraId="0C746F4D" w14:textId="195C0956" w:rsidTr="00C32A00">
        <w:trPr>
          <w:trHeight w:val="203"/>
        </w:trPr>
        <w:tc>
          <w:tcPr>
            <w:tcW w:w="400" w:type="dxa"/>
            <w:vAlign w:val="center"/>
          </w:tcPr>
          <w:p w14:paraId="0AFB595B" w14:textId="77777777" w:rsidR="00B956D5" w:rsidRPr="00034EB8" w:rsidRDefault="00B956D5" w:rsidP="000F625F">
            <w:pPr>
              <w:rPr>
                <w:rFonts w:ascii="Times New Roman" w:hAnsi="Times New Roman" w:cs="Times New Roman"/>
                <w:sz w:val="22"/>
                <w:szCs w:val="22"/>
                <w:lang w:val="en-US"/>
              </w:rPr>
            </w:pPr>
            <w:r w:rsidRPr="00034EB8">
              <w:rPr>
                <w:rFonts w:ascii="Times New Roman" w:hAnsi="Times New Roman" w:cs="Times New Roman"/>
                <w:b/>
                <w:bCs/>
                <w:sz w:val="22"/>
                <w:szCs w:val="22"/>
                <w:lang w:val="en-US"/>
              </w:rPr>
              <w:t>10</w:t>
            </w:r>
          </w:p>
        </w:tc>
        <w:tc>
          <w:tcPr>
            <w:tcW w:w="1477" w:type="dxa"/>
            <w:vAlign w:val="center"/>
          </w:tcPr>
          <w:p w14:paraId="72CF6096" w14:textId="77777777" w:rsidR="00B956D5" w:rsidRPr="00034EB8" w:rsidRDefault="00B956D5" w:rsidP="000F625F">
            <w:pPr>
              <w:spacing w:before="20" w:after="20"/>
              <w:rPr>
                <w:rFonts w:ascii="Times New Roman" w:hAnsi="Times New Roman" w:cs="Times New Roman"/>
                <w:sz w:val="22"/>
                <w:szCs w:val="22"/>
                <w:lang w:val="en-US"/>
              </w:rPr>
            </w:pP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c>
          <w:tcPr>
            <w:tcW w:w="805" w:type="dxa"/>
            <w:vAlign w:val="center"/>
          </w:tcPr>
          <w:p w14:paraId="18B95155" w14:textId="77777777" w:rsidR="00B956D5" w:rsidRPr="00034EB8" w:rsidRDefault="00B956D5" w:rsidP="000F625F">
            <w:pPr>
              <w:spacing w:before="20" w:after="20"/>
              <w:rPr>
                <w:rFonts w:ascii="Times New Roman" w:hAnsi="Times New Roman" w:cs="Times New Roman"/>
                <w:sz w:val="22"/>
                <w:szCs w:val="22"/>
                <w:lang w:val="en-US"/>
              </w:rPr>
            </w:pPr>
          </w:p>
        </w:tc>
        <w:tc>
          <w:tcPr>
            <w:tcW w:w="1873" w:type="dxa"/>
            <w:vAlign w:val="center"/>
          </w:tcPr>
          <w:p w14:paraId="1871E0A7" w14:textId="77777777" w:rsidR="00B956D5" w:rsidRPr="00034EB8" w:rsidRDefault="00B956D5" w:rsidP="000F625F">
            <w:pPr>
              <w:spacing w:before="20" w:after="20"/>
              <w:rPr>
                <w:rFonts w:ascii="Times New Roman" w:hAnsi="Times New Roman" w:cs="Times New Roman"/>
                <w:sz w:val="22"/>
                <w:szCs w:val="22"/>
                <w:lang w:val="en-US"/>
              </w:rPr>
            </w:pPr>
          </w:p>
        </w:tc>
        <w:tc>
          <w:tcPr>
            <w:tcW w:w="3264" w:type="dxa"/>
            <w:gridSpan w:val="2"/>
            <w:vAlign w:val="center"/>
          </w:tcPr>
          <w:p w14:paraId="63C4380A" w14:textId="77777777" w:rsidR="00B956D5" w:rsidRPr="00034EB8" w:rsidRDefault="00B956D5" w:rsidP="000F625F">
            <w:pPr>
              <w:spacing w:before="20" w:after="20"/>
              <w:rPr>
                <w:rFonts w:ascii="Times New Roman" w:hAnsi="Times New Roman" w:cs="Times New Roman"/>
                <w:sz w:val="22"/>
                <w:szCs w:val="22"/>
                <w:lang w:val="en-US"/>
              </w:rPr>
            </w:pPr>
          </w:p>
        </w:tc>
        <w:tc>
          <w:tcPr>
            <w:tcW w:w="2201" w:type="dxa"/>
            <w:gridSpan w:val="2"/>
            <w:vAlign w:val="center"/>
          </w:tcPr>
          <w:p w14:paraId="79A6BB82" w14:textId="77777777" w:rsidR="00B956D5" w:rsidRPr="00034EB8" w:rsidRDefault="00B956D5" w:rsidP="000F625F">
            <w:pPr>
              <w:spacing w:before="20" w:after="20"/>
              <w:rPr>
                <w:rFonts w:ascii="Times New Roman" w:hAnsi="Times New Roman" w:cs="Times New Roman"/>
                <w:sz w:val="22"/>
                <w:szCs w:val="22"/>
                <w:lang w:val="en-US"/>
              </w:rPr>
            </w:pPr>
          </w:p>
        </w:tc>
        <w:tc>
          <w:tcPr>
            <w:tcW w:w="717" w:type="dxa"/>
          </w:tcPr>
          <w:p w14:paraId="7ADEF2A5" w14:textId="77777777" w:rsidR="00B956D5" w:rsidRPr="00034EB8" w:rsidRDefault="00B956D5" w:rsidP="000F625F">
            <w:pPr>
              <w:spacing w:before="20" w:after="20"/>
              <w:rPr>
                <w:rFonts w:ascii="Times New Roman" w:hAnsi="Times New Roman" w:cs="Times New Roman"/>
                <w:sz w:val="22"/>
                <w:szCs w:val="22"/>
                <w:lang w:val="en-US"/>
              </w:rPr>
            </w:pPr>
          </w:p>
        </w:tc>
      </w:tr>
    </w:tbl>
    <w:tbl>
      <w:tblPr>
        <w:tblpPr w:leftFromText="180" w:rightFromText="180" w:vertAnchor="text" w:horzAnchor="page" w:tblpX="7624" w:tblpY="97"/>
        <w:tblW w:w="18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6"/>
      </w:tblGrid>
      <w:tr w:rsidR="00D97F40" w14:paraId="60308749" w14:textId="77777777" w:rsidTr="00C32A00">
        <w:trPr>
          <w:trHeight w:val="2094"/>
        </w:trPr>
        <w:tc>
          <w:tcPr>
            <w:tcW w:w="5000" w:type="pct"/>
            <w:shd w:val="clear" w:color="auto" w:fill="E2EFDA"/>
          </w:tcPr>
          <w:p w14:paraId="69DEA739" w14:textId="77777777" w:rsidR="00D97F40" w:rsidRPr="002B0A6C" w:rsidRDefault="00D97F40" w:rsidP="000F625F">
            <w:pPr>
              <w:spacing w:before="30" w:after="30"/>
              <w:jc w:val="center"/>
              <w:rPr>
                <w:rFonts w:ascii="Times New Roman" w:hAnsi="Times New Roman" w:cs="Times New Roman"/>
                <w:b/>
                <w:sz w:val="22"/>
                <w:szCs w:val="22"/>
                <w:lang w:val="en-US"/>
              </w:rPr>
            </w:pPr>
            <w:r w:rsidRPr="002B0A6C">
              <w:rPr>
                <w:rFonts w:ascii="Times New Roman" w:hAnsi="Times New Roman" w:cs="Times New Roman"/>
                <w:b/>
                <w:sz w:val="22"/>
                <w:szCs w:val="22"/>
                <w:lang w:val="en-US"/>
              </w:rPr>
              <w:t xml:space="preserve">Schedule: &lt;28 </w:t>
            </w:r>
            <w:proofErr w:type="spellStart"/>
            <w:r w:rsidRPr="002B0A6C">
              <w:rPr>
                <w:rFonts w:ascii="Times New Roman" w:hAnsi="Times New Roman" w:cs="Times New Roman"/>
                <w:b/>
                <w:sz w:val="22"/>
                <w:szCs w:val="22"/>
                <w:lang w:val="en-US"/>
              </w:rPr>
              <w:t>wks</w:t>
            </w:r>
            <w:proofErr w:type="spellEnd"/>
            <w:r w:rsidRPr="002B0A6C">
              <w:rPr>
                <w:rFonts w:ascii="Times New Roman" w:hAnsi="Times New Roman" w:cs="Times New Roman"/>
                <w:b/>
                <w:sz w:val="22"/>
                <w:szCs w:val="22"/>
                <w:lang w:val="en-US"/>
              </w:rPr>
              <w:t xml:space="preserve"> and/or &lt;1000g</w:t>
            </w:r>
          </w:p>
          <w:p w14:paraId="1DC23623" w14:textId="77777777" w:rsidR="00D97F40" w:rsidRPr="002B0A6C" w:rsidRDefault="00D97F40" w:rsidP="000F625F">
            <w:pPr>
              <w:spacing w:before="20" w:after="20"/>
              <w:rPr>
                <w:rFonts w:ascii="Times New Roman" w:hAnsi="Times New Roman" w:cs="Times New Roman"/>
                <w:sz w:val="18"/>
                <w:szCs w:val="18"/>
                <w:lang w:val="en-US"/>
              </w:rPr>
            </w:pPr>
            <w:r w:rsidRPr="002B0A6C">
              <w:rPr>
                <w:rFonts w:ascii="Times New Roman" w:hAnsi="Times New Roman" w:cs="Times New Roman"/>
                <w:sz w:val="18"/>
                <w:szCs w:val="18"/>
                <w:lang w:val="en-US"/>
              </w:rPr>
              <w:t>1</w:t>
            </w:r>
            <w:r w:rsidRPr="002B0A6C">
              <w:rPr>
                <w:rFonts w:ascii="Times New Roman" w:hAnsi="Times New Roman" w:cs="Times New Roman"/>
                <w:sz w:val="18"/>
                <w:szCs w:val="18"/>
                <w:vertAlign w:val="superscript"/>
                <w:lang w:val="en-US"/>
              </w:rPr>
              <w:t>st</w:t>
            </w:r>
            <w:r w:rsidRPr="002B0A6C">
              <w:rPr>
                <w:rFonts w:ascii="Times New Roman" w:hAnsi="Times New Roman" w:cs="Times New Roman"/>
                <w:sz w:val="18"/>
                <w:szCs w:val="18"/>
                <w:lang w:val="en-US"/>
              </w:rPr>
              <w:t xml:space="preserve">: Day </w:t>
            </w:r>
            <w:r>
              <w:rPr>
                <w:rFonts w:ascii="Times New Roman" w:hAnsi="Times New Roman" w:cs="Times New Roman"/>
                <w:sz w:val="18"/>
                <w:szCs w:val="18"/>
                <w:lang w:val="en-US"/>
              </w:rPr>
              <w:t>1-</w:t>
            </w:r>
            <w:r w:rsidRPr="002B0A6C">
              <w:rPr>
                <w:rFonts w:ascii="Times New Roman" w:hAnsi="Times New Roman" w:cs="Times New Roman"/>
                <w:sz w:val="18"/>
                <w:szCs w:val="18"/>
                <w:lang w:val="en-US"/>
              </w:rPr>
              <w:t>3</w:t>
            </w:r>
          </w:p>
          <w:p w14:paraId="3EA39CEE" w14:textId="77777777" w:rsidR="00D97F40" w:rsidRPr="002B0A6C" w:rsidRDefault="00D97F40" w:rsidP="000F625F">
            <w:pPr>
              <w:spacing w:before="20" w:after="20"/>
              <w:rPr>
                <w:rFonts w:ascii="Times New Roman" w:hAnsi="Times New Roman" w:cs="Times New Roman"/>
                <w:sz w:val="18"/>
                <w:szCs w:val="18"/>
                <w:lang w:val="en-US"/>
              </w:rPr>
            </w:pPr>
            <w:r w:rsidRPr="002B0A6C">
              <w:rPr>
                <w:rFonts w:ascii="Times New Roman" w:hAnsi="Times New Roman" w:cs="Times New Roman"/>
                <w:sz w:val="18"/>
                <w:szCs w:val="18"/>
                <w:lang w:val="en-US"/>
              </w:rPr>
              <w:t>2</w:t>
            </w:r>
            <w:r w:rsidRPr="002B0A6C">
              <w:rPr>
                <w:rFonts w:ascii="Times New Roman" w:hAnsi="Times New Roman" w:cs="Times New Roman"/>
                <w:sz w:val="18"/>
                <w:szCs w:val="18"/>
                <w:vertAlign w:val="superscript"/>
                <w:lang w:val="en-US"/>
              </w:rPr>
              <w:t>nd</w:t>
            </w:r>
            <w:r w:rsidRPr="002B0A6C">
              <w:rPr>
                <w:rFonts w:ascii="Times New Roman" w:hAnsi="Times New Roman" w:cs="Times New Roman"/>
                <w:sz w:val="18"/>
                <w:szCs w:val="18"/>
                <w:lang w:val="en-US"/>
              </w:rPr>
              <w:t xml:space="preserve">: Day </w:t>
            </w:r>
            <w:r>
              <w:rPr>
                <w:rFonts w:ascii="Times New Roman" w:hAnsi="Times New Roman" w:cs="Times New Roman"/>
                <w:sz w:val="18"/>
                <w:szCs w:val="18"/>
                <w:lang w:val="en-US"/>
              </w:rPr>
              <w:t>4-</w:t>
            </w:r>
            <w:r w:rsidRPr="002B0A6C">
              <w:rPr>
                <w:rFonts w:ascii="Times New Roman" w:hAnsi="Times New Roman" w:cs="Times New Roman"/>
                <w:sz w:val="18"/>
                <w:szCs w:val="18"/>
                <w:lang w:val="en-US"/>
              </w:rPr>
              <w:t>7</w:t>
            </w:r>
          </w:p>
          <w:p w14:paraId="25C8237D" w14:textId="77777777" w:rsidR="00D97F40" w:rsidRPr="002B0A6C" w:rsidRDefault="00D97F40" w:rsidP="000F625F">
            <w:pPr>
              <w:spacing w:before="20" w:after="20"/>
              <w:rPr>
                <w:rFonts w:ascii="Times New Roman" w:hAnsi="Times New Roman" w:cs="Times New Roman"/>
                <w:sz w:val="18"/>
                <w:szCs w:val="18"/>
                <w:lang w:val="en-US"/>
              </w:rPr>
            </w:pPr>
            <w:r w:rsidRPr="002B0A6C">
              <w:rPr>
                <w:rFonts w:ascii="Times New Roman" w:hAnsi="Times New Roman" w:cs="Times New Roman"/>
                <w:sz w:val="18"/>
                <w:szCs w:val="18"/>
                <w:lang w:val="en-US"/>
              </w:rPr>
              <w:t>3</w:t>
            </w:r>
            <w:r w:rsidRPr="002B0A6C">
              <w:rPr>
                <w:rFonts w:ascii="Times New Roman" w:hAnsi="Times New Roman" w:cs="Times New Roman"/>
                <w:sz w:val="18"/>
                <w:szCs w:val="18"/>
                <w:vertAlign w:val="superscript"/>
                <w:lang w:val="en-US"/>
              </w:rPr>
              <w:t>rd</w:t>
            </w:r>
            <w:r w:rsidRPr="002B0A6C">
              <w:rPr>
                <w:rFonts w:ascii="Times New Roman" w:hAnsi="Times New Roman" w:cs="Times New Roman"/>
                <w:sz w:val="18"/>
                <w:szCs w:val="18"/>
                <w:lang w:val="en-US"/>
              </w:rPr>
              <w:t xml:space="preserve">: Day </w:t>
            </w:r>
            <w:r>
              <w:rPr>
                <w:rFonts w:ascii="Times New Roman" w:hAnsi="Times New Roman" w:cs="Times New Roman"/>
                <w:sz w:val="18"/>
                <w:szCs w:val="18"/>
                <w:lang w:val="en-US"/>
              </w:rPr>
              <w:t>10-</w:t>
            </w:r>
            <w:r w:rsidRPr="002B0A6C">
              <w:rPr>
                <w:rFonts w:ascii="Times New Roman" w:hAnsi="Times New Roman" w:cs="Times New Roman"/>
                <w:sz w:val="18"/>
                <w:szCs w:val="18"/>
                <w:lang w:val="en-US"/>
              </w:rPr>
              <w:t>14</w:t>
            </w:r>
          </w:p>
          <w:p w14:paraId="0A0641C3" w14:textId="77777777" w:rsidR="00D97F40" w:rsidRPr="002B0A6C" w:rsidRDefault="00D97F40" w:rsidP="000F625F">
            <w:pPr>
              <w:spacing w:before="20" w:after="20"/>
              <w:rPr>
                <w:rFonts w:ascii="Times New Roman" w:hAnsi="Times New Roman" w:cs="Times New Roman"/>
                <w:sz w:val="18"/>
                <w:szCs w:val="18"/>
                <w:lang w:val="en-US"/>
              </w:rPr>
            </w:pPr>
            <w:r w:rsidRPr="002B0A6C">
              <w:rPr>
                <w:rFonts w:ascii="Times New Roman" w:hAnsi="Times New Roman" w:cs="Times New Roman"/>
                <w:sz w:val="18"/>
                <w:szCs w:val="18"/>
                <w:lang w:val="en-US"/>
              </w:rPr>
              <w:t>4</w:t>
            </w:r>
            <w:r w:rsidRPr="002B0A6C">
              <w:rPr>
                <w:rFonts w:ascii="Times New Roman" w:hAnsi="Times New Roman" w:cs="Times New Roman"/>
                <w:sz w:val="18"/>
                <w:szCs w:val="18"/>
                <w:vertAlign w:val="superscript"/>
                <w:lang w:val="en-US"/>
              </w:rPr>
              <w:t>th</w:t>
            </w:r>
            <w:r w:rsidRPr="002B0A6C">
              <w:rPr>
                <w:rFonts w:ascii="Times New Roman" w:hAnsi="Times New Roman" w:cs="Times New Roman"/>
                <w:sz w:val="18"/>
                <w:szCs w:val="18"/>
                <w:lang w:val="en-US"/>
              </w:rPr>
              <w:t>: Day 21 (if unstable)</w:t>
            </w:r>
          </w:p>
          <w:p w14:paraId="2D159707" w14:textId="77777777" w:rsidR="00D97F40" w:rsidRDefault="00D97F40" w:rsidP="000F625F">
            <w:pPr>
              <w:spacing w:before="20" w:after="20"/>
              <w:rPr>
                <w:rFonts w:ascii="Times New Roman" w:hAnsi="Times New Roman" w:cs="Times New Roman"/>
                <w:sz w:val="18"/>
                <w:szCs w:val="18"/>
                <w:lang w:val="en-US"/>
              </w:rPr>
            </w:pPr>
            <w:r w:rsidRPr="002B0A6C">
              <w:rPr>
                <w:rFonts w:ascii="Times New Roman" w:hAnsi="Times New Roman" w:cs="Times New Roman"/>
                <w:sz w:val="18"/>
                <w:szCs w:val="18"/>
                <w:lang w:val="en-US"/>
              </w:rPr>
              <w:t>5</w:t>
            </w:r>
            <w:r w:rsidRPr="002B0A6C">
              <w:rPr>
                <w:rFonts w:ascii="Times New Roman" w:hAnsi="Times New Roman" w:cs="Times New Roman"/>
                <w:sz w:val="18"/>
                <w:szCs w:val="18"/>
                <w:vertAlign w:val="superscript"/>
                <w:lang w:val="en-US"/>
              </w:rPr>
              <w:t>th</w:t>
            </w:r>
            <w:r w:rsidRPr="002B0A6C">
              <w:rPr>
                <w:rFonts w:ascii="Times New Roman" w:hAnsi="Times New Roman" w:cs="Times New Roman"/>
                <w:sz w:val="18"/>
                <w:szCs w:val="18"/>
                <w:lang w:val="en-US"/>
              </w:rPr>
              <w:t>: Day 28</w:t>
            </w:r>
          </w:p>
          <w:p w14:paraId="304FC26F" w14:textId="77777777" w:rsidR="00D97F40" w:rsidRDefault="00D97F40" w:rsidP="000F625F">
            <w:pPr>
              <w:spacing w:before="20" w:after="20"/>
              <w:rPr>
                <w:rFonts w:ascii="Times New Roman" w:hAnsi="Times New Roman" w:cs="Times New Roman"/>
                <w:sz w:val="18"/>
                <w:szCs w:val="18"/>
                <w:lang w:val="en-US"/>
              </w:rPr>
            </w:pPr>
            <w:r>
              <w:rPr>
                <w:rFonts w:ascii="Times New Roman" w:hAnsi="Times New Roman" w:cs="Times New Roman"/>
                <w:sz w:val="18"/>
                <w:szCs w:val="18"/>
                <w:lang w:val="en-US"/>
              </w:rPr>
              <w:t>6</w:t>
            </w:r>
            <w:r w:rsidRPr="008512AD">
              <w:rPr>
                <w:rFonts w:ascii="Times New Roman" w:hAnsi="Times New Roman" w:cs="Times New Roman"/>
                <w:sz w:val="18"/>
                <w:szCs w:val="18"/>
                <w:vertAlign w:val="superscript"/>
                <w:lang w:val="en-US"/>
              </w:rPr>
              <w:t>th</w:t>
            </w:r>
            <w:r>
              <w:rPr>
                <w:rFonts w:ascii="Times New Roman" w:hAnsi="Times New Roman" w:cs="Times New Roman"/>
                <w:sz w:val="18"/>
                <w:szCs w:val="18"/>
                <w:lang w:val="en-US"/>
              </w:rPr>
              <w:t>: 36 weeks PMA</w:t>
            </w:r>
          </w:p>
          <w:p w14:paraId="7EE2DC76" w14:textId="77777777" w:rsidR="00D97F40" w:rsidRPr="008512AD" w:rsidRDefault="00D97F40" w:rsidP="000F625F">
            <w:pPr>
              <w:spacing w:before="20" w:after="20"/>
              <w:rPr>
                <w:rFonts w:ascii="Times New Roman" w:hAnsi="Times New Roman" w:cs="Times New Roman"/>
                <w:sz w:val="18"/>
                <w:szCs w:val="18"/>
                <w:lang w:val="en-US"/>
              </w:rPr>
            </w:pPr>
            <w:r>
              <w:rPr>
                <w:rFonts w:ascii="Times New Roman" w:hAnsi="Times New Roman" w:cs="Times New Roman"/>
                <w:sz w:val="18"/>
                <w:szCs w:val="18"/>
                <w:lang w:val="en-US"/>
              </w:rPr>
              <w:t>7</w:t>
            </w:r>
            <w:r w:rsidRPr="008512AD">
              <w:rPr>
                <w:rFonts w:ascii="Times New Roman" w:hAnsi="Times New Roman" w:cs="Times New Roman"/>
                <w:sz w:val="18"/>
                <w:szCs w:val="18"/>
                <w:vertAlign w:val="superscript"/>
                <w:lang w:val="en-US"/>
              </w:rPr>
              <w:t>th</w:t>
            </w:r>
            <w:r>
              <w:rPr>
                <w:rFonts w:ascii="Times New Roman" w:hAnsi="Times New Roman" w:cs="Times New Roman"/>
                <w:sz w:val="18"/>
                <w:szCs w:val="18"/>
                <w:lang w:val="en-US"/>
              </w:rPr>
              <w:t>: 40 weeks PMA</w:t>
            </w:r>
          </w:p>
        </w:tc>
      </w:tr>
      <w:tr w:rsidR="00D97F40" w14:paraId="3BB4C049" w14:textId="77777777" w:rsidTr="00C32A00">
        <w:trPr>
          <w:trHeight w:val="1632"/>
        </w:trPr>
        <w:tc>
          <w:tcPr>
            <w:tcW w:w="5000" w:type="pct"/>
            <w:shd w:val="clear" w:color="auto" w:fill="E2EFDA"/>
          </w:tcPr>
          <w:p w14:paraId="40C2F56E" w14:textId="77777777" w:rsidR="00D97F40" w:rsidRPr="002B0A6C" w:rsidRDefault="00D97F40" w:rsidP="000F625F">
            <w:pPr>
              <w:spacing w:before="30" w:after="30"/>
              <w:jc w:val="center"/>
              <w:rPr>
                <w:rFonts w:ascii="Times New Roman" w:hAnsi="Times New Roman" w:cs="Times New Roman"/>
                <w:b/>
                <w:sz w:val="22"/>
                <w:szCs w:val="22"/>
                <w:lang w:val="en-US"/>
              </w:rPr>
            </w:pPr>
            <w:r w:rsidRPr="002B0A6C">
              <w:rPr>
                <w:rFonts w:ascii="Times New Roman" w:hAnsi="Times New Roman" w:cs="Times New Roman"/>
                <w:b/>
                <w:sz w:val="22"/>
                <w:szCs w:val="22"/>
                <w:lang w:val="en-US"/>
              </w:rPr>
              <w:t>Schedule: 28-31 weeks</w:t>
            </w:r>
          </w:p>
          <w:p w14:paraId="124E44BF" w14:textId="77777777" w:rsidR="00D97F40" w:rsidRPr="002B0A6C" w:rsidRDefault="00D97F40" w:rsidP="000F625F">
            <w:pPr>
              <w:spacing w:before="20" w:after="20"/>
              <w:rPr>
                <w:rFonts w:ascii="Times New Roman" w:hAnsi="Times New Roman" w:cs="Times New Roman"/>
                <w:sz w:val="18"/>
                <w:szCs w:val="18"/>
                <w:lang w:val="en-US"/>
              </w:rPr>
            </w:pPr>
            <w:r w:rsidRPr="002B0A6C">
              <w:rPr>
                <w:rFonts w:ascii="Times New Roman" w:hAnsi="Times New Roman" w:cs="Times New Roman"/>
                <w:sz w:val="18"/>
                <w:szCs w:val="18"/>
                <w:lang w:val="en-US"/>
              </w:rPr>
              <w:t>1</w:t>
            </w:r>
            <w:r w:rsidRPr="002B0A6C">
              <w:rPr>
                <w:rFonts w:ascii="Times New Roman" w:hAnsi="Times New Roman" w:cs="Times New Roman"/>
                <w:sz w:val="18"/>
                <w:szCs w:val="18"/>
                <w:vertAlign w:val="superscript"/>
                <w:lang w:val="en-US"/>
              </w:rPr>
              <w:t>st</w:t>
            </w:r>
            <w:r w:rsidRPr="002B0A6C">
              <w:rPr>
                <w:rFonts w:ascii="Times New Roman" w:hAnsi="Times New Roman" w:cs="Times New Roman"/>
                <w:sz w:val="18"/>
                <w:szCs w:val="18"/>
                <w:lang w:val="en-US"/>
              </w:rPr>
              <w:t xml:space="preserve">: Day 4-7 (or optional Day </w:t>
            </w:r>
            <w:r>
              <w:rPr>
                <w:rFonts w:ascii="Times New Roman" w:hAnsi="Times New Roman" w:cs="Times New Roman"/>
                <w:sz w:val="18"/>
                <w:szCs w:val="18"/>
                <w:lang w:val="en-US"/>
              </w:rPr>
              <w:t>1-</w:t>
            </w:r>
            <w:r w:rsidRPr="002B0A6C">
              <w:rPr>
                <w:rFonts w:ascii="Times New Roman" w:hAnsi="Times New Roman" w:cs="Times New Roman"/>
                <w:sz w:val="18"/>
                <w:szCs w:val="18"/>
                <w:lang w:val="en-US"/>
              </w:rPr>
              <w:t>3)</w:t>
            </w:r>
          </w:p>
          <w:p w14:paraId="5FB0074F" w14:textId="77777777" w:rsidR="00D97F40" w:rsidRPr="002B0A6C" w:rsidRDefault="00D97F40" w:rsidP="000F625F">
            <w:pPr>
              <w:spacing w:before="20" w:after="20"/>
              <w:rPr>
                <w:rFonts w:ascii="Times New Roman" w:hAnsi="Times New Roman" w:cs="Times New Roman"/>
                <w:sz w:val="18"/>
                <w:szCs w:val="18"/>
                <w:lang w:val="en-US"/>
              </w:rPr>
            </w:pPr>
            <w:r w:rsidRPr="002B0A6C">
              <w:rPr>
                <w:rFonts w:ascii="Times New Roman" w:hAnsi="Times New Roman" w:cs="Times New Roman"/>
                <w:sz w:val="18"/>
                <w:szCs w:val="18"/>
                <w:lang w:val="en-US"/>
              </w:rPr>
              <w:t>2</w:t>
            </w:r>
            <w:r w:rsidRPr="002B0A6C">
              <w:rPr>
                <w:rFonts w:ascii="Times New Roman" w:hAnsi="Times New Roman" w:cs="Times New Roman"/>
                <w:sz w:val="18"/>
                <w:szCs w:val="18"/>
                <w:vertAlign w:val="superscript"/>
                <w:lang w:val="en-US"/>
              </w:rPr>
              <w:t>nd</w:t>
            </w:r>
            <w:r w:rsidRPr="002B0A6C">
              <w:rPr>
                <w:rFonts w:ascii="Times New Roman" w:hAnsi="Times New Roman" w:cs="Times New Roman"/>
                <w:sz w:val="18"/>
                <w:szCs w:val="18"/>
                <w:lang w:val="en-US"/>
              </w:rPr>
              <w:t xml:space="preserve">: Day </w:t>
            </w:r>
            <w:r>
              <w:rPr>
                <w:rFonts w:ascii="Times New Roman" w:hAnsi="Times New Roman" w:cs="Times New Roman"/>
                <w:sz w:val="18"/>
                <w:szCs w:val="18"/>
                <w:lang w:val="en-US"/>
              </w:rPr>
              <w:t>10-</w:t>
            </w:r>
            <w:r w:rsidRPr="002B0A6C">
              <w:rPr>
                <w:rFonts w:ascii="Times New Roman" w:hAnsi="Times New Roman" w:cs="Times New Roman"/>
                <w:sz w:val="18"/>
                <w:szCs w:val="18"/>
                <w:lang w:val="en-US"/>
              </w:rPr>
              <w:t>14</w:t>
            </w:r>
          </w:p>
          <w:p w14:paraId="7F155D2D" w14:textId="77777777" w:rsidR="00D97F40" w:rsidRPr="002B0A6C" w:rsidRDefault="00D97F40" w:rsidP="000F625F">
            <w:pPr>
              <w:spacing w:before="20" w:after="20"/>
              <w:rPr>
                <w:rFonts w:ascii="Times New Roman" w:hAnsi="Times New Roman" w:cs="Times New Roman"/>
                <w:sz w:val="18"/>
                <w:szCs w:val="18"/>
                <w:lang w:val="en-US"/>
              </w:rPr>
            </w:pPr>
            <w:r w:rsidRPr="002B0A6C">
              <w:rPr>
                <w:rFonts w:ascii="Times New Roman" w:hAnsi="Times New Roman" w:cs="Times New Roman"/>
                <w:sz w:val="18"/>
                <w:szCs w:val="18"/>
                <w:lang w:val="en-US"/>
              </w:rPr>
              <w:t>3</w:t>
            </w:r>
            <w:r w:rsidRPr="002B0A6C">
              <w:rPr>
                <w:rFonts w:ascii="Times New Roman" w:hAnsi="Times New Roman" w:cs="Times New Roman"/>
                <w:sz w:val="18"/>
                <w:szCs w:val="18"/>
                <w:vertAlign w:val="superscript"/>
                <w:lang w:val="en-US"/>
              </w:rPr>
              <w:t>rd</w:t>
            </w:r>
            <w:r w:rsidRPr="002B0A6C">
              <w:rPr>
                <w:rFonts w:ascii="Times New Roman" w:hAnsi="Times New Roman" w:cs="Times New Roman"/>
                <w:sz w:val="18"/>
                <w:szCs w:val="18"/>
                <w:lang w:val="en-US"/>
              </w:rPr>
              <w:t>: Day 28 (or if unwell)</w:t>
            </w:r>
          </w:p>
          <w:p w14:paraId="71A494BC" w14:textId="77777777" w:rsidR="00D97F40" w:rsidRPr="002B0A6C" w:rsidRDefault="00D97F40" w:rsidP="000F625F">
            <w:pPr>
              <w:spacing w:before="20" w:after="20"/>
              <w:rPr>
                <w:rFonts w:ascii="Times New Roman" w:hAnsi="Times New Roman" w:cs="Times New Roman"/>
                <w:sz w:val="18"/>
                <w:szCs w:val="18"/>
                <w:lang w:val="en-US"/>
              </w:rPr>
            </w:pPr>
            <w:r>
              <w:rPr>
                <w:rFonts w:ascii="Times New Roman" w:hAnsi="Times New Roman" w:cs="Times New Roman"/>
                <w:sz w:val="18"/>
                <w:szCs w:val="18"/>
                <w:lang w:val="en-US"/>
              </w:rPr>
              <w:t>Last: 40</w:t>
            </w:r>
            <w:r w:rsidRPr="002B0A6C">
              <w:rPr>
                <w:rFonts w:ascii="Times New Roman" w:hAnsi="Times New Roman" w:cs="Times New Roman"/>
                <w:sz w:val="18"/>
                <w:szCs w:val="18"/>
                <w:lang w:val="en-US"/>
              </w:rPr>
              <w:t xml:space="preserve"> weeks PMA</w:t>
            </w:r>
          </w:p>
          <w:p w14:paraId="51EAE735" w14:textId="77777777" w:rsidR="00D97F40" w:rsidRPr="00DB06F7" w:rsidRDefault="00D97F40" w:rsidP="000F625F">
            <w:pPr>
              <w:spacing w:before="30" w:after="30"/>
              <w:jc w:val="center"/>
              <w:rPr>
                <w:rFonts w:ascii="Times New Roman" w:hAnsi="Times New Roman" w:cs="Times New Roman"/>
                <w:b/>
                <w:sz w:val="20"/>
                <w:szCs w:val="20"/>
                <w:lang w:val="en-US"/>
              </w:rPr>
            </w:pPr>
            <w:r w:rsidRPr="002B0A6C">
              <w:rPr>
                <w:rFonts w:ascii="Times New Roman" w:hAnsi="Times New Roman" w:cs="Times New Roman"/>
                <w:sz w:val="18"/>
                <w:szCs w:val="18"/>
                <w:lang w:val="en-US"/>
              </w:rPr>
              <w:t>Additional scans if clinically indicated</w:t>
            </w:r>
          </w:p>
        </w:tc>
      </w:tr>
    </w:tbl>
    <w:p w14:paraId="204176CE" w14:textId="77777777" w:rsidR="00D97F40" w:rsidRDefault="00D97F40" w:rsidP="00D97F40"/>
    <w:tbl>
      <w:tblPr>
        <w:tblW w:w="3549" w:type="pct"/>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10" w:type="dxa"/>
        </w:tblCellMar>
        <w:tblLook w:val="04A0" w:firstRow="1" w:lastRow="0" w:firstColumn="1" w:lastColumn="0" w:noHBand="0" w:noVBand="1"/>
      </w:tblPr>
      <w:tblGrid>
        <w:gridCol w:w="6834"/>
      </w:tblGrid>
      <w:tr w:rsidR="00D97F40" w14:paraId="254A25A6" w14:textId="77777777" w:rsidTr="000F625F">
        <w:tc>
          <w:tcPr>
            <w:tcW w:w="5000" w:type="pct"/>
            <w:shd w:val="clear" w:color="auto" w:fill="FFF2CC"/>
          </w:tcPr>
          <w:p w14:paraId="0A777EDA" w14:textId="77777777" w:rsidR="00D97F40" w:rsidRPr="00034EB8" w:rsidRDefault="00D97F40" w:rsidP="000F625F">
            <w:pPr>
              <w:spacing w:before="50" w:after="50"/>
              <w:jc w:val="center"/>
              <w:rPr>
                <w:rFonts w:ascii="Times New Roman" w:hAnsi="Times New Roman" w:cs="Times New Roman"/>
                <w:sz w:val="20"/>
                <w:szCs w:val="20"/>
                <w:lang w:val="en-US"/>
              </w:rPr>
            </w:pPr>
            <w:r w:rsidRPr="002B0A6C">
              <w:rPr>
                <w:rFonts w:ascii="Times New Roman" w:hAnsi="Times New Roman" w:cs="Times New Roman"/>
                <w:b/>
                <w:bCs/>
                <w:sz w:val="22"/>
                <w:szCs w:val="22"/>
                <w:lang w:val="en-US"/>
              </w:rPr>
              <w:t>IVH GRADING (</w:t>
            </w:r>
            <w:proofErr w:type="spellStart"/>
            <w:r w:rsidRPr="002B0A6C">
              <w:rPr>
                <w:rFonts w:ascii="Times New Roman" w:hAnsi="Times New Roman" w:cs="Times New Roman"/>
                <w:b/>
                <w:bCs/>
                <w:sz w:val="22"/>
                <w:szCs w:val="22"/>
                <w:lang w:val="en-US"/>
              </w:rPr>
              <w:t>Papile</w:t>
            </w:r>
            <w:proofErr w:type="spellEnd"/>
            <w:r w:rsidRPr="002B0A6C">
              <w:rPr>
                <w:rFonts w:ascii="Times New Roman" w:hAnsi="Times New Roman" w:cs="Times New Roman"/>
                <w:b/>
                <w:bCs/>
                <w:sz w:val="22"/>
                <w:szCs w:val="22"/>
                <w:lang w:val="en-US"/>
              </w:rPr>
              <w:t xml:space="preserve"> Classification)</w:t>
            </w:r>
          </w:p>
        </w:tc>
      </w:tr>
      <w:tr w:rsidR="00D97F40" w14:paraId="1C079E06" w14:textId="77777777" w:rsidTr="000F625F">
        <w:trPr>
          <w:trHeight w:val="1231"/>
        </w:trPr>
        <w:tc>
          <w:tcPr>
            <w:tcW w:w="5000" w:type="pct"/>
          </w:tcPr>
          <w:p w14:paraId="28930A7A" w14:textId="465C7414" w:rsidR="00D97F40" w:rsidRPr="00034EB8" w:rsidRDefault="00D97F40" w:rsidP="000F625F">
            <w:pPr>
              <w:spacing w:before="20" w:after="20" w:line="276" w:lineRule="auto"/>
              <w:rPr>
                <w:rFonts w:ascii="Times New Roman" w:hAnsi="Times New Roman" w:cs="Times New Roman"/>
                <w:sz w:val="20"/>
                <w:szCs w:val="20"/>
                <w:lang w:val="en-US"/>
              </w:rPr>
            </w:pPr>
            <w:r w:rsidRPr="00034EB8">
              <w:rPr>
                <w:rFonts w:ascii="Times New Roman" w:hAnsi="Times New Roman" w:cs="Times New Roman"/>
                <w:sz w:val="20"/>
                <w:szCs w:val="20"/>
                <w:lang w:val="en-US"/>
              </w:rPr>
              <w:t xml:space="preserve">Grade </w:t>
            </w:r>
            <w:r w:rsidR="00EA1B93">
              <w:rPr>
                <w:rFonts w:ascii="Times New Roman" w:hAnsi="Times New Roman" w:cs="Times New Roman"/>
                <w:sz w:val="20"/>
                <w:szCs w:val="20"/>
                <w:lang w:val="en-US"/>
              </w:rPr>
              <w:t>I</w:t>
            </w:r>
            <w:r w:rsidRPr="00034EB8">
              <w:rPr>
                <w:rFonts w:ascii="Times New Roman" w:hAnsi="Times New Roman" w:cs="Times New Roman"/>
                <w:sz w:val="20"/>
                <w:szCs w:val="20"/>
                <w:lang w:val="en-US"/>
              </w:rPr>
              <w:t>: Germinal matrix hemorrhage, minimal IVH (&lt;10% ventricular area)</w:t>
            </w:r>
          </w:p>
          <w:p w14:paraId="2C05B480" w14:textId="63DE0FFC" w:rsidR="00D97F40" w:rsidRPr="00034EB8" w:rsidRDefault="00D97F40" w:rsidP="000F625F">
            <w:pPr>
              <w:spacing w:before="20" w:after="20" w:line="276" w:lineRule="auto"/>
              <w:rPr>
                <w:rFonts w:ascii="Times New Roman" w:hAnsi="Times New Roman" w:cs="Times New Roman"/>
                <w:sz w:val="20"/>
                <w:szCs w:val="20"/>
                <w:lang w:val="en-US"/>
              </w:rPr>
            </w:pPr>
            <w:r w:rsidRPr="00034EB8">
              <w:rPr>
                <w:rFonts w:ascii="Times New Roman" w:hAnsi="Times New Roman" w:cs="Times New Roman"/>
                <w:sz w:val="20"/>
                <w:szCs w:val="20"/>
                <w:lang w:val="en-US"/>
              </w:rPr>
              <w:t xml:space="preserve">Grade </w:t>
            </w:r>
            <w:r w:rsidR="00EA1B93">
              <w:rPr>
                <w:rFonts w:ascii="Times New Roman" w:hAnsi="Times New Roman" w:cs="Times New Roman"/>
                <w:sz w:val="20"/>
                <w:szCs w:val="20"/>
                <w:lang w:val="en-US"/>
              </w:rPr>
              <w:t>II</w:t>
            </w:r>
            <w:r w:rsidRPr="00034EB8">
              <w:rPr>
                <w:rFonts w:ascii="Times New Roman" w:hAnsi="Times New Roman" w:cs="Times New Roman"/>
                <w:sz w:val="20"/>
                <w:szCs w:val="20"/>
                <w:lang w:val="en-US"/>
              </w:rPr>
              <w:t>: IVH filling &lt;50% of ventricle</w:t>
            </w:r>
          </w:p>
          <w:p w14:paraId="71EA6598" w14:textId="591825E4" w:rsidR="00D97F40" w:rsidRPr="00034EB8" w:rsidRDefault="00D97F40" w:rsidP="000F625F">
            <w:pPr>
              <w:spacing w:before="20" w:after="20" w:line="276" w:lineRule="auto"/>
              <w:rPr>
                <w:rFonts w:ascii="Times New Roman" w:hAnsi="Times New Roman" w:cs="Times New Roman"/>
                <w:sz w:val="20"/>
                <w:szCs w:val="20"/>
                <w:lang w:val="en-US"/>
              </w:rPr>
            </w:pPr>
            <w:r w:rsidRPr="00034EB8">
              <w:rPr>
                <w:rFonts w:ascii="Times New Roman" w:hAnsi="Times New Roman" w:cs="Times New Roman"/>
                <w:sz w:val="20"/>
                <w:szCs w:val="20"/>
                <w:lang w:val="en-US"/>
              </w:rPr>
              <w:t xml:space="preserve">Grade </w:t>
            </w:r>
            <w:r w:rsidR="00EA1B93">
              <w:rPr>
                <w:rFonts w:ascii="Times New Roman" w:hAnsi="Times New Roman" w:cs="Times New Roman"/>
                <w:sz w:val="20"/>
                <w:szCs w:val="20"/>
                <w:lang w:val="en-US"/>
              </w:rPr>
              <w:t>III</w:t>
            </w:r>
            <w:r w:rsidRPr="00034EB8">
              <w:rPr>
                <w:rFonts w:ascii="Times New Roman" w:hAnsi="Times New Roman" w:cs="Times New Roman"/>
                <w:sz w:val="20"/>
                <w:szCs w:val="20"/>
                <w:lang w:val="en-US"/>
              </w:rPr>
              <w:t>: IVH filling ≥50% of ventricle (may have ventricular dilatation)</w:t>
            </w:r>
          </w:p>
          <w:p w14:paraId="484862EB" w14:textId="0E727286" w:rsidR="00D97F40" w:rsidRPr="00034EB8" w:rsidRDefault="00D97F40" w:rsidP="000F625F">
            <w:pPr>
              <w:spacing w:before="20" w:after="20" w:line="276" w:lineRule="auto"/>
              <w:rPr>
                <w:rFonts w:ascii="Times New Roman" w:hAnsi="Times New Roman" w:cs="Times New Roman"/>
                <w:sz w:val="20"/>
                <w:szCs w:val="20"/>
                <w:lang w:val="en-US"/>
              </w:rPr>
            </w:pPr>
            <w:r w:rsidRPr="00034EB8">
              <w:rPr>
                <w:rFonts w:ascii="Times New Roman" w:hAnsi="Times New Roman" w:cs="Times New Roman"/>
                <w:sz w:val="20"/>
                <w:szCs w:val="20"/>
                <w:lang w:val="en-US"/>
              </w:rPr>
              <w:t xml:space="preserve">Grade </w:t>
            </w:r>
            <w:r w:rsidR="00EA1B93">
              <w:rPr>
                <w:rFonts w:ascii="Times New Roman" w:hAnsi="Times New Roman" w:cs="Times New Roman"/>
                <w:sz w:val="20"/>
                <w:szCs w:val="20"/>
                <w:lang w:val="en-US"/>
              </w:rPr>
              <w:t>IV</w:t>
            </w:r>
            <w:r w:rsidRPr="00034EB8">
              <w:rPr>
                <w:rFonts w:ascii="Times New Roman" w:hAnsi="Times New Roman" w:cs="Times New Roman"/>
                <w:sz w:val="20"/>
                <w:szCs w:val="20"/>
                <w:lang w:val="en-US"/>
              </w:rPr>
              <w:t>: Parenchymal involvement / Periventricular hemorrhagic infarction (PVHI)</w:t>
            </w:r>
          </w:p>
        </w:tc>
      </w:tr>
      <w:tr w:rsidR="00D97F40" w14:paraId="7C220B83" w14:textId="77777777" w:rsidTr="000F625F">
        <w:tc>
          <w:tcPr>
            <w:tcW w:w="5000" w:type="pct"/>
            <w:shd w:val="clear" w:color="auto" w:fill="FFF2CC"/>
          </w:tcPr>
          <w:p w14:paraId="6B461F0C" w14:textId="77777777" w:rsidR="00D97F40" w:rsidRPr="00034EB8" w:rsidRDefault="00D97F40" w:rsidP="000F625F">
            <w:pPr>
              <w:spacing w:before="50" w:after="50"/>
              <w:jc w:val="center"/>
              <w:rPr>
                <w:rFonts w:ascii="Times New Roman" w:hAnsi="Times New Roman" w:cs="Times New Roman"/>
                <w:sz w:val="20"/>
                <w:szCs w:val="20"/>
                <w:lang w:val="en-US"/>
              </w:rPr>
            </w:pPr>
            <w:proofErr w:type="spellStart"/>
            <w:r w:rsidRPr="002B0A6C">
              <w:rPr>
                <w:rFonts w:ascii="Times New Roman" w:hAnsi="Times New Roman" w:cs="Times New Roman"/>
                <w:b/>
                <w:sz w:val="22"/>
                <w:szCs w:val="22"/>
                <w:lang w:val="en-US"/>
              </w:rPr>
              <w:t>cPVL</w:t>
            </w:r>
            <w:proofErr w:type="spellEnd"/>
            <w:r w:rsidRPr="002B0A6C">
              <w:rPr>
                <w:rFonts w:ascii="Times New Roman" w:hAnsi="Times New Roman" w:cs="Times New Roman"/>
                <w:b/>
                <w:sz w:val="22"/>
                <w:szCs w:val="22"/>
                <w:lang w:val="en-US"/>
              </w:rPr>
              <w:t xml:space="preserve"> GRADING (De </w:t>
            </w:r>
            <w:proofErr w:type="spellStart"/>
            <w:r w:rsidRPr="002B0A6C">
              <w:rPr>
                <w:rFonts w:ascii="Times New Roman" w:hAnsi="Times New Roman" w:cs="Times New Roman"/>
                <w:b/>
                <w:sz w:val="22"/>
                <w:szCs w:val="22"/>
                <w:lang w:val="en-US"/>
              </w:rPr>
              <w:t>Vries</w:t>
            </w:r>
            <w:proofErr w:type="spellEnd"/>
            <w:r w:rsidRPr="002B0A6C">
              <w:rPr>
                <w:rFonts w:ascii="Times New Roman" w:hAnsi="Times New Roman" w:cs="Times New Roman"/>
                <w:b/>
                <w:sz w:val="22"/>
                <w:szCs w:val="22"/>
                <w:lang w:val="en-US"/>
              </w:rPr>
              <w:t xml:space="preserve"> Classification)</w:t>
            </w:r>
          </w:p>
        </w:tc>
      </w:tr>
      <w:tr w:rsidR="00D97F40" w14:paraId="348D27F1" w14:textId="77777777" w:rsidTr="000F625F">
        <w:trPr>
          <w:trHeight w:val="1285"/>
        </w:trPr>
        <w:tc>
          <w:tcPr>
            <w:tcW w:w="5000" w:type="pct"/>
          </w:tcPr>
          <w:p w14:paraId="4120A00B" w14:textId="57A03839" w:rsidR="00D97F40" w:rsidRPr="00034EB8" w:rsidRDefault="00D97F40" w:rsidP="000F625F">
            <w:pPr>
              <w:spacing w:before="20" w:after="20" w:line="276" w:lineRule="auto"/>
              <w:rPr>
                <w:rFonts w:ascii="Times New Roman" w:hAnsi="Times New Roman" w:cs="Times New Roman"/>
                <w:sz w:val="20"/>
                <w:szCs w:val="20"/>
                <w:lang w:val="en-US"/>
              </w:rPr>
            </w:pPr>
            <w:r w:rsidRPr="00034EB8">
              <w:rPr>
                <w:rFonts w:ascii="Times New Roman" w:hAnsi="Times New Roman" w:cs="Times New Roman"/>
                <w:sz w:val="20"/>
                <w:szCs w:val="20"/>
                <w:lang w:val="en-US"/>
              </w:rPr>
              <w:t xml:space="preserve">Grade </w:t>
            </w:r>
            <w:r w:rsidR="00EA1B93">
              <w:rPr>
                <w:rFonts w:ascii="Times New Roman" w:hAnsi="Times New Roman" w:cs="Times New Roman"/>
                <w:sz w:val="20"/>
                <w:szCs w:val="20"/>
                <w:lang w:val="en-US"/>
              </w:rPr>
              <w:t>I</w:t>
            </w:r>
            <w:r w:rsidRPr="00034EB8">
              <w:rPr>
                <w:rFonts w:ascii="Times New Roman" w:hAnsi="Times New Roman" w:cs="Times New Roman"/>
                <w:sz w:val="20"/>
                <w:szCs w:val="20"/>
                <w:lang w:val="en-US"/>
              </w:rPr>
              <w:t>: Transient periventricular densities (flares) seen &gt;7 days</w:t>
            </w:r>
          </w:p>
          <w:p w14:paraId="1BA89ECA" w14:textId="3899CFBA" w:rsidR="00D97F40" w:rsidRPr="00034EB8" w:rsidRDefault="00D97F40" w:rsidP="000F625F">
            <w:pPr>
              <w:spacing w:before="20" w:after="20" w:line="276" w:lineRule="auto"/>
              <w:rPr>
                <w:rFonts w:ascii="Times New Roman" w:hAnsi="Times New Roman" w:cs="Times New Roman"/>
                <w:sz w:val="20"/>
                <w:szCs w:val="20"/>
                <w:lang w:val="en-US"/>
              </w:rPr>
            </w:pPr>
            <w:r w:rsidRPr="00034EB8">
              <w:rPr>
                <w:rFonts w:ascii="Times New Roman" w:hAnsi="Times New Roman" w:cs="Times New Roman"/>
                <w:sz w:val="20"/>
                <w:szCs w:val="20"/>
                <w:lang w:val="en-US"/>
              </w:rPr>
              <w:t xml:space="preserve">Grade </w:t>
            </w:r>
            <w:r w:rsidR="00EA1B93">
              <w:rPr>
                <w:rFonts w:ascii="Times New Roman" w:hAnsi="Times New Roman" w:cs="Times New Roman"/>
                <w:sz w:val="20"/>
                <w:szCs w:val="20"/>
                <w:lang w:val="en-US"/>
              </w:rPr>
              <w:t>II</w:t>
            </w:r>
            <w:r w:rsidRPr="00034EB8">
              <w:rPr>
                <w:rFonts w:ascii="Times New Roman" w:hAnsi="Times New Roman" w:cs="Times New Roman"/>
                <w:sz w:val="20"/>
                <w:szCs w:val="20"/>
                <w:lang w:val="en-US"/>
              </w:rPr>
              <w:t>: Localized cysts beside external angle of lateral ventricle</w:t>
            </w:r>
          </w:p>
          <w:p w14:paraId="2EE0683A" w14:textId="7FC2F76C" w:rsidR="00D97F40" w:rsidRPr="00034EB8" w:rsidRDefault="00D97F40" w:rsidP="000F625F">
            <w:pPr>
              <w:spacing w:before="20" w:after="20" w:line="276" w:lineRule="auto"/>
              <w:rPr>
                <w:rFonts w:ascii="Times New Roman" w:hAnsi="Times New Roman" w:cs="Times New Roman"/>
                <w:sz w:val="20"/>
                <w:szCs w:val="20"/>
                <w:lang w:val="en-US"/>
              </w:rPr>
            </w:pPr>
            <w:r w:rsidRPr="00034EB8">
              <w:rPr>
                <w:rFonts w:ascii="Times New Roman" w:hAnsi="Times New Roman" w:cs="Times New Roman"/>
                <w:sz w:val="20"/>
                <w:szCs w:val="20"/>
                <w:lang w:val="en-US"/>
              </w:rPr>
              <w:t xml:space="preserve">Grade </w:t>
            </w:r>
            <w:r w:rsidR="00EA1B93">
              <w:rPr>
                <w:rFonts w:ascii="Times New Roman" w:hAnsi="Times New Roman" w:cs="Times New Roman"/>
                <w:sz w:val="20"/>
                <w:szCs w:val="20"/>
                <w:lang w:val="en-US"/>
              </w:rPr>
              <w:t>III</w:t>
            </w:r>
            <w:r w:rsidRPr="00034EB8">
              <w:rPr>
                <w:rFonts w:ascii="Times New Roman" w:hAnsi="Times New Roman" w:cs="Times New Roman"/>
                <w:sz w:val="20"/>
                <w:szCs w:val="20"/>
                <w:lang w:val="en-US"/>
              </w:rPr>
              <w:t xml:space="preserve">: Extensive cysts in </w:t>
            </w:r>
            <w:proofErr w:type="spellStart"/>
            <w:r w:rsidRPr="00034EB8">
              <w:rPr>
                <w:rFonts w:ascii="Times New Roman" w:hAnsi="Times New Roman" w:cs="Times New Roman"/>
                <w:sz w:val="20"/>
                <w:szCs w:val="20"/>
                <w:lang w:val="en-US"/>
              </w:rPr>
              <w:t>frontoparietal</w:t>
            </w:r>
            <w:proofErr w:type="spellEnd"/>
            <w:r w:rsidRPr="00034EB8">
              <w:rPr>
                <w:rFonts w:ascii="Times New Roman" w:hAnsi="Times New Roman" w:cs="Times New Roman"/>
                <w:sz w:val="20"/>
                <w:szCs w:val="20"/>
                <w:lang w:val="en-US"/>
              </w:rPr>
              <w:t xml:space="preserve"> and occipital periventricular white matter</w:t>
            </w:r>
          </w:p>
          <w:p w14:paraId="720B3F6D" w14:textId="759AD6CD" w:rsidR="00D97F40" w:rsidRPr="00034EB8" w:rsidRDefault="00D97F40" w:rsidP="000F625F">
            <w:pPr>
              <w:spacing w:before="20" w:after="20" w:line="276" w:lineRule="auto"/>
              <w:rPr>
                <w:rFonts w:ascii="Times New Roman" w:hAnsi="Times New Roman" w:cs="Times New Roman"/>
                <w:sz w:val="20"/>
                <w:szCs w:val="20"/>
                <w:lang w:val="en-US"/>
              </w:rPr>
            </w:pPr>
            <w:r w:rsidRPr="00034EB8">
              <w:rPr>
                <w:rFonts w:ascii="Times New Roman" w:hAnsi="Times New Roman" w:cs="Times New Roman"/>
                <w:sz w:val="20"/>
                <w:szCs w:val="20"/>
                <w:lang w:val="en-US"/>
              </w:rPr>
              <w:t xml:space="preserve">Grade </w:t>
            </w:r>
            <w:r w:rsidR="00EA1B93">
              <w:rPr>
                <w:rFonts w:ascii="Times New Roman" w:hAnsi="Times New Roman" w:cs="Times New Roman"/>
                <w:sz w:val="20"/>
                <w:szCs w:val="20"/>
                <w:lang w:val="en-US"/>
              </w:rPr>
              <w:t>IV</w:t>
            </w:r>
            <w:r w:rsidRPr="00034EB8">
              <w:rPr>
                <w:rFonts w:ascii="Times New Roman" w:hAnsi="Times New Roman" w:cs="Times New Roman"/>
                <w:sz w:val="20"/>
                <w:szCs w:val="20"/>
                <w:lang w:val="en-US"/>
              </w:rPr>
              <w:t>: Extensive cysts in subcortical white matter</w:t>
            </w:r>
          </w:p>
        </w:tc>
      </w:tr>
    </w:tbl>
    <w:p w14:paraId="26421F65" w14:textId="77777777" w:rsidR="00D97F40" w:rsidRDefault="00D97F40" w:rsidP="00D97F40"/>
    <w:tbl>
      <w:tblPr>
        <w:tblW w:w="10710" w:type="dxa"/>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10" w:type="dxa"/>
        </w:tblCellMar>
        <w:tblLook w:val="04A0" w:firstRow="1" w:lastRow="0" w:firstColumn="1" w:lastColumn="0" w:noHBand="0" w:noVBand="1"/>
      </w:tblPr>
      <w:tblGrid>
        <w:gridCol w:w="5355"/>
        <w:gridCol w:w="5355"/>
      </w:tblGrid>
      <w:tr w:rsidR="00D97F40" w14:paraId="14C0D5C4" w14:textId="77777777" w:rsidTr="004B6439">
        <w:tc>
          <w:tcPr>
            <w:tcW w:w="10710" w:type="dxa"/>
            <w:gridSpan w:val="2"/>
            <w:shd w:val="clear" w:color="auto" w:fill="D9E2F3"/>
          </w:tcPr>
          <w:p w14:paraId="51BB2D2C" w14:textId="23AC7A51" w:rsidR="00D97F40" w:rsidRPr="00295C05" w:rsidRDefault="00C32A00" w:rsidP="000F625F">
            <w:pPr>
              <w:jc w:val="center"/>
              <w:rPr>
                <w:rFonts w:ascii="Times New Roman" w:hAnsi="Times New Roman" w:cs="Times New Roman"/>
                <w:sz w:val="22"/>
                <w:szCs w:val="22"/>
                <w:lang w:val="en-US"/>
              </w:rPr>
            </w:pPr>
            <w:r>
              <w:rPr>
                <w:rFonts w:ascii="Times New Roman" w:hAnsi="Times New Roman" w:cs="Times New Roman"/>
                <w:b/>
                <w:bCs/>
                <w:sz w:val="22"/>
                <w:szCs w:val="22"/>
                <w:lang w:val="en-US"/>
              </w:rPr>
              <w:t xml:space="preserve">F2. </w:t>
            </w:r>
            <w:r w:rsidR="00D97F40" w:rsidRPr="00295C05">
              <w:rPr>
                <w:rFonts w:ascii="Times New Roman" w:hAnsi="Times New Roman" w:cs="Times New Roman"/>
                <w:b/>
                <w:bCs/>
                <w:sz w:val="22"/>
                <w:szCs w:val="22"/>
                <w:lang w:val="en-US"/>
              </w:rPr>
              <w:t>DETAILED FINDINGS &amp; SUMMARY</w:t>
            </w:r>
          </w:p>
        </w:tc>
      </w:tr>
      <w:tr w:rsidR="00A92EDB" w14:paraId="202FF1E8" w14:textId="77777777" w:rsidTr="004B6439">
        <w:trPr>
          <w:trHeight w:val="1547"/>
        </w:trPr>
        <w:tc>
          <w:tcPr>
            <w:tcW w:w="5355" w:type="dxa"/>
          </w:tcPr>
          <w:p w14:paraId="6852A69E" w14:textId="385DA150" w:rsidR="00A92EDB" w:rsidRPr="00A24AE7" w:rsidRDefault="00A92EDB" w:rsidP="00A24AE7">
            <w:pPr>
              <w:spacing w:before="30" w:after="30"/>
              <w:rPr>
                <w:rFonts w:ascii="Times New Roman" w:hAnsi="Times New Roman" w:cs="Times New Roman"/>
                <w:b/>
                <w:bCs/>
                <w:sz w:val="20"/>
                <w:szCs w:val="20"/>
                <w:lang w:val="en-US"/>
              </w:rPr>
            </w:pPr>
            <w:r w:rsidRPr="00A24AE7">
              <w:rPr>
                <w:rFonts w:ascii="Times New Roman" w:hAnsi="Times New Roman" w:cs="Times New Roman"/>
                <w:b/>
                <w:bCs/>
                <w:sz w:val="20"/>
                <w:szCs w:val="20"/>
                <w:lang w:val="en-US"/>
              </w:rPr>
              <w:t>RIGHT</w:t>
            </w:r>
          </w:p>
          <w:p w14:paraId="6F3D78BF" w14:textId="77777777" w:rsidR="00A92EDB" w:rsidRPr="00A24AE7" w:rsidRDefault="00A92EDB" w:rsidP="00242F1B">
            <w:pPr>
              <w:pStyle w:val="ListParagraph"/>
              <w:numPr>
                <w:ilvl w:val="0"/>
                <w:numId w:val="21"/>
              </w:numPr>
              <w:spacing w:before="30" w:after="30"/>
              <w:rPr>
                <w:rFonts w:ascii="Times New Roman" w:hAnsi="Times New Roman" w:cs="Times New Roman"/>
                <w:sz w:val="20"/>
                <w:szCs w:val="20"/>
                <w:lang w:val="en-US"/>
              </w:rPr>
            </w:pPr>
            <w:r w:rsidRPr="00A24AE7">
              <w:rPr>
                <w:rFonts w:ascii="Times New Roman" w:hAnsi="Times New Roman" w:cs="Times New Roman"/>
                <w:sz w:val="20"/>
                <w:szCs w:val="20"/>
                <w:lang w:val="en-US"/>
              </w:rPr>
              <w:t xml:space="preserve">Max IVH Grade: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None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II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III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IV     </w:t>
            </w:r>
          </w:p>
          <w:p w14:paraId="7B025E03" w14:textId="6E932EDC" w:rsidR="00A92EDB" w:rsidRPr="00A24AE7" w:rsidRDefault="008A2D68" w:rsidP="00A24AE7">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1a.</w:t>
            </w:r>
            <w:r w:rsidR="00A92EDB" w:rsidRPr="00A24AE7">
              <w:rPr>
                <w:rFonts w:ascii="Times New Roman" w:hAnsi="Times New Roman" w:cs="Times New Roman"/>
                <w:sz w:val="20"/>
                <w:szCs w:val="20"/>
                <w:lang w:val="en-US"/>
              </w:rPr>
              <w:t xml:space="preserve">Date of max IVH:  __/__/____     </w:t>
            </w:r>
          </w:p>
          <w:p w14:paraId="52DE1839" w14:textId="3DCCA7BF" w:rsidR="00A92EDB" w:rsidRPr="00A24AE7" w:rsidRDefault="00A24AE7" w:rsidP="00A24AE7">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1b. </w:t>
            </w:r>
            <w:r w:rsidR="00A92EDB" w:rsidRPr="00A24AE7">
              <w:rPr>
                <w:rFonts w:ascii="Times New Roman" w:hAnsi="Times New Roman" w:cs="Times New Roman"/>
                <w:sz w:val="20"/>
                <w:szCs w:val="20"/>
                <w:lang w:val="en-US"/>
              </w:rPr>
              <w:t xml:space="preserve">DOL: ____     </w:t>
            </w:r>
          </w:p>
          <w:p w14:paraId="4F7E36F5" w14:textId="1561DC05" w:rsidR="00A92EDB" w:rsidRPr="00A24AE7" w:rsidRDefault="00A24AE7" w:rsidP="00A24AE7">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1c. </w:t>
            </w:r>
            <w:r w:rsidR="00A92EDB" w:rsidRPr="00A24AE7">
              <w:rPr>
                <w:rFonts w:ascii="Times New Roman" w:hAnsi="Times New Roman" w:cs="Times New Roman"/>
                <w:sz w:val="20"/>
                <w:szCs w:val="20"/>
                <w:lang w:val="en-US"/>
              </w:rPr>
              <w:t xml:space="preserve">PMA: ____ </w:t>
            </w:r>
            <w:proofErr w:type="spellStart"/>
            <w:r w:rsidR="00A92EDB" w:rsidRPr="00A24AE7">
              <w:rPr>
                <w:rFonts w:ascii="Times New Roman" w:hAnsi="Times New Roman" w:cs="Times New Roman"/>
                <w:sz w:val="20"/>
                <w:szCs w:val="20"/>
                <w:lang w:val="en-US"/>
              </w:rPr>
              <w:t>wks</w:t>
            </w:r>
            <w:proofErr w:type="spellEnd"/>
          </w:p>
        </w:tc>
        <w:tc>
          <w:tcPr>
            <w:tcW w:w="5355" w:type="dxa"/>
          </w:tcPr>
          <w:p w14:paraId="3A1BED22" w14:textId="3A510FF6" w:rsidR="00A92EDB" w:rsidRPr="00A24AE7" w:rsidRDefault="00A92EDB" w:rsidP="00A24AE7">
            <w:pPr>
              <w:spacing w:before="30" w:after="30"/>
              <w:rPr>
                <w:rFonts w:ascii="Times New Roman" w:hAnsi="Times New Roman" w:cs="Times New Roman"/>
                <w:b/>
                <w:bCs/>
                <w:sz w:val="20"/>
                <w:szCs w:val="20"/>
                <w:lang w:val="en-US"/>
              </w:rPr>
            </w:pPr>
            <w:r w:rsidRPr="00A24AE7">
              <w:rPr>
                <w:rFonts w:ascii="Times New Roman" w:hAnsi="Times New Roman" w:cs="Times New Roman"/>
                <w:b/>
                <w:bCs/>
                <w:sz w:val="20"/>
                <w:szCs w:val="20"/>
                <w:lang w:val="en-US"/>
              </w:rPr>
              <w:t>LEFT</w:t>
            </w:r>
          </w:p>
          <w:p w14:paraId="5C651455" w14:textId="77777777" w:rsidR="00A92EDB" w:rsidRPr="00A24AE7" w:rsidRDefault="00A92EDB" w:rsidP="00242F1B">
            <w:pPr>
              <w:pStyle w:val="ListParagraph"/>
              <w:numPr>
                <w:ilvl w:val="0"/>
                <w:numId w:val="21"/>
              </w:numPr>
              <w:spacing w:before="30" w:after="30"/>
              <w:rPr>
                <w:rFonts w:ascii="Times New Roman" w:hAnsi="Times New Roman" w:cs="Times New Roman"/>
                <w:sz w:val="20"/>
                <w:szCs w:val="20"/>
                <w:lang w:val="en-US"/>
              </w:rPr>
            </w:pPr>
            <w:r w:rsidRPr="00A24AE7">
              <w:rPr>
                <w:rFonts w:ascii="Times New Roman" w:hAnsi="Times New Roman" w:cs="Times New Roman"/>
                <w:sz w:val="20"/>
                <w:szCs w:val="20"/>
                <w:lang w:val="en-US"/>
              </w:rPr>
              <w:t xml:space="preserve">Max IVH Grade: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None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II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III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IV     </w:t>
            </w:r>
          </w:p>
          <w:p w14:paraId="2CC9D8B2" w14:textId="6B0A459D" w:rsidR="00A92EDB" w:rsidRPr="00A24AE7" w:rsidRDefault="00A24AE7" w:rsidP="00A24AE7">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2a. </w:t>
            </w:r>
            <w:r w:rsidR="00A92EDB" w:rsidRPr="00A24AE7">
              <w:rPr>
                <w:rFonts w:ascii="Times New Roman" w:hAnsi="Times New Roman" w:cs="Times New Roman"/>
                <w:sz w:val="20"/>
                <w:szCs w:val="20"/>
                <w:lang w:val="en-US"/>
              </w:rPr>
              <w:t xml:space="preserve">Date of max IVH:  __/__/____     </w:t>
            </w:r>
          </w:p>
          <w:p w14:paraId="0FF48BBB" w14:textId="7438CC41" w:rsidR="00A92EDB" w:rsidRPr="00A24AE7" w:rsidRDefault="00A24AE7" w:rsidP="00A24AE7">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2b. </w:t>
            </w:r>
            <w:r w:rsidR="00A92EDB" w:rsidRPr="00A24AE7">
              <w:rPr>
                <w:rFonts w:ascii="Times New Roman" w:hAnsi="Times New Roman" w:cs="Times New Roman"/>
                <w:sz w:val="20"/>
                <w:szCs w:val="20"/>
                <w:lang w:val="en-US"/>
              </w:rPr>
              <w:t xml:space="preserve">DOL: ____     </w:t>
            </w:r>
          </w:p>
          <w:p w14:paraId="065C5B87" w14:textId="70780C41" w:rsidR="00A92EDB" w:rsidRPr="00A24AE7" w:rsidRDefault="00A24AE7" w:rsidP="00A24AE7">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2c. </w:t>
            </w:r>
            <w:r w:rsidR="00A92EDB" w:rsidRPr="00A24AE7">
              <w:rPr>
                <w:rFonts w:ascii="Times New Roman" w:hAnsi="Times New Roman" w:cs="Times New Roman"/>
                <w:sz w:val="20"/>
                <w:szCs w:val="20"/>
                <w:lang w:val="en-US"/>
              </w:rPr>
              <w:t xml:space="preserve">PMA: ____ </w:t>
            </w:r>
            <w:proofErr w:type="spellStart"/>
            <w:r w:rsidR="00A92EDB" w:rsidRPr="00A24AE7">
              <w:rPr>
                <w:rFonts w:ascii="Times New Roman" w:hAnsi="Times New Roman" w:cs="Times New Roman"/>
                <w:sz w:val="20"/>
                <w:szCs w:val="20"/>
                <w:lang w:val="en-US"/>
              </w:rPr>
              <w:t>wks</w:t>
            </w:r>
            <w:proofErr w:type="spellEnd"/>
          </w:p>
        </w:tc>
      </w:tr>
      <w:tr w:rsidR="00A24AE7" w14:paraId="35215A75" w14:textId="77777777" w:rsidTr="006A072C">
        <w:trPr>
          <w:trHeight w:val="1467"/>
        </w:trPr>
        <w:tc>
          <w:tcPr>
            <w:tcW w:w="5355" w:type="dxa"/>
          </w:tcPr>
          <w:p w14:paraId="7BE88584" w14:textId="77777777" w:rsidR="00A24AE7" w:rsidRPr="00A24AE7" w:rsidRDefault="00A24AE7" w:rsidP="00242F1B">
            <w:pPr>
              <w:pStyle w:val="ListParagraph"/>
              <w:numPr>
                <w:ilvl w:val="0"/>
                <w:numId w:val="21"/>
              </w:numPr>
              <w:spacing w:before="30" w:after="30"/>
              <w:rPr>
                <w:rFonts w:ascii="Times New Roman" w:hAnsi="Times New Roman" w:cs="Times New Roman"/>
                <w:sz w:val="20"/>
                <w:szCs w:val="20"/>
                <w:lang w:val="en-US"/>
              </w:rPr>
            </w:pPr>
            <w:r w:rsidRPr="00A24AE7">
              <w:rPr>
                <w:rFonts w:ascii="Times New Roman" w:hAnsi="Times New Roman" w:cs="Times New Roman"/>
                <w:sz w:val="20"/>
                <w:szCs w:val="20"/>
                <w:lang w:val="en-US"/>
              </w:rPr>
              <w:t xml:space="preserve">Max </w:t>
            </w:r>
            <w:proofErr w:type="spellStart"/>
            <w:r w:rsidRPr="00A24AE7">
              <w:rPr>
                <w:rFonts w:ascii="Times New Roman" w:hAnsi="Times New Roman" w:cs="Times New Roman"/>
                <w:sz w:val="20"/>
                <w:szCs w:val="20"/>
                <w:lang w:val="en-US"/>
              </w:rPr>
              <w:t>cPVL</w:t>
            </w:r>
            <w:proofErr w:type="spellEnd"/>
            <w:r w:rsidRPr="00A24AE7">
              <w:rPr>
                <w:rFonts w:ascii="Times New Roman" w:hAnsi="Times New Roman" w:cs="Times New Roman"/>
                <w:sz w:val="20"/>
                <w:szCs w:val="20"/>
                <w:lang w:val="en-US"/>
              </w:rPr>
              <w:t xml:space="preserve">: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None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II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III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IV      </w:t>
            </w:r>
          </w:p>
          <w:p w14:paraId="22571629" w14:textId="40FA7EB9" w:rsidR="00A24AE7" w:rsidRPr="00A24AE7" w:rsidRDefault="00E25A19" w:rsidP="00A24AE7">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3a. </w:t>
            </w:r>
            <w:r w:rsidR="00A24AE7" w:rsidRPr="00A24AE7">
              <w:rPr>
                <w:rFonts w:ascii="Times New Roman" w:hAnsi="Times New Roman" w:cs="Times New Roman"/>
                <w:sz w:val="20"/>
                <w:szCs w:val="20"/>
                <w:lang w:val="en-US"/>
              </w:rPr>
              <w:t xml:space="preserve">Date of max </w:t>
            </w:r>
            <w:proofErr w:type="spellStart"/>
            <w:r w:rsidR="00A24AE7" w:rsidRPr="00A24AE7">
              <w:rPr>
                <w:rFonts w:ascii="Times New Roman" w:hAnsi="Times New Roman" w:cs="Times New Roman"/>
                <w:sz w:val="20"/>
                <w:szCs w:val="20"/>
                <w:lang w:val="en-US"/>
              </w:rPr>
              <w:t>cPVL</w:t>
            </w:r>
            <w:proofErr w:type="spellEnd"/>
            <w:r w:rsidR="00A24AE7" w:rsidRPr="00A24AE7">
              <w:rPr>
                <w:rFonts w:ascii="Times New Roman" w:hAnsi="Times New Roman" w:cs="Times New Roman"/>
                <w:sz w:val="20"/>
                <w:szCs w:val="20"/>
                <w:lang w:val="en-US"/>
              </w:rPr>
              <w:t xml:space="preserve">: ___/___/____     </w:t>
            </w:r>
          </w:p>
          <w:p w14:paraId="01F9EA75" w14:textId="69F2553E" w:rsidR="00A24AE7" w:rsidRPr="00E25A19" w:rsidRDefault="00E25A19" w:rsidP="00E25A19">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3b. </w:t>
            </w:r>
            <w:r w:rsidR="00A24AE7" w:rsidRPr="00E25A19">
              <w:rPr>
                <w:rFonts w:ascii="Times New Roman" w:hAnsi="Times New Roman" w:cs="Times New Roman"/>
                <w:sz w:val="20"/>
                <w:szCs w:val="20"/>
                <w:lang w:val="en-US"/>
              </w:rPr>
              <w:t xml:space="preserve">DOL: ____     </w:t>
            </w:r>
          </w:p>
          <w:p w14:paraId="0DC5F7F8" w14:textId="27376ED4" w:rsidR="00A24AE7" w:rsidRPr="00E25A19" w:rsidRDefault="00E25A19" w:rsidP="00E25A19">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3c, </w:t>
            </w:r>
            <w:r w:rsidR="00A24AE7" w:rsidRPr="00E25A19">
              <w:rPr>
                <w:rFonts w:ascii="Times New Roman" w:hAnsi="Times New Roman" w:cs="Times New Roman"/>
                <w:sz w:val="20"/>
                <w:szCs w:val="20"/>
                <w:lang w:val="en-US"/>
              </w:rPr>
              <w:t xml:space="preserve">PMA: ____ </w:t>
            </w:r>
            <w:proofErr w:type="spellStart"/>
            <w:r w:rsidR="00A24AE7" w:rsidRPr="00E25A19">
              <w:rPr>
                <w:rFonts w:ascii="Times New Roman" w:hAnsi="Times New Roman" w:cs="Times New Roman"/>
                <w:sz w:val="20"/>
                <w:szCs w:val="20"/>
                <w:lang w:val="en-US"/>
              </w:rPr>
              <w:t>wks</w:t>
            </w:r>
            <w:proofErr w:type="spellEnd"/>
          </w:p>
        </w:tc>
        <w:tc>
          <w:tcPr>
            <w:tcW w:w="5355" w:type="dxa"/>
          </w:tcPr>
          <w:p w14:paraId="7EC697D1" w14:textId="3F885D95" w:rsidR="00A24AE7" w:rsidRPr="00A24AE7" w:rsidRDefault="00A24AE7" w:rsidP="00242F1B">
            <w:pPr>
              <w:pStyle w:val="ListParagraph"/>
              <w:numPr>
                <w:ilvl w:val="0"/>
                <w:numId w:val="21"/>
              </w:numPr>
              <w:spacing w:before="30" w:after="30"/>
              <w:rPr>
                <w:rFonts w:ascii="Times New Roman" w:hAnsi="Times New Roman" w:cs="Times New Roman"/>
                <w:sz w:val="20"/>
                <w:szCs w:val="20"/>
                <w:lang w:val="en-US"/>
              </w:rPr>
            </w:pPr>
            <w:r w:rsidRPr="00A24AE7">
              <w:rPr>
                <w:rFonts w:ascii="Times New Roman" w:hAnsi="Times New Roman" w:cs="Times New Roman"/>
                <w:sz w:val="20"/>
                <w:szCs w:val="20"/>
                <w:lang w:val="en-US"/>
              </w:rPr>
              <w:t xml:space="preserve">Max </w:t>
            </w:r>
            <w:proofErr w:type="spellStart"/>
            <w:r w:rsidRPr="00A24AE7">
              <w:rPr>
                <w:rFonts w:ascii="Times New Roman" w:hAnsi="Times New Roman" w:cs="Times New Roman"/>
                <w:sz w:val="20"/>
                <w:szCs w:val="20"/>
                <w:lang w:val="en-US"/>
              </w:rPr>
              <w:t>cPVL</w:t>
            </w:r>
            <w:proofErr w:type="spellEnd"/>
            <w:r w:rsidRPr="00A24AE7">
              <w:rPr>
                <w:rFonts w:ascii="Times New Roman" w:hAnsi="Times New Roman" w:cs="Times New Roman"/>
                <w:sz w:val="20"/>
                <w:szCs w:val="20"/>
                <w:lang w:val="en-US"/>
              </w:rPr>
              <w:t xml:space="preserve">: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None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II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III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Grade IV      </w:t>
            </w:r>
          </w:p>
          <w:p w14:paraId="71CC0A86" w14:textId="67D3451C" w:rsidR="00A24AE7" w:rsidRPr="00E25A19" w:rsidRDefault="00E25A19" w:rsidP="00E25A19">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4a. </w:t>
            </w:r>
            <w:r w:rsidR="00A24AE7" w:rsidRPr="00E25A19">
              <w:rPr>
                <w:rFonts w:ascii="Times New Roman" w:hAnsi="Times New Roman" w:cs="Times New Roman"/>
                <w:sz w:val="20"/>
                <w:szCs w:val="20"/>
                <w:lang w:val="en-US"/>
              </w:rPr>
              <w:t xml:space="preserve">Date of max </w:t>
            </w:r>
            <w:proofErr w:type="spellStart"/>
            <w:r w:rsidR="00A24AE7" w:rsidRPr="00E25A19">
              <w:rPr>
                <w:rFonts w:ascii="Times New Roman" w:hAnsi="Times New Roman" w:cs="Times New Roman"/>
                <w:sz w:val="20"/>
                <w:szCs w:val="20"/>
                <w:lang w:val="en-US"/>
              </w:rPr>
              <w:t>cPVL</w:t>
            </w:r>
            <w:proofErr w:type="spellEnd"/>
            <w:r w:rsidR="00A24AE7" w:rsidRPr="00E25A19">
              <w:rPr>
                <w:rFonts w:ascii="Times New Roman" w:hAnsi="Times New Roman" w:cs="Times New Roman"/>
                <w:sz w:val="20"/>
                <w:szCs w:val="20"/>
                <w:lang w:val="en-US"/>
              </w:rPr>
              <w:t xml:space="preserve">: ___/___/____     </w:t>
            </w:r>
          </w:p>
          <w:p w14:paraId="3BBCB7B5" w14:textId="19B14148" w:rsidR="00A24AE7" w:rsidRPr="00E25A19" w:rsidRDefault="00E25A19" w:rsidP="00E25A19">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4b. </w:t>
            </w:r>
            <w:r w:rsidR="00A24AE7" w:rsidRPr="00E25A19">
              <w:rPr>
                <w:rFonts w:ascii="Times New Roman" w:hAnsi="Times New Roman" w:cs="Times New Roman"/>
                <w:sz w:val="20"/>
                <w:szCs w:val="20"/>
                <w:lang w:val="en-US"/>
              </w:rPr>
              <w:t xml:space="preserve">DOL: ____     </w:t>
            </w:r>
          </w:p>
          <w:p w14:paraId="3DE27EA5" w14:textId="4863514B" w:rsidR="00A24AE7" w:rsidRPr="00E25A19" w:rsidRDefault="00E25A19" w:rsidP="00E25A19">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4c. </w:t>
            </w:r>
            <w:r w:rsidR="00A24AE7" w:rsidRPr="00E25A19">
              <w:rPr>
                <w:rFonts w:ascii="Times New Roman" w:hAnsi="Times New Roman" w:cs="Times New Roman"/>
                <w:sz w:val="20"/>
                <w:szCs w:val="20"/>
                <w:lang w:val="en-US"/>
              </w:rPr>
              <w:t xml:space="preserve">PMA: ____ </w:t>
            </w:r>
            <w:proofErr w:type="spellStart"/>
            <w:r w:rsidR="00A24AE7" w:rsidRPr="00E25A19">
              <w:rPr>
                <w:rFonts w:ascii="Times New Roman" w:hAnsi="Times New Roman" w:cs="Times New Roman"/>
                <w:sz w:val="20"/>
                <w:szCs w:val="20"/>
                <w:lang w:val="en-US"/>
              </w:rPr>
              <w:t>wks</w:t>
            </w:r>
            <w:proofErr w:type="spellEnd"/>
          </w:p>
        </w:tc>
      </w:tr>
      <w:tr w:rsidR="00A24AE7" w14:paraId="19C07A72" w14:textId="77777777" w:rsidTr="008A2D68">
        <w:trPr>
          <w:trHeight w:val="1259"/>
        </w:trPr>
        <w:tc>
          <w:tcPr>
            <w:tcW w:w="5355" w:type="dxa"/>
          </w:tcPr>
          <w:p w14:paraId="4DFC11A2" w14:textId="77777777" w:rsidR="00E25A19" w:rsidRDefault="00A24AE7" w:rsidP="00242F1B">
            <w:pPr>
              <w:pStyle w:val="ListParagraph"/>
              <w:numPr>
                <w:ilvl w:val="0"/>
                <w:numId w:val="21"/>
              </w:numPr>
              <w:spacing w:before="30" w:after="30"/>
              <w:rPr>
                <w:rFonts w:ascii="Times New Roman" w:hAnsi="Times New Roman" w:cs="Times New Roman"/>
                <w:sz w:val="20"/>
                <w:szCs w:val="20"/>
                <w:lang w:val="en-US"/>
              </w:rPr>
            </w:pPr>
            <w:r w:rsidRPr="00A24AE7">
              <w:rPr>
                <w:rFonts w:ascii="Times New Roman" w:hAnsi="Times New Roman" w:cs="Times New Roman"/>
                <w:sz w:val="20"/>
                <w:szCs w:val="20"/>
                <w:lang w:val="en-US"/>
              </w:rPr>
              <w:t xml:space="preserve">Post-hemorrhagic ventricular dilatation (PHVD):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Yes </w:t>
            </w:r>
            <w:r w:rsidRPr="00A24AE7">
              <w:rPr>
                <w:rFonts w:ascii="Segoe UI Symbol" w:hAnsi="Segoe UI Symbol" w:cs="Segoe UI Symbol"/>
                <w:sz w:val="20"/>
                <w:szCs w:val="20"/>
                <w:lang w:val="en-US"/>
              </w:rPr>
              <w:t>☐</w:t>
            </w:r>
            <w:r w:rsidR="00E25A19">
              <w:rPr>
                <w:rFonts w:ascii="Times New Roman" w:hAnsi="Times New Roman" w:cs="Times New Roman"/>
                <w:sz w:val="20"/>
                <w:szCs w:val="20"/>
                <w:lang w:val="en-US"/>
              </w:rPr>
              <w:t xml:space="preserve"> No</w:t>
            </w:r>
          </w:p>
          <w:p w14:paraId="3B5F04F6" w14:textId="432B2A04" w:rsidR="00A24AE7" w:rsidRPr="00E25A19" w:rsidRDefault="00E25A19" w:rsidP="00E25A19">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5a. </w:t>
            </w:r>
            <w:r w:rsidR="00A24AE7" w:rsidRPr="00E25A19">
              <w:rPr>
                <w:rFonts w:ascii="Times New Roman" w:hAnsi="Times New Roman" w:cs="Times New Roman"/>
                <w:sz w:val="20"/>
                <w:szCs w:val="20"/>
                <w:lang w:val="en-US"/>
              </w:rPr>
              <w:t>Date: ___/___/____</w:t>
            </w:r>
          </w:p>
          <w:p w14:paraId="46A0D854" w14:textId="547B6B1C" w:rsidR="00A24AE7" w:rsidRPr="004612B5" w:rsidRDefault="00A24AE7" w:rsidP="00242F1B">
            <w:pPr>
              <w:pStyle w:val="ListParagraph"/>
              <w:numPr>
                <w:ilvl w:val="0"/>
                <w:numId w:val="21"/>
              </w:numPr>
              <w:spacing w:before="30" w:after="30"/>
              <w:rPr>
                <w:rFonts w:ascii="Times New Roman" w:hAnsi="Times New Roman" w:cs="Times New Roman"/>
                <w:sz w:val="20"/>
                <w:szCs w:val="20"/>
                <w:lang w:val="en-US"/>
              </w:rPr>
            </w:pPr>
            <w:r w:rsidRPr="004612B5">
              <w:rPr>
                <w:rFonts w:ascii="Times New Roman" w:hAnsi="Times New Roman" w:cs="Times New Roman"/>
                <w:sz w:val="20"/>
                <w:szCs w:val="20"/>
                <w:lang w:val="en-US"/>
              </w:rPr>
              <w:t xml:space="preserve">VP Shunt/Reservoir required: </w:t>
            </w:r>
            <w:r w:rsidRPr="004612B5">
              <w:rPr>
                <w:rFonts w:ascii="Segoe UI Symbol" w:hAnsi="Segoe UI Symbol" w:cs="Segoe UI Symbol"/>
                <w:sz w:val="20"/>
                <w:szCs w:val="20"/>
                <w:lang w:val="en-US"/>
              </w:rPr>
              <w:t>☐</w:t>
            </w:r>
            <w:r w:rsidRPr="004612B5">
              <w:rPr>
                <w:rFonts w:ascii="Times New Roman" w:hAnsi="Times New Roman" w:cs="Times New Roman"/>
                <w:sz w:val="20"/>
                <w:szCs w:val="20"/>
                <w:lang w:val="en-US"/>
              </w:rPr>
              <w:t xml:space="preserve"> Yes </w:t>
            </w:r>
            <w:r w:rsidRPr="004612B5">
              <w:rPr>
                <w:rFonts w:ascii="Segoe UI Symbol" w:hAnsi="Segoe UI Symbol" w:cs="Segoe UI Symbol"/>
                <w:sz w:val="20"/>
                <w:szCs w:val="20"/>
                <w:lang w:val="en-US"/>
              </w:rPr>
              <w:t>☐</w:t>
            </w:r>
            <w:r w:rsidRPr="004612B5">
              <w:rPr>
                <w:rFonts w:ascii="Times New Roman" w:hAnsi="Times New Roman" w:cs="Times New Roman"/>
                <w:sz w:val="20"/>
                <w:szCs w:val="20"/>
                <w:lang w:val="en-US"/>
              </w:rPr>
              <w:t xml:space="preserve"> No     </w:t>
            </w:r>
          </w:p>
          <w:p w14:paraId="118DF1D8" w14:textId="16329EB3" w:rsidR="00A24AE7" w:rsidRPr="004612B5" w:rsidRDefault="004612B5" w:rsidP="004612B5">
            <w:pPr>
              <w:spacing w:before="30" w:after="30"/>
              <w:rPr>
                <w:rFonts w:ascii="Times New Roman" w:hAnsi="Times New Roman" w:cs="Times New Roman"/>
                <w:sz w:val="20"/>
                <w:szCs w:val="20"/>
                <w:lang w:val="en-US"/>
              </w:rPr>
            </w:pPr>
            <w:r>
              <w:rPr>
                <w:rFonts w:ascii="Times New Roman" w:hAnsi="Times New Roman" w:cs="Times New Roman"/>
                <w:sz w:val="20"/>
                <w:szCs w:val="20"/>
                <w:lang w:val="en-US"/>
              </w:rPr>
              <w:t xml:space="preserve">6a. </w:t>
            </w:r>
            <w:r w:rsidR="00A24AE7" w:rsidRPr="004612B5">
              <w:rPr>
                <w:rFonts w:ascii="Times New Roman" w:hAnsi="Times New Roman" w:cs="Times New Roman"/>
                <w:sz w:val="20"/>
                <w:szCs w:val="20"/>
                <w:lang w:val="en-US"/>
              </w:rPr>
              <w:t>Date: ___/___/____</w:t>
            </w:r>
          </w:p>
        </w:tc>
        <w:tc>
          <w:tcPr>
            <w:tcW w:w="5355" w:type="dxa"/>
          </w:tcPr>
          <w:p w14:paraId="15A5B373" w14:textId="77777777" w:rsidR="00A24AE7" w:rsidRDefault="00A24AE7" w:rsidP="00242F1B">
            <w:pPr>
              <w:pStyle w:val="ListParagraph"/>
              <w:numPr>
                <w:ilvl w:val="0"/>
                <w:numId w:val="21"/>
              </w:numPr>
              <w:spacing w:before="30" w:after="30"/>
              <w:rPr>
                <w:rFonts w:ascii="Times New Roman" w:hAnsi="Times New Roman" w:cs="Times New Roman"/>
                <w:sz w:val="20"/>
                <w:szCs w:val="20"/>
                <w:lang w:val="en-US"/>
              </w:rPr>
            </w:pPr>
            <w:r w:rsidRPr="00A24AE7">
              <w:rPr>
                <w:rFonts w:ascii="Times New Roman" w:hAnsi="Times New Roman" w:cs="Times New Roman"/>
                <w:sz w:val="20"/>
                <w:szCs w:val="20"/>
                <w:lang w:val="en-US"/>
              </w:rPr>
              <w:t xml:space="preserve">Other findings: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w:t>
            </w:r>
            <w:proofErr w:type="spellStart"/>
            <w:r w:rsidRPr="00A24AE7">
              <w:rPr>
                <w:rFonts w:ascii="Times New Roman" w:hAnsi="Times New Roman" w:cs="Times New Roman"/>
                <w:sz w:val="20"/>
                <w:szCs w:val="20"/>
                <w:lang w:val="en-US"/>
              </w:rPr>
              <w:t>Ventriculomegaly</w:t>
            </w:r>
            <w:proofErr w:type="spellEnd"/>
            <w:r w:rsidRPr="00A24AE7">
              <w:rPr>
                <w:rFonts w:ascii="Times New Roman" w:hAnsi="Times New Roman" w:cs="Times New Roman"/>
                <w:sz w:val="20"/>
                <w:szCs w:val="20"/>
                <w:lang w:val="en-US"/>
              </w:rPr>
              <w:t xml:space="preserve">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w:t>
            </w:r>
            <w:proofErr w:type="spellStart"/>
            <w:r w:rsidRPr="00A24AE7">
              <w:rPr>
                <w:rFonts w:ascii="Times New Roman" w:hAnsi="Times New Roman" w:cs="Times New Roman"/>
                <w:sz w:val="20"/>
                <w:szCs w:val="20"/>
                <w:lang w:val="en-US"/>
              </w:rPr>
              <w:t>Subependymal</w:t>
            </w:r>
            <w:proofErr w:type="spellEnd"/>
            <w:r w:rsidRPr="00A24AE7">
              <w:rPr>
                <w:rFonts w:ascii="Times New Roman" w:hAnsi="Times New Roman" w:cs="Times New Roman"/>
                <w:sz w:val="20"/>
                <w:szCs w:val="20"/>
                <w:lang w:val="en-US"/>
              </w:rPr>
              <w:t xml:space="preserve"> cyst </w:t>
            </w:r>
          </w:p>
          <w:p w14:paraId="7BC44862" w14:textId="10E1F25C" w:rsidR="00A24AE7" w:rsidRPr="00A24AE7" w:rsidRDefault="00A24AE7" w:rsidP="00A24AE7">
            <w:pPr>
              <w:spacing w:before="30" w:after="30"/>
              <w:rPr>
                <w:rFonts w:ascii="Times New Roman" w:hAnsi="Times New Roman" w:cs="Times New Roman"/>
                <w:sz w:val="20"/>
                <w:szCs w:val="20"/>
                <w:lang w:val="en-US"/>
              </w:rPr>
            </w:pP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Choroid plexus cyst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Cerebellar hemorrhage</w:t>
            </w:r>
          </w:p>
          <w:p w14:paraId="27B9B0CD" w14:textId="1D043A5D" w:rsidR="00A24AE7" w:rsidRPr="008A2D68" w:rsidRDefault="00A24AE7" w:rsidP="008A2D68">
            <w:pPr>
              <w:spacing w:before="30" w:after="30"/>
              <w:rPr>
                <w:rFonts w:ascii="Times New Roman" w:hAnsi="Times New Roman" w:cs="Times New Roman"/>
                <w:sz w:val="20"/>
                <w:szCs w:val="20"/>
                <w:lang w:val="en-US"/>
              </w:rPr>
            </w:pP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Subdural hemorrhage </w:t>
            </w:r>
            <w:r w:rsidRPr="00A24AE7">
              <w:rPr>
                <w:rFonts w:ascii="Segoe UI Symbol" w:hAnsi="Segoe UI Symbol" w:cs="Segoe UI Symbol"/>
                <w:sz w:val="20"/>
                <w:szCs w:val="20"/>
                <w:lang w:val="en-US"/>
              </w:rPr>
              <w:t>☐</w:t>
            </w:r>
            <w:r w:rsidRPr="00A24AE7">
              <w:rPr>
                <w:rFonts w:ascii="Times New Roman" w:hAnsi="Times New Roman" w:cs="Times New Roman"/>
                <w:sz w:val="20"/>
                <w:szCs w:val="20"/>
                <w:lang w:val="en-US"/>
              </w:rPr>
              <w:t xml:space="preserve"> Other: ________________________________________________</w:t>
            </w:r>
          </w:p>
        </w:tc>
      </w:tr>
      <w:tr w:rsidR="00A24AE7" w14:paraId="4BEA57CE" w14:textId="77777777" w:rsidTr="00A24AE7">
        <w:trPr>
          <w:trHeight w:val="63"/>
        </w:trPr>
        <w:tc>
          <w:tcPr>
            <w:tcW w:w="10710" w:type="dxa"/>
            <w:gridSpan w:val="2"/>
          </w:tcPr>
          <w:p w14:paraId="44A01249" w14:textId="0EFD0766" w:rsidR="00A24AE7" w:rsidRPr="00E84333" w:rsidRDefault="00A24AE7" w:rsidP="00242F1B">
            <w:pPr>
              <w:pStyle w:val="ListParagraph"/>
              <w:numPr>
                <w:ilvl w:val="0"/>
                <w:numId w:val="21"/>
              </w:numPr>
              <w:spacing w:before="30" w:after="30"/>
              <w:jc w:val="center"/>
              <w:rPr>
                <w:rFonts w:ascii="Times New Roman" w:hAnsi="Times New Roman" w:cs="Times New Roman"/>
                <w:sz w:val="20"/>
                <w:szCs w:val="20"/>
                <w:lang w:val="en-US"/>
              </w:rPr>
            </w:pPr>
            <w:r w:rsidRPr="00E84333">
              <w:rPr>
                <w:rFonts w:ascii="Times New Roman" w:hAnsi="Times New Roman" w:cs="Times New Roman"/>
                <w:sz w:val="20"/>
                <w:szCs w:val="20"/>
                <w:lang w:val="en-US"/>
              </w:rPr>
              <w:t xml:space="preserve">Brain Injury for Composite Outcome: </w:t>
            </w:r>
            <w:r w:rsidRPr="00E84333">
              <w:rPr>
                <w:rFonts w:ascii="Segoe UI Symbol" w:hAnsi="Segoe UI Symbol" w:cs="Segoe UI Symbol"/>
                <w:sz w:val="20"/>
                <w:szCs w:val="20"/>
                <w:lang w:val="en-US"/>
              </w:rPr>
              <w:t>☐</w:t>
            </w:r>
            <w:r w:rsidRPr="00E84333">
              <w:rPr>
                <w:rFonts w:ascii="Times New Roman" w:hAnsi="Times New Roman" w:cs="Times New Roman"/>
                <w:sz w:val="20"/>
                <w:szCs w:val="20"/>
                <w:lang w:val="en-US"/>
              </w:rPr>
              <w:t xml:space="preserve"> Yes (IVH ≥III and/or </w:t>
            </w:r>
            <w:proofErr w:type="spellStart"/>
            <w:r w:rsidRPr="00E84333">
              <w:rPr>
                <w:rFonts w:ascii="Times New Roman" w:hAnsi="Times New Roman" w:cs="Times New Roman"/>
                <w:sz w:val="20"/>
                <w:szCs w:val="20"/>
                <w:lang w:val="en-US"/>
              </w:rPr>
              <w:t>cPVL</w:t>
            </w:r>
            <w:proofErr w:type="spellEnd"/>
            <w:r w:rsidRPr="00E84333">
              <w:rPr>
                <w:rFonts w:ascii="Times New Roman" w:hAnsi="Times New Roman" w:cs="Times New Roman"/>
                <w:sz w:val="20"/>
                <w:szCs w:val="20"/>
                <w:lang w:val="en-US"/>
              </w:rPr>
              <w:t xml:space="preserve"> ≥II) </w:t>
            </w:r>
            <w:r w:rsidRPr="00E84333">
              <w:rPr>
                <w:rFonts w:ascii="Segoe UI Symbol" w:hAnsi="Segoe UI Symbol" w:cs="Segoe UI Symbol"/>
                <w:sz w:val="20"/>
                <w:szCs w:val="20"/>
                <w:lang w:val="en-US"/>
              </w:rPr>
              <w:t>☐</w:t>
            </w:r>
            <w:r w:rsidRPr="00E84333">
              <w:rPr>
                <w:rFonts w:ascii="Times New Roman" w:hAnsi="Times New Roman" w:cs="Times New Roman"/>
                <w:sz w:val="20"/>
                <w:szCs w:val="20"/>
                <w:lang w:val="en-US"/>
              </w:rPr>
              <w:t xml:space="preserve"> No </w:t>
            </w:r>
          </w:p>
        </w:tc>
      </w:tr>
    </w:tbl>
    <w:p w14:paraId="6A601D08" w14:textId="77777777" w:rsidR="00D97F40" w:rsidRDefault="00D97F40" w:rsidP="00D97F40">
      <w:pPr>
        <w:spacing w:before="80"/>
        <w:rPr>
          <w:rFonts w:ascii="Times New Roman" w:hAnsi="Times New Roman" w:cs="Times New Roman"/>
          <w:lang w:val="en-US"/>
        </w:rPr>
      </w:pPr>
    </w:p>
    <w:tbl>
      <w:tblPr>
        <w:tblW w:w="10708" w:type="dxa"/>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10" w:type="dxa"/>
        </w:tblCellMar>
        <w:tblLook w:val="04A0" w:firstRow="1" w:lastRow="0" w:firstColumn="1" w:lastColumn="0" w:noHBand="0" w:noVBand="1"/>
      </w:tblPr>
      <w:tblGrid>
        <w:gridCol w:w="4028"/>
        <w:gridCol w:w="3438"/>
        <w:gridCol w:w="3242"/>
      </w:tblGrid>
      <w:tr w:rsidR="00D97F40" w14:paraId="7B07824A" w14:textId="77777777" w:rsidTr="000F625F">
        <w:trPr>
          <w:trHeight w:val="496"/>
        </w:trPr>
        <w:tc>
          <w:tcPr>
            <w:tcW w:w="4028" w:type="dxa"/>
          </w:tcPr>
          <w:p w14:paraId="269787C5" w14:textId="65F343E0" w:rsidR="00D97F40" w:rsidRPr="00B42550" w:rsidRDefault="00D97F40" w:rsidP="0020517F">
            <w:pPr>
              <w:spacing w:before="120" w:after="120"/>
              <w:rPr>
                <w:rFonts w:ascii="Times New Roman" w:hAnsi="Times New Roman" w:cs="Times New Roman"/>
                <w:sz w:val="22"/>
                <w:szCs w:val="22"/>
                <w:lang w:val="en-US"/>
              </w:rPr>
            </w:pPr>
            <w:r w:rsidRPr="00B42550">
              <w:rPr>
                <w:rFonts w:ascii="Times New Roman" w:hAnsi="Times New Roman" w:cs="Times New Roman"/>
                <w:sz w:val="22"/>
                <w:szCs w:val="22"/>
                <w:lang w:val="en-US"/>
              </w:rPr>
              <w:t>Completed by: ________________</w:t>
            </w:r>
          </w:p>
        </w:tc>
        <w:tc>
          <w:tcPr>
            <w:tcW w:w="3438" w:type="dxa"/>
          </w:tcPr>
          <w:p w14:paraId="1E406517" w14:textId="77777777" w:rsidR="00D97F40" w:rsidRPr="00B42550" w:rsidRDefault="00D97F40" w:rsidP="000F625F">
            <w:pPr>
              <w:spacing w:before="120" w:after="120"/>
              <w:rPr>
                <w:rFonts w:ascii="Times New Roman" w:hAnsi="Times New Roman" w:cs="Times New Roman"/>
                <w:sz w:val="22"/>
                <w:szCs w:val="22"/>
                <w:lang w:val="en-US"/>
              </w:rPr>
            </w:pPr>
            <w:r w:rsidRPr="00B42550">
              <w:rPr>
                <w:rFonts w:ascii="Times New Roman" w:hAnsi="Times New Roman" w:cs="Times New Roman"/>
                <w:sz w:val="22"/>
                <w:szCs w:val="22"/>
                <w:lang w:val="en-US"/>
              </w:rPr>
              <w:t>Designation: ________________</w:t>
            </w:r>
          </w:p>
        </w:tc>
        <w:tc>
          <w:tcPr>
            <w:tcW w:w="3242" w:type="dxa"/>
          </w:tcPr>
          <w:p w14:paraId="2772D2A3" w14:textId="77777777" w:rsidR="00D97F40" w:rsidRPr="00B42550" w:rsidRDefault="00D97F40" w:rsidP="000F625F">
            <w:pPr>
              <w:spacing w:before="120" w:after="120"/>
              <w:rPr>
                <w:rFonts w:ascii="Times New Roman" w:hAnsi="Times New Roman" w:cs="Times New Roman"/>
                <w:sz w:val="22"/>
                <w:szCs w:val="22"/>
                <w:lang w:val="en-US"/>
              </w:rPr>
            </w:pPr>
            <w:r w:rsidRPr="00B42550">
              <w:rPr>
                <w:rFonts w:ascii="Times New Roman" w:hAnsi="Times New Roman" w:cs="Times New Roman"/>
                <w:sz w:val="22"/>
                <w:szCs w:val="22"/>
                <w:lang w:val="en-US"/>
              </w:rPr>
              <w:t>Date</w:t>
            </w:r>
            <w:r>
              <w:rPr>
                <w:rFonts w:ascii="Times New Roman" w:hAnsi="Times New Roman" w:cs="Times New Roman"/>
                <w:sz w:val="22"/>
                <w:szCs w:val="22"/>
                <w:lang w:val="en-US"/>
              </w:rPr>
              <w:t xml:space="preserve"> </w:t>
            </w:r>
            <w:r w:rsidRPr="00B169C4">
              <w:rPr>
                <w:rFonts w:ascii="Times New Roman" w:hAnsi="Times New Roman" w:cs="Times New Roman"/>
                <w:sz w:val="18"/>
                <w:szCs w:val="18"/>
                <w:lang w:val="en-US"/>
              </w:rPr>
              <w:t>(DD/MM/YY)</w:t>
            </w:r>
            <w:r w:rsidRPr="00B42550">
              <w:rPr>
                <w:rFonts w:ascii="Times New Roman" w:hAnsi="Times New Roman" w:cs="Times New Roman"/>
                <w:sz w:val="22"/>
                <w:szCs w:val="22"/>
                <w:lang w:val="en-US"/>
              </w:rPr>
              <w:t xml:space="preserve">: </w:t>
            </w: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__/___</w:t>
            </w:r>
          </w:p>
        </w:tc>
      </w:tr>
    </w:tbl>
    <w:p w14:paraId="281F4A7B" w14:textId="77777777" w:rsidR="00D97F40" w:rsidRDefault="00D97F40" w:rsidP="00D97F40">
      <w:pPr>
        <w:rPr>
          <w:rFonts w:ascii="Times New Roman" w:hAnsi="Times New Roman" w:cs="Times New Roman"/>
          <w:lang w:val="en-US"/>
        </w:rPr>
        <w:sectPr w:rsidR="00D97F40" w:rsidSect="003979BE">
          <w:footerReference w:type="default" r:id="rId18"/>
          <w:footerReference w:type="first" r:id="rId19"/>
          <w:pgSz w:w="11906" w:h="16838"/>
          <w:pgMar w:top="720" w:right="1440" w:bottom="450" w:left="828" w:header="432" w:footer="548" w:gutter="0"/>
          <w:cols w:space="720"/>
          <w:titlePg/>
          <w:docGrid w:linePitch="360"/>
        </w:sectPr>
      </w:pPr>
    </w:p>
    <w:p w14:paraId="6A1F0B53" w14:textId="77777777" w:rsidR="00D97F40" w:rsidRPr="00A5539C" w:rsidRDefault="00D97F40" w:rsidP="00D97F40">
      <w:pPr>
        <w:pStyle w:val="Heading1"/>
        <w:rPr>
          <w:lang w:val="en-US"/>
        </w:rPr>
      </w:pPr>
      <w:bookmarkStart w:id="118" w:name="_Toc231310396"/>
      <w:r w:rsidRPr="00A5539C">
        <w:rPr>
          <w:lang w:val="en-US"/>
        </w:rPr>
        <w:lastRenderedPageBreak/>
        <w:t xml:space="preserve">Form </w:t>
      </w:r>
      <w:r>
        <w:rPr>
          <w:lang w:val="en-US"/>
        </w:rPr>
        <w:t>G</w:t>
      </w:r>
      <w:r w:rsidRPr="00A5539C">
        <w:rPr>
          <w:lang w:val="en-US"/>
        </w:rPr>
        <w:t>: Retinopathy of Prematurity (ROP) Screening Record</w:t>
      </w:r>
      <w:bookmarkEnd w:id="118"/>
    </w:p>
    <w:p w14:paraId="44025A99" w14:textId="77777777" w:rsidR="00D97F40" w:rsidRPr="00951184" w:rsidRDefault="00D97F40" w:rsidP="0086691D">
      <w:pPr>
        <w:jc w:val="center"/>
        <w:rPr>
          <w:rFonts w:ascii="Times New Roman" w:hAnsi="Times New Roman" w:cs="Times New Roman"/>
          <w:sz w:val="22"/>
          <w:szCs w:val="22"/>
          <w:lang w:val="en-US"/>
        </w:rPr>
      </w:pPr>
      <w:r w:rsidRPr="00E20F29">
        <w:rPr>
          <w:rFonts w:ascii="Times New Roman" w:hAnsi="Times New Roman" w:cs="Times New Roman"/>
          <w:i/>
          <w:iCs/>
          <w:sz w:val="22"/>
          <w:szCs w:val="22"/>
          <w:lang w:val="en-US"/>
        </w:rPr>
        <w:t>(Based on RBSK/NNF India &amp; ICROP 3rd Edition Guidelines)</w:t>
      </w:r>
    </w:p>
    <w:tbl>
      <w:tblPr>
        <w:tblStyle w:val="TableGrid"/>
        <w:tblW w:w="5655" w:type="pct"/>
        <w:tblInd w:w="-275" w:type="dxa"/>
        <w:tblLook w:val="04A0" w:firstRow="1" w:lastRow="0" w:firstColumn="1" w:lastColumn="0" w:noHBand="0" w:noVBand="1"/>
      </w:tblPr>
      <w:tblGrid>
        <w:gridCol w:w="3331"/>
        <w:gridCol w:w="3599"/>
        <w:gridCol w:w="3959"/>
      </w:tblGrid>
      <w:tr w:rsidR="00D97F40" w:rsidRPr="00E20F29" w14:paraId="489B9605" w14:textId="77777777" w:rsidTr="000F625F">
        <w:trPr>
          <w:trHeight w:val="1504"/>
        </w:trPr>
        <w:tc>
          <w:tcPr>
            <w:tcW w:w="1529" w:type="pct"/>
          </w:tcPr>
          <w:p w14:paraId="295A8B8E" w14:textId="77777777" w:rsidR="00D97F40" w:rsidRPr="0086691D" w:rsidRDefault="00D97F40" w:rsidP="000F625F">
            <w:pPr>
              <w:spacing w:before="30" w:after="30" w:line="276" w:lineRule="auto"/>
              <w:rPr>
                <w:rFonts w:ascii="Times New Roman" w:hAnsi="Times New Roman" w:cs="Times New Roman"/>
                <w:sz w:val="20"/>
                <w:szCs w:val="20"/>
                <w:lang w:val="en-US"/>
              </w:rPr>
            </w:pPr>
            <w:r w:rsidRPr="0086691D">
              <w:rPr>
                <w:rFonts w:ascii="Times New Roman" w:hAnsi="Times New Roman" w:cs="Times New Roman"/>
                <w:b/>
                <w:bCs/>
                <w:sz w:val="20"/>
                <w:szCs w:val="20"/>
                <w:lang w:val="en-US"/>
              </w:rPr>
              <w:t>Identification</w:t>
            </w:r>
          </w:p>
          <w:p w14:paraId="11A8969D" w14:textId="77777777" w:rsidR="00D97F40" w:rsidRPr="0086691D" w:rsidRDefault="00D97F40" w:rsidP="000F625F">
            <w:pPr>
              <w:spacing w:before="30" w:after="3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Enrollment ID: __________</w:t>
            </w:r>
          </w:p>
          <w:p w14:paraId="0BA6B837" w14:textId="77777777" w:rsidR="00D97F40" w:rsidRPr="0086691D" w:rsidRDefault="00D97F40" w:rsidP="000F625F">
            <w:pPr>
              <w:spacing w:before="30" w:after="3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 xml:space="preserve">Gestation: ____ </w:t>
            </w:r>
            <w:proofErr w:type="spellStart"/>
            <w:r w:rsidRPr="0086691D">
              <w:rPr>
                <w:rFonts w:ascii="Times New Roman" w:hAnsi="Times New Roman" w:cs="Times New Roman"/>
                <w:sz w:val="20"/>
                <w:szCs w:val="20"/>
                <w:lang w:val="en-US"/>
              </w:rPr>
              <w:t>wks</w:t>
            </w:r>
            <w:proofErr w:type="spellEnd"/>
            <w:r w:rsidRPr="0086691D">
              <w:rPr>
                <w:rFonts w:ascii="Times New Roman" w:hAnsi="Times New Roman" w:cs="Times New Roman"/>
                <w:sz w:val="20"/>
                <w:szCs w:val="20"/>
                <w:lang w:val="en-US"/>
              </w:rPr>
              <w:t xml:space="preserve"> ____days</w:t>
            </w:r>
          </w:p>
          <w:p w14:paraId="15F5CBC8" w14:textId="77777777" w:rsidR="00D97F40" w:rsidRPr="0086691D" w:rsidRDefault="00D97F40" w:rsidP="000F625F">
            <w:pPr>
              <w:spacing w:before="30" w:after="3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Birth Weight: ____ g</w:t>
            </w:r>
          </w:p>
          <w:p w14:paraId="11977B2B" w14:textId="77777777" w:rsidR="00D97F40" w:rsidRPr="0086691D" w:rsidRDefault="00D97F40" w:rsidP="000F625F">
            <w:pPr>
              <w:spacing w:before="30" w:after="30" w:line="276" w:lineRule="auto"/>
              <w:rPr>
                <w:rFonts w:ascii="Times New Roman" w:hAnsi="Times New Roman" w:cs="Times New Roman"/>
                <w:b/>
                <w:bCs/>
                <w:sz w:val="20"/>
                <w:szCs w:val="20"/>
                <w:lang w:val="en-US"/>
              </w:rPr>
            </w:pPr>
            <w:r w:rsidRPr="0086691D">
              <w:rPr>
                <w:rFonts w:ascii="Times New Roman" w:hAnsi="Times New Roman" w:cs="Times New Roman"/>
                <w:sz w:val="20"/>
                <w:szCs w:val="20"/>
                <w:lang w:val="en-US"/>
              </w:rPr>
              <w:t>DOB (DD/MM/YY): ___/___/___</w:t>
            </w:r>
          </w:p>
        </w:tc>
        <w:tc>
          <w:tcPr>
            <w:tcW w:w="1652" w:type="pct"/>
            <w:shd w:val="clear" w:color="auto" w:fill="EDEDED" w:themeFill="accent3" w:themeFillTint="33"/>
          </w:tcPr>
          <w:p w14:paraId="7B5CED58" w14:textId="77777777" w:rsidR="00D97F40" w:rsidRPr="0086691D" w:rsidRDefault="00D97F40" w:rsidP="000F625F">
            <w:pPr>
              <w:spacing w:before="30" w:after="30" w:line="276" w:lineRule="auto"/>
              <w:rPr>
                <w:rFonts w:ascii="Times New Roman" w:hAnsi="Times New Roman" w:cs="Times New Roman"/>
                <w:sz w:val="20"/>
                <w:szCs w:val="20"/>
                <w:lang w:val="en-US"/>
              </w:rPr>
            </w:pPr>
            <w:r w:rsidRPr="0086691D">
              <w:rPr>
                <w:rFonts w:ascii="Times New Roman" w:hAnsi="Times New Roman" w:cs="Times New Roman"/>
                <w:b/>
                <w:bCs/>
                <w:sz w:val="20"/>
                <w:szCs w:val="20"/>
                <w:lang w:val="en-US"/>
              </w:rPr>
              <w:t>Eligibility (RBSK/NNF India):</w:t>
            </w:r>
          </w:p>
          <w:p w14:paraId="370A492C" w14:textId="58A9FEE5"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 GA ≤34 weeks OR BW ≤2000g</w:t>
            </w:r>
          </w:p>
          <w:p w14:paraId="20A5EEBC"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 xml:space="preserve">• 34-36 </w:t>
            </w:r>
            <w:proofErr w:type="spellStart"/>
            <w:r w:rsidRPr="0086691D">
              <w:rPr>
                <w:rFonts w:ascii="Times New Roman" w:hAnsi="Times New Roman" w:cs="Times New Roman"/>
                <w:sz w:val="20"/>
                <w:szCs w:val="20"/>
                <w:lang w:val="en-US"/>
              </w:rPr>
              <w:t>wks</w:t>
            </w:r>
            <w:proofErr w:type="spellEnd"/>
            <w:r w:rsidRPr="0086691D">
              <w:rPr>
                <w:rFonts w:ascii="Times New Roman" w:hAnsi="Times New Roman" w:cs="Times New Roman"/>
                <w:sz w:val="20"/>
                <w:szCs w:val="20"/>
                <w:lang w:val="en-US"/>
              </w:rPr>
              <w:t>/1750-2000g with risk factors</w:t>
            </w:r>
          </w:p>
          <w:p w14:paraId="18C45C4B"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Risk factors: O</w:t>
            </w:r>
            <w:r w:rsidRPr="0086691D">
              <w:rPr>
                <w:rFonts w:ascii="Times New Roman" w:hAnsi="Times New Roman" w:cs="Times New Roman"/>
                <w:sz w:val="20"/>
                <w:szCs w:val="20"/>
                <w:vertAlign w:val="subscript"/>
                <w:lang w:val="en-US"/>
              </w:rPr>
              <w:t>2</w:t>
            </w:r>
            <w:r w:rsidRPr="0086691D">
              <w:rPr>
                <w:rFonts w:ascii="Times New Roman" w:hAnsi="Times New Roman" w:cs="Times New Roman"/>
                <w:sz w:val="20"/>
                <w:szCs w:val="20"/>
                <w:lang w:val="en-US"/>
              </w:rPr>
              <w:t xml:space="preserve"> therapy, sepsis, IVH, RDS, transfusions, poor weight gain</w:t>
            </w:r>
          </w:p>
        </w:tc>
        <w:tc>
          <w:tcPr>
            <w:tcW w:w="1818" w:type="pct"/>
            <w:shd w:val="clear" w:color="auto" w:fill="EDEDED" w:themeFill="accent3" w:themeFillTint="33"/>
          </w:tcPr>
          <w:p w14:paraId="4015735A" w14:textId="77777777" w:rsidR="00D97F40" w:rsidRPr="0086691D" w:rsidRDefault="00D97F40" w:rsidP="000F625F">
            <w:pPr>
              <w:spacing w:before="30" w:after="30" w:line="276" w:lineRule="auto"/>
              <w:rPr>
                <w:rFonts w:ascii="Times New Roman" w:hAnsi="Times New Roman" w:cs="Times New Roman"/>
                <w:sz w:val="20"/>
                <w:szCs w:val="20"/>
                <w:lang w:val="en-US"/>
              </w:rPr>
            </w:pPr>
            <w:r w:rsidRPr="0086691D">
              <w:rPr>
                <w:rFonts w:ascii="Times New Roman" w:hAnsi="Times New Roman" w:cs="Times New Roman"/>
                <w:b/>
                <w:bCs/>
                <w:sz w:val="20"/>
                <w:szCs w:val="20"/>
                <w:lang w:val="en-US"/>
              </w:rPr>
              <w:t>First Screening:</w:t>
            </w:r>
          </w:p>
          <w:p w14:paraId="11F70FD3"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 xml:space="preserve">• GA &lt;28 </w:t>
            </w:r>
            <w:proofErr w:type="spellStart"/>
            <w:r w:rsidRPr="0086691D">
              <w:rPr>
                <w:rFonts w:ascii="Times New Roman" w:hAnsi="Times New Roman" w:cs="Times New Roman"/>
                <w:sz w:val="20"/>
                <w:szCs w:val="20"/>
                <w:lang w:val="en-US"/>
              </w:rPr>
              <w:t>wks</w:t>
            </w:r>
            <w:proofErr w:type="spellEnd"/>
            <w:r w:rsidRPr="0086691D">
              <w:rPr>
                <w:rFonts w:ascii="Times New Roman" w:hAnsi="Times New Roman" w:cs="Times New Roman"/>
                <w:sz w:val="20"/>
                <w:szCs w:val="20"/>
                <w:lang w:val="en-US"/>
              </w:rPr>
              <w:t>: at 2-3 weeks of life</w:t>
            </w:r>
          </w:p>
          <w:p w14:paraId="4E26DA1C"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 xml:space="preserve">• GA ≥28 </w:t>
            </w:r>
            <w:proofErr w:type="spellStart"/>
            <w:r w:rsidRPr="0086691D">
              <w:rPr>
                <w:rFonts w:ascii="Times New Roman" w:hAnsi="Times New Roman" w:cs="Times New Roman"/>
                <w:sz w:val="20"/>
                <w:szCs w:val="20"/>
                <w:lang w:val="en-US"/>
              </w:rPr>
              <w:t>wks</w:t>
            </w:r>
            <w:proofErr w:type="spellEnd"/>
            <w:r w:rsidRPr="0086691D">
              <w:rPr>
                <w:rFonts w:ascii="Times New Roman" w:hAnsi="Times New Roman" w:cs="Times New Roman"/>
                <w:sz w:val="20"/>
                <w:szCs w:val="20"/>
                <w:lang w:val="en-US"/>
              </w:rPr>
              <w:t>: at 4 weeks / 30 days of life</w:t>
            </w:r>
          </w:p>
          <w:p w14:paraId="438A3073"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OR 31 weeks PMA, whichever is later</w:t>
            </w:r>
          </w:p>
          <w:p w14:paraId="2771822C"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 Never later than 30 days of life</w:t>
            </w:r>
          </w:p>
        </w:tc>
      </w:tr>
    </w:tbl>
    <w:tbl>
      <w:tblPr>
        <w:tblW w:w="10886" w:type="dxa"/>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5"/>
        <w:gridCol w:w="1300"/>
        <w:gridCol w:w="520"/>
        <w:gridCol w:w="694"/>
        <w:gridCol w:w="843"/>
        <w:gridCol w:w="1129"/>
        <w:gridCol w:w="1035"/>
        <w:gridCol w:w="941"/>
        <w:gridCol w:w="941"/>
        <w:gridCol w:w="847"/>
        <w:gridCol w:w="1318"/>
        <w:gridCol w:w="753"/>
      </w:tblGrid>
      <w:tr w:rsidR="0020273F" w14:paraId="59B6C278" w14:textId="77777777" w:rsidTr="0020273F">
        <w:trPr>
          <w:trHeight w:val="20"/>
        </w:trPr>
        <w:tc>
          <w:tcPr>
            <w:tcW w:w="10886" w:type="dxa"/>
            <w:gridSpan w:val="12"/>
            <w:shd w:val="clear" w:color="auto" w:fill="D9E2F3"/>
            <w:vAlign w:val="center"/>
          </w:tcPr>
          <w:p w14:paraId="6DC28009" w14:textId="57977EDA" w:rsidR="0020273F" w:rsidRDefault="0020273F" w:rsidP="000F625F">
            <w:pPr>
              <w:jc w:val="center"/>
              <w:rPr>
                <w:rFonts w:ascii="Times New Roman" w:hAnsi="Times New Roman" w:cs="Times New Roman"/>
                <w:b/>
                <w:bCs/>
                <w:sz w:val="22"/>
                <w:szCs w:val="22"/>
                <w:lang w:val="en-US"/>
              </w:rPr>
            </w:pPr>
            <w:ins w:id="119" w:author="Mannat Guliani" w:date="2026-06-11T14:16:00Z">
              <w:r>
                <w:rPr>
                  <w:rFonts w:ascii="Times New Roman" w:hAnsi="Times New Roman" w:cs="Times New Roman"/>
                  <w:b/>
                  <w:bCs/>
                  <w:sz w:val="22"/>
                  <w:szCs w:val="22"/>
                  <w:lang w:val="en-US"/>
                </w:rPr>
                <w:t>G1. SCREENING RECORD</w:t>
              </w:r>
            </w:ins>
          </w:p>
        </w:tc>
      </w:tr>
      <w:tr w:rsidR="00D97F40" w14:paraId="5533B62C" w14:textId="77777777" w:rsidTr="004612B5">
        <w:trPr>
          <w:trHeight w:val="203"/>
        </w:trPr>
        <w:tc>
          <w:tcPr>
            <w:tcW w:w="565" w:type="dxa"/>
            <w:shd w:val="clear" w:color="auto" w:fill="D9E2F3"/>
            <w:vAlign w:val="center"/>
          </w:tcPr>
          <w:p w14:paraId="13D714F6"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b/>
                <w:bCs/>
                <w:sz w:val="22"/>
                <w:szCs w:val="22"/>
                <w:lang w:val="en-US"/>
              </w:rPr>
              <w:t>#</w:t>
            </w:r>
          </w:p>
        </w:tc>
        <w:tc>
          <w:tcPr>
            <w:tcW w:w="1300" w:type="dxa"/>
            <w:shd w:val="clear" w:color="auto" w:fill="D9E2F3"/>
            <w:vAlign w:val="center"/>
          </w:tcPr>
          <w:p w14:paraId="3D4BDE5C"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b/>
                <w:bCs/>
                <w:sz w:val="22"/>
                <w:szCs w:val="22"/>
                <w:lang w:val="en-US"/>
              </w:rPr>
              <w:t>Date</w:t>
            </w:r>
          </w:p>
        </w:tc>
        <w:tc>
          <w:tcPr>
            <w:tcW w:w="520" w:type="dxa"/>
            <w:shd w:val="clear" w:color="auto" w:fill="D9E2F3"/>
            <w:vAlign w:val="center"/>
          </w:tcPr>
          <w:p w14:paraId="229E43B8"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b/>
                <w:bCs/>
                <w:sz w:val="22"/>
                <w:szCs w:val="22"/>
                <w:lang w:val="en-US"/>
              </w:rPr>
              <w:t>DOL</w:t>
            </w:r>
          </w:p>
        </w:tc>
        <w:tc>
          <w:tcPr>
            <w:tcW w:w="694" w:type="dxa"/>
            <w:shd w:val="clear" w:color="auto" w:fill="D9E2F3"/>
            <w:vAlign w:val="center"/>
          </w:tcPr>
          <w:p w14:paraId="2C98AA95"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b/>
                <w:bCs/>
                <w:sz w:val="22"/>
                <w:szCs w:val="22"/>
                <w:lang w:val="en-US"/>
              </w:rPr>
              <w:t>PMA</w:t>
            </w:r>
          </w:p>
        </w:tc>
        <w:tc>
          <w:tcPr>
            <w:tcW w:w="843" w:type="dxa"/>
            <w:shd w:val="clear" w:color="auto" w:fill="D9E2F3"/>
            <w:vAlign w:val="center"/>
          </w:tcPr>
          <w:p w14:paraId="77D4ED91" w14:textId="77777777" w:rsidR="00D97F40" w:rsidRPr="00E20F29" w:rsidRDefault="00D97F40" w:rsidP="000F625F">
            <w:pPr>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Method</w:t>
            </w:r>
          </w:p>
        </w:tc>
        <w:tc>
          <w:tcPr>
            <w:tcW w:w="1129" w:type="dxa"/>
            <w:shd w:val="clear" w:color="auto" w:fill="D9E2F3"/>
            <w:vAlign w:val="center"/>
          </w:tcPr>
          <w:p w14:paraId="3EAAD2E8"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b/>
                <w:bCs/>
                <w:sz w:val="22"/>
                <w:szCs w:val="22"/>
                <w:lang w:val="en-US"/>
              </w:rPr>
              <w:t>RE Stage</w:t>
            </w:r>
          </w:p>
        </w:tc>
        <w:tc>
          <w:tcPr>
            <w:tcW w:w="1035" w:type="dxa"/>
            <w:shd w:val="clear" w:color="auto" w:fill="D9E2F3"/>
            <w:vAlign w:val="center"/>
          </w:tcPr>
          <w:p w14:paraId="3A69D23E"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b/>
                <w:bCs/>
                <w:sz w:val="22"/>
                <w:szCs w:val="22"/>
                <w:lang w:val="en-US"/>
              </w:rPr>
              <w:t>RE Zone</w:t>
            </w:r>
          </w:p>
        </w:tc>
        <w:tc>
          <w:tcPr>
            <w:tcW w:w="941" w:type="dxa"/>
            <w:shd w:val="clear" w:color="auto" w:fill="D9E2F3"/>
            <w:vAlign w:val="center"/>
          </w:tcPr>
          <w:p w14:paraId="08B364B3"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b/>
                <w:bCs/>
                <w:sz w:val="22"/>
                <w:szCs w:val="22"/>
                <w:lang w:val="en-US"/>
              </w:rPr>
              <w:t>LE Stage</w:t>
            </w:r>
          </w:p>
        </w:tc>
        <w:tc>
          <w:tcPr>
            <w:tcW w:w="941" w:type="dxa"/>
            <w:shd w:val="clear" w:color="auto" w:fill="D9E2F3"/>
            <w:vAlign w:val="center"/>
          </w:tcPr>
          <w:p w14:paraId="652AE823"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b/>
                <w:bCs/>
                <w:sz w:val="22"/>
                <w:szCs w:val="22"/>
                <w:lang w:val="en-US"/>
              </w:rPr>
              <w:t>LE Zone</w:t>
            </w:r>
          </w:p>
        </w:tc>
        <w:tc>
          <w:tcPr>
            <w:tcW w:w="847" w:type="dxa"/>
            <w:shd w:val="clear" w:color="auto" w:fill="D9E2F3"/>
            <w:vAlign w:val="center"/>
          </w:tcPr>
          <w:p w14:paraId="3A188100"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b/>
                <w:bCs/>
                <w:sz w:val="22"/>
                <w:szCs w:val="22"/>
                <w:lang w:val="en-US"/>
              </w:rPr>
              <w:t>Plus/AP</w:t>
            </w:r>
          </w:p>
        </w:tc>
        <w:tc>
          <w:tcPr>
            <w:tcW w:w="1318" w:type="dxa"/>
            <w:shd w:val="clear" w:color="auto" w:fill="D9E2F3"/>
            <w:vAlign w:val="center"/>
          </w:tcPr>
          <w:p w14:paraId="5919A142"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b/>
                <w:bCs/>
                <w:sz w:val="22"/>
                <w:szCs w:val="22"/>
                <w:lang w:val="en-US"/>
              </w:rPr>
              <w:t>Next Review</w:t>
            </w:r>
          </w:p>
        </w:tc>
        <w:tc>
          <w:tcPr>
            <w:tcW w:w="753" w:type="dxa"/>
            <w:shd w:val="clear" w:color="auto" w:fill="D9E2F3"/>
            <w:vAlign w:val="center"/>
          </w:tcPr>
          <w:p w14:paraId="474C4D06" w14:textId="77777777" w:rsidR="00D97F40" w:rsidRPr="00E20F29" w:rsidRDefault="00D97F40" w:rsidP="000F625F">
            <w:pPr>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Name</w:t>
            </w:r>
          </w:p>
        </w:tc>
      </w:tr>
      <w:tr w:rsidR="00D97F40" w14:paraId="5DF3A205" w14:textId="77777777" w:rsidTr="004612B5">
        <w:trPr>
          <w:trHeight w:val="266"/>
        </w:trPr>
        <w:tc>
          <w:tcPr>
            <w:tcW w:w="565" w:type="dxa"/>
          </w:tcPr>
          <w:p w14:paraId="3BE08B67"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sz w:val="22"/>
                <w:szCs w:val="22"/>
                <w:lang w:val="en-US"/>
              </w:rPr>
              <w:t>1</w:t>
            </w:r>
          </w:p>
        </w:tc>
        <w:tc>
          <w:tcPr>
            <w:tcW w:w="1300" w:type="dxa"/>
          </w:tcPr>
          <w:p w14:paraId="3050CAF5" w14:textId="77777777" w:rsidR="00D97F40" w:rsidRPr="00E20F29" w:rsidRDefault="00D97F40" w:rsidP="000F625F">
            <w:pPr>
              <w:jc w:val="center"/>
              <w:rPr>
                <w:rFonts w:ascii="Times New Roman" w:hAnsi="Times New Roman" w:cs="Times New Roman"/>
                <w:sz w:val="22"/>
                <w:szCs w:val="22"/>
                <w:lang w:val="en-US"/>
              </w:rPr>
            </w:pPr>
            <w:r w:rsidRPr="00295C05">
              <w:rPr>
                <w:rFonts w:ascii="Times New Roman" w:hAnsi="Times New Roman" w:cs="Times New Roman"/>
                <w:sz w:val="22"/>
                <w:szCs w:val="22"/>
                <w:lang w:val="en-US"/>
              </w:rPr>
              <w:t>___/___/____</w:t>
            </w:r>
          </w:p>
        </w:tc>
        <w:tc>
          <w:tcPr>
            <w:tcW w:w="520" w:type="dxa"/>
          </w:tcPr>
          <w:p w14:paraId="2686D8FF" w14:textId="77777777" w:rsidR="00D97F40" w:rsidRPr="00E20F29" w:rsidRDefault="00D97F40" w:rsidP="000F625F">
            <w:pPr>
              <w:rPr>
                <w:rFonts w:ascii="Times New Roman" w:hAnsi="Times New Roman" w:cs="Times New Roman"/>
                <w:sz w:val="22"/>
                <w:szCs w:val="22"/>
                <w:lang w:val="en-US"/>
              </w:rPr>
            </w:pPr>
          </w:p>
        </w:tc>
        <w:tc>
          <w:tcPr>
            <w:tcW w:w="694" w:type="dxa"/>
          </w:tcPr>
          <w:p w14:paraId="1E3F66C3" w14:textId="77777777" w:rsidR="00D97F40" w:rsidRPr="00E20F29" w:rsidRDefault="00D97F40" w:rsidP="000F625F">
            <w:pPr>
              <w:rPr>
                <w:rFonts w:ascii="Times New Roman" w:hAnsi="Times New Roman" w:cs="Times New Roman"/>
                <w:sz w:val="22"/>
                <w:szCs w:val="22"/>
                <w:lang w:val="en-US"/>
              </w:rPr>
            </w:pPr>
          </w:p>
        </w:tc>
        <w:tc>
          <w:tcPr>
            <w:tcW w:w="843" w:type="dxa"/>
          </w:tcPr>
          <w:p w14:paraId="0155FC31" w14:textId="77777777" w:rsidR="00D97F40" w:rsidRPr="00E20F29" w:rsidRDefault="00D97F40" w:rsidP="000F625F">
            <w:pPr>
              <w:rPr>
                <w:rFonts w:ascii="Times New Roman" w:hAnsi="Times New Roman" w:cs="Times New Roman"/>
                <w:sz w:val="22"/>
                <w:szCs w:val="22"/>
                <w:lang w:val="en-US"/>
              </w:rPr>
            </w:pPr>
          </w:p>
        </w:tc>
        <w:tc>
          <w:tcPr>
            <w:tcW w:w="1129" w:type="dxa"/>
          </w:tcPr>
          <w:p w14:paraId="5AB8A3DD" w14:textId="77777777" w:rsidR="00D97F40" w:rsidRPr="00E20F29" w:rsidRDefault="00D97F40" w:rsidP="000F625F">
            <w:pPr>
              <w:rPr>
                <w:rFonts w:ascii="Times New Roman" w:hAnsi="Times New Roman" w:cs="Times New Roman"/>
                <w:sz w:val="22"/>
                <w:szCs w:val="22"/>
                <w:lang w:val="en-US"/>
              </w:rPr>
            </w:pPr>
          </w:p>
        </w:tc>
        <w:tc>
          <w:tcPr>
            <w:tcW w:w="1035" w:type="dxa"/>
          </w:tcPr>
          <w:p w14:paraId="78733ABC" w14:textId="77777777" w:rsidR="00D97F40" w:rsidRPr="00E20F29" w:rsidRDefault="00D97F40" w:rsidP="000F625F">
            <w:pPr>
              <w:rPr>
                <w:rFonts w:ascii="Times New Roman" w:hAnsi="Times New Roman" w:cs="Times New Roman"/>
                <w:sz w:val="22"/>
                <w:szCs w:val="22"/>
                <w:lang w:val="en-US"/>
              </w:rPr>
            </w:pPr>
          </w:p>
        </w:tc>
        <w:tc>
          <w:tcPr>
            <w:tcW w:w="941" w:type="dxa"/>
          </w:tcPr>
          <w:p w14:paraId="77A147B6" w14:textId="77777777" w:rsidR="00D97F40" w:rsidRPr="00E20F29" w:rsidRDefault="00D97F40" w:rsidP="000F625F">
            <w:pPr>
              <w:rPr>
                <w:rFonts w:ascii="Times New Roman" w:hAnsi="Times New Roman" w:cs="Times New Roman"/>
                <w:sz w:val="22"/>
                <w:szCs w:val="22"/>
                <w:lang w:val="en-US"/>
              </w:rPr>
            </w:pPr>
          </w:p>
        </w:tc>
        <w:tc>
          <w:tcPr>
            <w:tcW w:w="941" w:type="dxa"/>
          </w:tcPr>
          <w:p w14:paraId="0149166B" w14:textId="77777777" w:rsidR="00D97F40" w:rsidRPr="00E20F29" w:rsidRDefault="00D97F40" w:rsidP="000F625F">
            <w:pPr>
              <w:rPr>
                <w:rFonts w:ascii="Times New Roman" w:hAnsi="Times New Roman" w:cs="Times New Roman"/>
                <w:sz w:val="22"/>
                <w:szCs w:val="22"/>
                <w:lang w:val="en-US"/>
              </w:rPr>
            </w:pPr>
          </w:p>
        </w:tc>
        <w:tc>
          <w:tcPr>
            <w:tcW w:w="847" w:type="dxa"/>
          </w:tcPr>
          <w:p w14:paraId="6BEDBFBD" w14:textId="77777777" w:rsidR="00D97F40" w:rsidRPr="00E20F29" w:rsidRDefault="00D97F40" w:rsidP="000F625F">
            <w:pPr>
              <w:rPr>
                <w:rFonts w:ascii="Times New Roman" w:hAnsi="Times New Roman" w:cs="Times New Roman"/>
                <w:sz w:val="22"/>
                <w:szCs w:val="22"/>
                <w:lang w:val="en-US"/>
              </w:rPr>
            </w:pPr>
          </w:p>
        </w:tc>
        <w:tc>
          <w:tcPr>
            <w:tcW w:w="1318" w:type="dxa"/>
          </w:tcPr>
          <w:p w14:paraId="1AE1B0B2" w14:textId="77777777" w:rsidR="00D97F40" w:rsidRPr="00E20F29" w:rsidRDefault="00D97F40" w:rsidP="000F625F">
            <w:pPr>
              <w:rPr>
                <w:rFonts w:ascii="Times New Roman" w:hAnsi="Times New Roman" w:cs="Times New Roman"/>
                <w:sz w:val="22"/>
                <w:szCs w:val="22"/>
                <w:lang w:val="en-US"/>
              </w:rPr>
            </w:pPr>
          </w:p>
        </w:tc>
        <w:tc>
          <w:tcPr>
            <w:tcW w:w="753" w:type="dxa"/>
          </w:tcPr>
          <w:p w14:paraId="5F44656B" w14:textId="77777777" w:rsidR="00D97F40" w:rsidRPr="00E20F29" w:rsidRDefault="00D97F40" w:rsidP="000F625F">
            <w:pPr>
              <w:rPr>
                <w:rFonts w:ascii="Times New Roman" w:hAnsi="Times New Roman" w:cs="Times New Roman"/>
                <w:sz w:val="22"/>
                <w:szCs w:val="22"/>
                <w:lang w:val="en-US"/>
              </w:rPr>
            </w:pPr>
          </w:p>
        </w:tc>
      </w:tr>
      <w:tr w:rsidR="00D97F40" w14:paraId="573F8A12" w14:textId="77777777" w:rsidTr="004612B5">
        <w:trPr>
          <w:trHeight w:val="249"/>
        </w:trPr>
        <w:tc>
          <w:tcPr>
            <w:tcW w:w="565" w:type="dxa"/>
          </w:tcPr>
          <w:p w14:paraId="669B8616"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sz w:val="22"/>
                <w:szCs w:val="22"/>
                <w:lang w:val="en-US"/>
              </w:rPr>
              <w:t>2</w:t>
            </w:r>
          </w:p>
        </w:tc>
        <w:tc>
          <w:tcPr>
            <w:tcW w:w="1300" w:type="dxa"/>
          </w:tcPr>
          <w:p w14:paraId="7773E5E3" w14:textId="77777777" w:rsidR="00D97F40" w:rsidRPr="00E20F29" w:rsidRDefault="00D97F40" w:rsidP="000F625F">
            <w:pPr>
              <w:jc w:val="center"/>
              <w:rPr>
                <w:rFonts w:ascii="Times New Roman" w:hAnsi="Times New Roman" w:cs="Times New Roman"/>
                <w:sz w:val="22"/>
                <w:szCs w:val="22"/>
                <w:lang w:val="en-US"/>
              </w:rPr>
            </w:pPr>
            <w:r w:rsidRPr="00295C05">
              <w:rPr>
                <w:rFonts w:ascii="Times New Roman" w:hAnsi="Times New Roman" w:cs="Times New Roman"/>
                <w:sz w:val="22"/>
                <w:szCs w:val="22"/>
                <w:lang w:val="en-US"/>
              </w:rPr>
              <w:t>___/___/____</w:t>
            </w:r>
          </w:p>
        </w:tc>
        <w:tc>
          <w:tcPr>
            <w:tcW w:w="520" w:type="dxa"/>
          </w:tcPr>
          <w:p w14:paraId="344724E2" w14:textId="77777777" w:rsidR="00D97F40" w:rsidRPr="00E20F29" w:rsidRDefault="00D97F40" w:rsidP="000F625F">
            <w:pPr>
              <w:rPr>
                <w:rFonts w:ascii="Times New Roman" w:hAnsi="Times New Roman" w:cs="Times New Roman"/>
                <w:sz w:val="22"/>
                <w:szCs w:val="22"/>
                <w:lang w:val="en-US"/>
              </w:rPr>
            </w:pPr>
          </w:p>
        </w:tc>
        <w:tc>
          <w:tcPr>
            <w:tcW w:w="694" w:type="dxa"/>
          </w:tcPr>
          <w:p w14:paraId="285ECFD7" w14:textId="77777777" w:rsidR="00D97F40" w:rsidRPr="00E20F29" w:rsidRDefault="00D97F40" w:rsidP="000F625F">
            <w:pPr>
              <w:rPr>
                <w:rFonts w:ascii="Times New Roman" w:hAnsi="Times New Roman" w:cs="Times New Roman"/>
                <w:sz w:val="22"/>
                <w:szCs w:val="22"/>
                <w:lang w:val="en-US"/>
              </w:rPr>
            </w:pPr>
          </w:p>
        </w:tc>
        <w:tc>
          <w:tcPr>
            <w:tcW w:w="843" w:type="dxa"/>
          </w:tcPr>
          <w:p w14:paraId="5858277F" w14:textId="77777777" w:rsidR="00D97F40" w:rsidRPr="00E20F29" w:rsidRDefault="00D97F40" w:rsidP="000F625F">
            <w:pPr>
              <w:rPr>
                <w:rFonts w:ascii="Times New Roman" w:hAnsi="Times New Roman" w:cs="Times New Roman"/>
                <w:sz w:val="22"/>
                <w:szCs w:val="22"/>
                <w:lang w:val="en-US"/>
              </w:rPr>
            </w:pPr>
          </w:p>
        </w:tc>
        <w:tc>
          <w:tcPr>
            <w:tcW w:w="1129" w:type="dxa"/>
          </w:tcPr>
          <w:p w14:paraId="48F01C69" w14:textId="77777777" w:rsidR="00D97F40" w:rsidRPr="00E20F29" w:rsidRDefault="00D97F40" w:rsidP="000F625F">
            <w:pPr>
              <w:rPr>
                <w:rFonts w:ascii="Times New Roman" w:hAnsi="Times New Roman" w:cs="Times New Roman"/>
                <w:sz w:val="22"/>
                <w:szCs w:val="22"/>
                <w:lang w:val="en-US"/>
              </w:rPr>
            </w:pPr>
          </w:p>
        </w:tc>
        <w:tc>
          <w:tcPr>
            <w:tcW w:w="1035" w:type="dxa"/>
          </w:tcPr>
          <w:p w14:paraId="3E7EC9DA" w14:textId="77777777" w:rsidR="00D97F40" w:rsidRPr="00E20F29" w:rsidRDefault="00D97F40" w:rsidP="000F625F">
            <w:pPr>
              <w:rPr>
                <w:rFonts w:ascii="Times New Roman" w:hAnsi="Times New Roman" w:cs="Times New Roman"/>
                <w:sz w:val="22"/>
                <w:szCs w:val="22"/>
                <w:lang w:val="en-US"/>
              </w:rPr>
            </w:pPr>
          </w:p>
        </w:tc>
        <w:tc>
          <w:tcPr>
            <w:tcW w:w="941" w:type="dxa"/>
          </w:tcPr>
          <w:p w14:paraId="211284A4" w14:textId="77777777" w:rsidR="00D97F40" w:rsidRPr="00E20F29" w:rsidRDefault="00D97F40" w:rsidP="000F625F">
            <w:pPr>
              <w:rPr>
                <w:rFonts w:ascii="Times New Roman" w:hAnsi="Times New Roman" w:cs="Times New Roman"/>
                <w:sz w:val="22"/>
                <w:szCs w:val="22"/>
                <w:lang w:val="en-US"/>
              </w:rPr>
            </w:pPr>
          </w:p>
        </w:tc>
        <w:tc>
          <w:tcPr>
            <w:tcW w:w="941" w:type="dxa"/>
          </w:tcPr>
          <w:p w14:paraId="5E775640" w14:textId="77777777" w:rsidR="00D97F40" w:rsidRPr="00E20F29" w:rsidRDefault="00D97F40" w:rsidP="000F625F">
            <w:pPr>
              <w:rPr>
                <w:rFonts w:ascii="Times New Roman" w:hAnsi="Times New Roman" w:cs="Times New Roman"/>
                <w:sz w:val="22"/>
                <w:szCs w:val="22"/>
                <w:lang w:val="en-US"/>
              </w:rPr>
            </w:pPr>
          </w:p>
        </w:tc>
        <w:tc>
          <w:tcPr>
            <w:tcW w:w="847" w:type="dxa"/>
          </w:tcPr>
          <w:p w14:paraId="2334CAD1" w14:textId="77777777" w:rsidR="00D97F40" w:rsidRPr="00E20F29" w:rsidRDefault="00D97F40" w:rsidP="000F625F">
            <w:pPr>
              <w:rPr>
                <w:rFonts w:ascii="Times New Roman" w:hAnsi="Times New Roman" w:cs="Times New Roman"/>
                <w:sz w:val="22"/>
                <w:szCs w:val="22"/>
                <w:lang w:val="en-US"/>
              </w:rPr>
            </w:pPr>
          </w:p>
        </w:tc>
        <w:tc>
          <w:tcPr>
            <w:tcW w:w="1318" w:type="dxa"/>
          </w:tcPr>
          <w:p w14:paraId="3B55672D" w14:textId="77777777" w:rsidR="00D97F40" w:rsidRPr="00E20F29" w:rsidRDefault="00D97F40" w:rsidP="000F625F">
            <w:pPr>
              <w:rPr>
                <w:rFonts w:ascii="Times New Roman" w:hAnsi="Times New Roman" w:cs="Times New Roman"/>
                <w:sz w:val="22"/>
                <w:szCs w:val="22"/>
                <w:lang w:val="en-US"/>
              </w:rPr>
            </w:pPr>
          </w:p>
        </w:tc>
        <w:tc>
          <w:tcPr>
            <w:tcW w:w="753" w:type="dxa"/>
          </w:tcPr>
          <w:p w14:paraId="56640C7A" w14:textId="77777777" w:rsidR="00D97F40" w:rsidRPr="00E20F29" w:rsidRDefault="00D97F40" w:rsidP="000F625F">
            <w:pPr>
              <w:rPr>
                <w:rFonts w:ascii="Times New Roman" w:hAnsi="Times New Roman" w:cs="Times New Roman"/>
                <w:sz w:val="22"/>
                <w:szCs w:val="22"/>
                <w:lang w:val="en-US"/>
              </w:rPr>
            </w:pPr>
          </w:p>
        </w:tc>
      </w:tr>
      <w:tr w:rsidR="00D97F40" w14:paraId="360BBDC1" w14:textId="77777777" w:rsidTr="004612B5">
        <w:trPr>
          <w:trHeight w:val="266"/>
        </w:trPr>
        <w:tc>
          <w:tcPr>
            <w:tcW w:w="565" w:type="dxa"/>
          </w:tcPr>
          <w:p w14:paraId="3BA0C801"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sz w:val="22"/>
                <w:szCs w:val="22"/>
                <w:lang w:val="en-US"/>
              </w:rPr>
              <w:t>3</w:t>
            </w:r>
          </w:p>
        </w:tc>
        <w:tc>
          <w:tcPr>
            <w:tcW w:w="1300" w:type="dxa"/>
          </w:tcPr>
          <w:p w14:paraId="2225A4AF" w14:textId="77777777" w:rsidR="00D97F40" w:rsidRPr="00E20F29" w:rsidRDefault="00D97F40" w:rsidP="000F625F">
            <w:pPr>
              <w:jc w:val="center"/>
              <w:rPr>
                <w:rFonts w:ascii="Times New Roman" w:hAnsi="Times New Roman" w:cs="Times New Roman"/>
                <w:sz w:val="22"/>
                <w:szCs w:val="22"/>
                <w:lang w:val="en-US"/>
              </w:rPr>
            </w:pPr>
            <w:r w:rsidRPr="00295C05">
              <w:rPr>
                <w:rFonts w:ascii="Times New Roman" w:hAnsi="Times New Roman" w:cs="Times New Roman"/>
                <w:sz w:val="22"/>
                <w:szCs w:val="22"/>
                <w:lang w:val="en-US"/>
              </w:rPr>
              <w:t>___/___/____</w:t>
            </w:r>
          </w:p>
        </w:tc>
        <w:tc>
          <w:tcPr>
            <w:tcW w:w="520" w:type="dxa"/>
          </w:tcPr>
          <w:p w14:paraId="192B8AA5" w14:textId="77777777" w:rsidR="00D97F40" w:rsidRPr="00E20F29" w:rsidRDefault="00D97F40" w:rsidP="000F625F">
            <w:pPr>
              <w:rPr>
                <w:rFonts w:ascii="Times New Roman" w:hAnsi="Times New Roman" w:cs="Times New Roman"/>
                <w:sz w:val="22"/>
                <w:szCs w:val="22"/>
                <w:lang w:val="en-US"/>
              </w:rPr>
            </w:pPr>
          </w:p>
        </w:tc>
        <w:tc>
          <w:tcPr>
            <w:tcW w:w="694" w:type="dxa"/>
          </w:tcPr>
          <w:p w14:paraId="367290D7" w14:textId="77777777" w:rsidR="00D97F40" w:rsidRPr="00E20F29" w:rsidRDefault="00D97F40" w:rsidP="000F625F">
            <w:pPr>
              <w:rPr>
                <w:rFonts w:ascii="Times New Roman" w:hAnsi="Times New Roman" w:cs="Times New Roman"/>
                <w:sz w:val="22"/>
                <w:szCs w:val="22"/>
                <w:lang w:val="en-US"/>
              </w:rPr>
            </w:pPr>
          </w:p>
        </w:tc>
        <w:tc>
          <w:tcPr>
            <w:tcW w:w="843" w:type="dxa"/>
          </w:tcPr>
          <w:p w14:paraId="642B6B15" w14:textId="77777777" w:rsidR="00D97F40" w:rsidRPr="00E20F29" w:rsidRDefault="00D97F40" w:rsidP="000F625F">
            <w:pPr>
              <w:rPr>
                <w:rFonts w:ascii="Times New Roman" w:hAnsi="Times New Roman" w:cs="Times New Roman"/>
                <w:sz w:val="22"/>
                <w:szCs w:val="22"/>
                <w:lang w:val="en-US"/>
              </w:rPr>
            </w:pPr>
          </w:p>
        </w:tc>
        <w:tc>
          <w:tcPr>
            <w:tcW w:w="1129" w:type="dxa"/>
          </w:tcPr>
          <w:p w14:paraId="70B802CE" w14:textId="77777777" w:rsidR="00D97F40" w:rsidRPr="00E20F29" w:rsidRDefault="00D97F40" w:rsidP="000F625F">
            <w:pPr>
              <w:rPr>
                <w:rFonts w:ascii="Times New Roman" w:hAnsi="Times New Roman" w:cs="Times New Roman"/>
                <w:sz w:val="22"/>
                <w:szCs w:val="22"/>
                <w:lang w:val="en-US"/>
              </w:rPr>
            </w:pPr>
          </w:p>
        </w:tc>
        <w:tc>
          <w:tcPr>
            <w:tcW w:w="1035" w:type="dxa"/>
          </w:tcPr>
          <w:p w14:paraId="5E50948B" w14:textId="77777777" w:rsidR="00D97F40" w:rsidRPr="00E20F29" w:rsidRDefault="00D97F40" w:rsidP="000F625F">
            <w:pPr>
              <w:rPr>
                <w:rFonts w:ascii="Times New Roman" w:hAnsi="Times New Roman" w:cs="Times New Roman"/>
                <w:sz w:val="22"/>
                <w:szCs w:val="22"/>
                <w:lang w:val="en-US"/>
              </w:rPr>
            </w:pPr>
          </w:p>
        </w:tc>
        <w:tc>
          <w:tcPr>
            <w:tcW w:w="941" w:type="dxa"/>
          </w:tcPr>
          <w:p w14:paraId="545F6E23" w14:textId="77777777" w:rsidR="00D97F40" w:rsidRPr="00E20F29" w:rsidRDefault="00D97F40" w:rsidP="000F625F">
            <w:pPr>
              <w:rPr>
                <w:rFonts w:ascii="Times New Roman" w:hAnsi="Times New Roman" w:cs="Times New Roman"/>
                <w:sz w:val="22"/>
                <w:szCs w:val="22"/>
                <w:lang w:val="en-US"/>
              </w:rPr>
            </w:pPr>
          </w:p>
        </w:tc>
        <w:tc>
          <w:tcPr>
            <w:tcW w:w="941" w:type="dxa"/>
          </w:tcPr>
          <w:p w14:paraId="6C112627" w14:textId="77777777" w:rsidR="00D97F40" w:rsidRPr="00E20F29" w:rsidRDefault="00D97F40" w:rsidP="000F625F">
            <w:pPr>
              <w:rPr>
                <w:rFonts w:ascii="Times New Roman" w:hAnsi="Times New Roman" w:cs="Times New Roman"/>
                <w:sz w:val="22"/>
                <w:szCs w:val="22"/>
                <w:lang w:val="en-US"/>
              </w:rPr>
            </w:pPr>
          </w:p>
        </w:tc>
        <w:tc>
          <w:tcPr>
            <w:tcW w:w="847" w:type="dxa"/>
          </w:tcPr>
          <w:p w14:paraId="68F1A685" w14:textId="77777777" w:rsidR="00D97F40" w:rsidRPr="00E20F29" w:rsidRDefault="00D97F40" w:rsidP="000F625F">
            <w:pPr>
              <w:rPr>
                <w:rFonts w:ascii="Times New Roman" w:hAnsi="Times New Roman" w:cs="Times New Roman"/>
                <w:sz w:val="22"/>
                <w:szCs w:val="22"/>
                <w:lang w:val="en-US"/>
              </w:rPr>
            </w:pPr>
          </w:p>
        </w:tc>
        <w:tc>
          <w:tcPr>
            <w:tcW w:w="1318" w:type="dxa"/>
          </w:tcPr>
          <w:p w14:paraId="198E1C01" w14:textId="77777777" w:rsidR="00D97F40" w:rsidRPr="00E20F29" w:rsidRDefault="00D97F40" w:rsidP="000F625F">
            <w:pPr>
              <w:rPr>
                <w:rFonts w:ascii="Times New Roman" w:hAnsi="Times New Roman" w:cs="Times New Roman"/>
                <w:sz w:val="22"/>
                <w:szCs w:val="22"/>
                <w:lang w:val="en-US"/>
              </w:rPr>
            </w:pPr>
          </w:p>
        </w:tc>
        <w:tc>
          <w:tcPr>
            <w:tcW w:w="753" w:type="dxa"/>
          </w:tcPr>
          <w:p w14:paraId="7BD5041D" w14:textId="77777777" w:rsidR="00D97F40" w:rsidRPr="00E20F29" w:rsidRDefault="00D97F40" w:rsidP="000F625F">
            <w:pPr>
              <w:rPr>
                <w:rFonts w:ascii="Times New Roman" w:hAnsi="Times New Roman" w:cs="Times New Roman"/>
                <w:sz w:val="22"/>
                <w:szCs w:val="22"/>
                <w:lang w:val="en-US"/>
              </w:rPr>
            </w:pPr>
          </w:p>
        </w:tc>
      </w:tr>
      <w:tr w:rsidR="00D97F40" w14:paraId="70533DA0" w14:textId="77777777" w:rsidTr="004612B5">
        <w:trPr>
          <w:trHeight w:val="266"/>
        </w:trPr>
        <w:tc>
          <w:tcPr>
            <w:tcW w:w="565" w:type="dxa"/>
          </w:tcPr>
          <w:p w14:paraId="7B7B5A45"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sz w:val="22"/>
                <w:szCs w:val="22"/>
                <w:lang w:val="en-US"/>
              </w:rPr>
              <w:t>4</w:t>
            </w:r>
          </w:p>
        </w:tc>
        <w:tc>
          <w:tcPr>
            <w:tcW w:w="1300" w:type="dxa"/>
          </w:tcPr>
          <w:p w14:paraId="4642FC02" w14:textId="77777777" w:rsidR="00D97F40" w:rsidRPr="00E20F29" w:rsidRDefault="00D97F40" w:rsidP="000F625F">
            <w:pPr>
              <w:jc w:val="center"/>
              <w:rPr>
                <w:rFonts w:ascii="Times New Roman" w:hAnsi="Times New Roman" w:cs="Times New Roman"/>
                <w:sz w:val="22"/>
                <w:szCs w:val="22"/>
                <w:lang w:val="en-US"/>
              </w:rPr>
            </w:pPr>
            <w:r w:rsidRPr="00295C05">
              <w:rPr>
                <w:rFonts w:ascii="Times New Roman" w:hAnsi="Times New Roman" w:cs="Times New Roman"/>
                <w:sz w:val="22"/>
                <w:szCs w:val="22"/>
                <w:lang w:val="en-US"/>
              </w:rPr>
              <w:t>___/___/____</w:t>
            </w:r>
          </w:p>
        </w:tc>
        <w:tc>
          <w:tcPr>
            <w:tcW w:w="520" w:type="dxa"/>
          </w:tcPr>
          <w:p w14:paraId="12CAA4C8" w14:textId="77777777" w:rsidR="00D97F40" w:rsidRPr="00E20F29" w:rsidRDefault="00D97F40" w:rsidP="000F625F">
            <w:pPr>
              <w:rPr>
                <w:rFonts w:ascii="Times New Roman" w:hAnsi="Times New Roman" w:cs="Times New Roman"/>
                <w:sz w:val="22"/>
                <w:szCs w:val="22"/>
                <w:lang w:val="en-US"/>
              </w:rPr>
            </w:pPr>
          </w:p>
        </w:tc>
        <w:tc>
          <w:tcPr>
            <w:tcW w:w="694" w:type="dxa"/>
          </w:tcPr>
          <w:p w14:paraId="03204E26" w14:textId="77777777" w:rsidR="00D97F40" w:rsidRPr="00E20F29" w:rsidRDefault="00D97F40" w:rsidP="000F625F">
            <w:pPr>
              <w:rPr>
                <w:rFonts w:ascii="Times New Roman" w:hAnsi="Times New Roman" w:cs="Times New Roman"/>
                <w:sz w:val="22"/>
                <w:szCs w:val="22"/>
                <w:lang w:val="en-US"/>
              </w:rPr>
            </w:pPr>
          </w:p>
        </w:tc>
        <w:tc>
          <w:tcPr>
            <w:tcW w:w="843" w:type="dxa"/>
          </w:tcPr>
          <w:p w14:paraId="0962B1D8" w14:textId="77777777" w:rsidR="00D97F40" w:rsidRPr="00E20F29" w:rsidRDefault="00D97F40" w:rsidP="000F625F">
            <w:pPr>
              <w:rPr>
                <w:rFonts w:ascii="Times New Roman" w:hAnsi="Times New Roman" w:cs="Times New Roman"/>
                <w:sz w:val="22"/>
                <w:szCs w:val="22"/>
                <w:lang w:val="en-US"/>
              </w:rPr>
            </w:pPr>
          </w:p>
        </w:tc>
        <w:tc>
          <w:tcPr>
            <w:tcW w:w="1129" w:type="dxa"/>
          </w:tcPr>
          <w:p w14:paraId="2A4D5B21" w14:textId="77777777" w:rsidR="00D97F40" w:rsidRPr="00E20F29" w:rsidRDefault="00D97F40" w:rsidP="000F625F">
            <w:pPr>
              <w:rPr>
                <w:rFonts w:ascii="Times New Roman" w:hAnsi="Times New Roman" w:cs="Times New Roman"/>
                <w:sz w:val="22"/>
                <w:szCs w:val="22"/>
                <w:lang w:val="en-US"/>
              </w:rPr>
            </w:pPr>
          </w:p>
        </w:tc>
        <w:tc>
          <w:tcPr>
            <w:tcW w:w="1035" w:type="dxa"/>
          </w:tcPr>
          <w:p w14:paraId="74ADB92C" w14:textId="77777777" w:rsidR="00D97F40" w:rsidRPr="00E20F29" w:rsidRDefault="00D97F40" w:rsidP="000F625F">
            <w:pPr>
              <w:rPr>
                <w:rFonts w:ascii="Times New Roman" w:hAnsi="Times New Roman" w:cs="Times New Roman"/>
                <w:sz w:val="22"/>
                <w:szCs w:val="22"/>
                <w:lang w:val="en-US"/>
              </w:rPr>
            </w:pPr>
          </w:p>
        </w:tc>
        <w:tc>
          <w:tcPr>
            <w:tcW w:w="941" w:type="dxa"/>
          </w:tcPr>
          <w:p w14:paraId="47A5C6C8" w14:textId="77777777" w:rsidR="00D97F40" w:rsidRPr="00E20F29" w:rsidRDefault="00D97F40" w:rsidP="000F625F">
            <w:pPr>
              <w:rPr>
                <w:rFonts w:ascii="Times New Roman" w:hAnsi="Times New Roman" w:cs="Times New Roman"/>
                <w:sz w:val="22"/>
                <w:szCs w:val="22"/>
                <w:lang w:val="en-US"/>
              </w:rPr>
            </w:pPr>
          </w:p>
        </w:tc>
        <w:tc>
          <w:tcPr>
            <w:tcW w:w="941" w:type="dxa"/>
          </w:tcPr>
          <w:p w14:paraId="3DC7B734" w14:textId="77777777" w:rsidR="00D97F40" w:rsidRPr="00E20F29" w:rsidRDefault="00D97F40" w:rsidP="000F625F">
            <w:pPr>
              <w:rPr>
                <w:rFonts w:ascii="Times New Roman" w:hAnsi="Times New Roman" w:cs="Times New Roman"/>
                <w:sz w:val="22"/>
                <w:szCs w:val="22"/>
                <w:lang w:val="en-US"/>
              </w:rPr>
            </w:pPr>
          </w:p>
        </w:tc>
        <w:tc>
          <w:tcPr>
            <w:tcW w:w="847" w:type="dxa"/>
          </w:tcPr>
          <w:p w14:paraId="31CC29D9" w14:textId="77777777" w:rsidR="00D97F40" w:rsidRPr="00E20F29" w:rsidRDefault="00D97F40" w:rsidP="000F625F">
            <w:pPr>
              <w:rPr>
                <w:rFonts w:ascii="Times New Roman" w:hAnsi="Times New Roman" w:cs="Times New Roman"/>
                <w:sz w:val="22"/>
                <w:szCs w:val="22"/>
                <w:lang w:val="en-US"/>
              </w:rPr>
            </w:pPr>
          </w:p>
        </w:tc>
        <w:tc>
          <w:tcPr>
            <w:tcW w:w="1318" w:type="dxa"/>
          </w:tcPr>
          <w:p w14:paraId="006E2927" w14:textId="77777777" w:rsidR="00D97F40" w:rsidRPr="00E20F29" w:rsidRDefault="00D97F40" w:rsidP="000F625F">
            <w:pPr>
              <w:rPr>
                <w:rFonts w:ascii="Times New Roman" w:hAnsi="Times New Roman" w:cs="Times New Roman"/>
                <w:sz w:val="22"/>
                <w:szCs w:val="22"/>
                <w:lang w:val="en-US"/>
              </w:rPr>
            </w:pPr>
          </w:p>
        </w:tc>
        <w:tc>
          <w:tcPr>
            <w:tcW w:w="753" w:type="dxa"/>
          </w:tcPr>
          <w:p w14:paraId="1D2D5CF1" w14:textId="77777777" w:rsidR="00D97F40" w:rsidRPr="00E20F29" w:rsidRDefault="00D97F40" w:rsidP="000F625F">
            <w:pPr>
              <w:rPr>
                <w:rFonts w:ascii="Times New Roman" w:hAnsi="Times New Roman" w:cs="Times New Roman"/>
                <w:sz w:val="22"/>
                <w:szCs w:val="22"/>
                <w:lang w:val="en-US"/>
              </w:rPr>
            </w:pPr>
          </w:p>
        </w:tc>
      </w:tr>
      <w:tr w:rsidR="00D97F40" w14:paraId="4EE8775A" w14:textId="77777777" w:rsidTr="004612B5">
        <w:trPr>
          <w:trHeight w:val="249"/>
        </w:trPr>
        <w:tc>
          <w:tcPr>
            <w:tcW w:w="565" w:type="dxa"/>
          </w:tcPr>
          <w:p w14:paraId="447011AF"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sz w:val="22"/>
                <w:szCs w:val="22"/>
                <w:lang w:val="en-US"/>
              </w:rPr>
              <w:t>5</w:t>
            </w:r>
          </w:p>
        </w:tc>
        <w:tc>
          <w:tcPr>
            <w:tcW w:w="1300" w:type="dxa"/>
          </w:tcPr>
          <w:p w14:paraId="1A632DAF" w14:textId="7724E13C" w:rsidR="00D97F40" w:rsidRPr="00E20F29" w:rsidRDefault="004612B5" w:rsidP="000F625F">
            <w:pPr>
              <w:jc w:val="center"/>
              <w:rPr>
                <w:rFonts w:ascii="Times New Roman" w:hAnsi="Times New Roman" w:cs="Times New Roman"/>
                <w:sz w:val="22"/>
                <w:szCs w:val="22"/>
                <w:lang w:val="en-US"/>
              </w:rPr>
            </w:pPr>
            <w:r w:rsidRPr="00295C05">
              <w:rPr>
                <w:rFonts w:ascii="Times New Roman" w:hAnsi="Times New Roman" w:cs="Times New Roman"/>
                <w:sz w:val="22"/>
                <w:szCs w:val="22"/>
                <w:lang w:val="en-US"/>
              </w:rPr>
              <w:t>___/___/____</w:t>
            </w:r>
          </w:p>
        </w:tc>
        <w:tc>
          <w:tcPr>
            <w:tcW w:w="520" w:type="dxa"/>
          </w:tcPr>
          <w:p w14:paraId="69DC5482" w14:textId="77777777" w:rsidR="00D97F40" w:rsidRPr="00E20F29" w:rsidRDefault="00D97F40" w:rsidP="000F625F">
            <w:pPr>
              <w:rPr>
                <w:rFonts w:ascii="Times New Roman" w:hAnsi="Times New Roman" w:cs="Times New Roman"/>
                <w:sz w:val="22"/>
                <w:szCs w:val="22"/>
                <w:lang w:val="en-US"/>
              </w:rPr>
            </w:pPr>
          </w:p>
        </w:tc>
        <w:tc>
          <w:tcPr>
            <w:tcW w:w="694" w:type="dxa"/>
          </w:tcPr>
          <w:p w14:paraId="44A2F96F" w14:textId="77777777" w:rsidR="00D97F40" w:rsidRPr="00E20F29" w:rsidRDefault="00D97F40" w:rsidP="000F625F">
            <w:pPr>
              <w:rPr>
                <w:rFonts w:ascii="Times New Roman" w:hAnsi="Times New Roman" w:cs="Times New Roman"/>
                <w:sz w:val="22"/>
                <w:szCs w:val="22"/>
                <w:lang w:val="en-US"/>
              </w:rPr>
            </w:pPr>
          </w:p>
        </w:tc>
        <w:tc>
          <w:tcPr>
            <w:tcW w:w="843" w:type="dxa"/>
          </w:tcPr>
          <w:p w14:paraId="3B47FAFB" w14:textId="77777777" w:rsidR="00D97F40" w:rsidRPr="00E20F29" w:rsidRDefault="00D97F40" w:rsidP="000F625F">
            <w:pPr>
              <w:rPr>
                <w:rFonts w:ascii="Times New Roman" w:hAnsi="Times New Roman" w:cs="Times New Roman"/>
                <w:sz w:val="22"/>
                <w:szCs w:val="22"/>
                <w:lang w:val="en-US"/>
              </w:rPr>
            </w:pPr>
          </w:p>
        </w:tc>
        <w:tc>
          <w:tcPr>
            <w:tcW w:w="1129" w:type="dxa"/>
          </w:tcPr>
          <w:p w14:paraId="537438FD" w14:textId="77777777" w:rsidR="00D97F40" w:rsidRPr="00E20F29" w:rsidRDefault="00D97F40" w:rsidP="000F625F">
            <w:pPr>
              <w:rPr>
                <w:rFonts w:ascii="Times New Roman" w:hAnsi="Times New Roman" w:cs="Times New Roman"/>
                <w:sz w:val="22"/>
                <w:szCs w:val="22"/>
                <w:lang w:val="en-US"/>
              </w:rPr>
            </w:pPr>
          </w:p>
        </w:tc>
        <w:tc>
          <w:tcPr>
            <w:tcW w:w="1035" w:type="dxa"/>
          </w:tcPr>
          <w:p w14:paraId="2CBB1887" w14:textId="77777777" w:rsidR="00D97F40" w:rsidRPr="00E20F29" w:rsidRDefault="00D97F40" w:rsidP="000F625F">
            <w:pPr>
              <w:rPr>
                <w:rFonts w:ascii="Times New Roman" w:hAnsi="Times New Roman" w:cs="Times New Roman"/>
                <w:sz w:val="22"/>
                <w:szCs w:val="22"/>
                <w:lang w:val="en-US"/>
              </w:rPr>
            </w:pPr>
          </w:p>
        </w:tc>
        <w:tc>
          <w:tcPr>
            <w:tcW w:w="941" w:type="dxa"/>
          </w:tcPr>
          <w:p w14:paraId="20A8CBFC" w14:textId="77777777" w:rsidR="00D97F40" w:rsidRPr="00E20F29" w:rsidRDefault="00D97F40" w:rsidP="000F625F">
            <w:pPr>
              <w:rPr>
                <w:rFonts w:ascii="Times New Roman" w:hAnsi="Times New Roman" w:cs="Times New Roman"/>
                <w:sz w:val="22"/>
                <w:szCs w:val="22"/>
                <w:lang w:val="en-US"/>
              </w:rPr>
            </w:pPr>
          </w:p>
        </w:tc>
        <w:tc>
          <w:tcPr>
            <w:tcW w:w="941" w:type="dxa"/>
          </w:tcPr>
          <w:p w14:paraId="06A64D54" w14:textId="77777777" w:rsidR="00D97F40" w:rsidRPr="00E20F29" w:rsidRDefault="00D97F40" w:rsidP="000F625F">
            <w:pPr>
              <w:rPr>
                <w:rFonts w:ascii="Times New Roman" w:hAnsi="Times New Roman" w:cs="Times New Roman"/>
                <w:sz w:val="22"/>
                <w:szCs w:val="22"/>
                <w:lang w:val="en-US"/>
              </w:rPr>
            </w:pPr>
          </w:p>
        </w:tc>
        <w:tc>
          <w:tcPr>
            <w:tcW w:w="847" w:type="dxa"/>
          </w:tcPr>
          <w:p w14:paraId="34F14DA2" w14:textId="77777777" w:rsidR="00D97F40" w:rsidRPr="00E20F29" w:rsidRDefault="00D97F40" w:rsidP="000F625F">
            <w:pPr>
              <w:rPr>
                <w:rFonts w:ascii="Times New Roman" w:hAnsi="Times New Roman" w:cs="Times New Roman"/>
                <w:sz w:val="22"/>
                <w:szCs w:val="22"/>
                <w:lang w:val="en-US"/>
              </w:rPr>
            </w:pPr>
          </w:p>
        </w:tc>
        <w:tc>
          <w:tcPr>
            <w:tcW w:w="1318" w:type="dxa"/>
          </w:tcPr>
          <w:p w14:paraId="283C0995" w14:textId="77777777" w:rsidR="00D97F40" w:rsidRPr="00E20F29" w:rsidRDefault="00D97F40" w:rsidP="000F625F">
            <w:pPr>
              <w:rPr>
                <w:rFonts w:ascii="Times New Roman" w:hAnsi="Times New Roman" w:cs="Times New Roman"/>
                <w:sz w:val="22"/>
                <w:szCs w:val="22"/>
                <w:lang w:val="en-US"/>
              </w:rPr>
            </w:pPr>
          </w:p>
        </w:tc>
        <w:tc>
          <w:tcPr>
            <w:tcW w:w="753" w:type="dxa"/>
          </w:tcPr>
          <w:p w14:paraId="224868C8" w14:textId="77777777" w:rsidR="00D97F40" w:rsidRPr="00E20F29" w:rsidRDefault="00D97F40" w:rsidP="000F625F">
            <w:pPr>
              <w:rPr>
                <w:rFonts w:ascii="Times New Roman" w:hAnsi="Times New Roman" w:cs="Times New Roman"/>
                <w:sz w:val="22"/>
                <w:szCs w:val="22"/>
                <w:lang w:val="en-US"/>
              </w:rPr>
            </w:pPr>
          </w:p>
        </w:tc>
      </w:tr>
      <w:tr w:rsidR="00D97F40" w14:paraId="33243C4A" w14:textId="77777777" w:rsidTr="004612B5">
        <w:trPr>
          <w:trHeight w:val="266"/>
        </w:trPr>
        <w:tc>
          <w:tcPr>
            <w:tcW w:w="565" w:type="dxa"/>
          </w:tcPr>
          <w:p w14:paraId="4737A876"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sz w:val="22"/>
                <w:szCs w:val="22"/>
                <w:lang w:val="en-US"/>
              </w:rPr>
              <w:t>6</w:t>
            </w:r>
          </w:p>
        </w:tc>
        <w:tc>
          <w:tcPr>
            <w:tcW w:w="1300" w:type="dxa"/>
          </w:tcPr>
          <w:p w14:paraId="3D469EDE" w14:textId="77777777" w:rsidR="00D97F40" w:rsidRPr="00E20F29" w:rsidRDefault="00D97F40" w:rsidP="000F625F">
            <w:pPr>
              <w:jc w:val="center"/>
              <w:rPr>
                <w:rFonts w:ascii="Times New Roman" w:hAnsi="Times New Roman" w:cs="Times New Roman"/>
                <w:sz w:val="22"/>
                <w:szCs w:val="22"/>
                <w:lang w:val="en-US"/>
              </w:rPr>
            </w:pPr>
            <w:r w:rsidRPr="00295C05">
              <w:rPr>
                <w:rFonts w:ascii="Times New Roman" w:hAnsi="Times New Roman" w:cs="Times New Roman"/>
                <w:sz w:val="22"/>
                <w:szCs w:val="22"/>
                <w:lang w:val="en-US"/>
              </w:rPr>
              <w:t>___/___/____</w:t>
            </w:r>
          </w:p>
        </w:tc>
        <w:tc>
          <w:tcPr>
            <w:tcW w:w="520" w:type="dxa"/>
          </w:tcPr>
          <w:p w14:paraId="594988FB" w14:textId="77777777" w:rsidR="00D97F40" w:rsidRPr="00E20F29" w:rsidRDefault="00D97F40" w:rsidP="000F625F">
            <w:pPr>
              <w:rPr>
                <w:rFonts w:ascii="Times New Roman" w:hAnsi="Times New Roman" w:cs="Times New Roman"/>
                <w:sz w:val="22"/>
                <w:szCs w:val="22"/>
                <w:lang w:val="en-US"/>
              </w:rPr>
            </w:pPr>
          </w:p>
        </w:tc>
        <w:tc>
          <w:tcPr>
            <w:tcW w:w="694" w:type="dxa"/>
          </w:tcPr>
          <w:p w14:paraId="7518F952" w14:textId="77777777" w:rsidR="00D97F40" w:rsidRPr="00E20F29" w:rsidRDefault="00D97F40" w:rsidP="000F625F">
            <w:pPr>
              <w:rPr>
                <w:rFonts w:ascii="Times New Roman" w:hAnsi="Times New Roman" w:cs="Times New Roman"/>
                <w:sz w:val="22"/>
                <w:szCs w:val="22"/>
                <w:lang w:val="en-US"/>
              </w:rPr>
            </w:pPr>
          </w:p>
        </w:tc>
        <w:tc>
          <w:tcPr>
            <w:tcW w:w="843" w:type="dxa"/>
          </w:tcPr>
          <w:p w14:paraId="5A21AD75" w14:textId="77777777" w:rsidR="00D97F40" w:rsidRPr="00E20F29" w:rsidRDefault="00D97F40" w:rsidP="000F625F">
            <w:pPr>
              <w:rPr>
                <w:rFonts w:ascii="Times New Roman" w:hAnsi="Times New Roman" w:cs="Times New Roman"/>
                <w:sz w:val="22"/>
                <w:szCs w:val="22"/>
                <w:lang w:val="en-US"/>
              </w:rPr>
            </w:pPr>
          </w:p>
        </w:tc>
        <w:tc>
          <w:tcPr>
            <w:tcW w:w="1129" w:type="dxa"/>
          </w:tcPr>
          <w:p w14:paraId="59084648" w14:textId="77777777" w:rsidR="00D97F40" w:rsidRPr="00E20F29" w:rsidRDefault="00D97F40" w:rsidP="000F625F">
            <w:pPr>
              <w:rPr>
                <w:rFonts w:ascii="Times New Roman" w:hAnsi="Times New Roman" w:cs="Times New Roman"/>
                <w:sz w:val="22"/>
                <w:szCs w:val="22"/>
                <w:lang w:val="en-US"/>
              </w:rPr>
            </w:pPr>
          </w:p>
        </w:tc>
        <w:tc>
          <w:tcPr>
            <w:tcW w:w="1035" w:type="dxa"/>
          </w:tcPr>
          <w:p w14:paraId="2D7D1DC3" w14:textId="77777777" w:rsidR="00D97F40" w:rsidRPr="00E20F29" w:rsidRDefault="00D97F40" w:rsidP="000F625F">
            <w:pPr>
              <w:rPr>
                <w:rFonts w:ascii="Times New Roman" w:hAnsi="Times New Roman" w:cs="Times New Roman"/>
                <w:sz w:val="22"/>
                <w:szCs w:val="22"/>
                <w:lang w:val="en-US"/>
              </w:rPr>
            </w:pPr>
          </w:p>
        </w:tc>
        <w:tc>
          <w:tcPr>
            <w:tcW w:w="941" w:type="dxa"/>
          </w:tcPr>
          <w:p w14:paraId="33EB8101" w14:textId="77777777" w:rsidR="00D97F40" w:rsidRPr="00E20F29" w:rsidRDefault="00D97F40" w:rsidP="000F625F">
            <w:pPr>
              <w:rPr>
                <w:rFonts w:ascii="Times New Roman" w:hAnsi="Times New Roman" w:cs="Times New Roman"/>
                <w:sz w:val="22"/>
                <w:szCs w:val="22"/>
                <w:lang w:val="en-US"/>
              </w:rPr>
            </w:pPr>
          </w:p>
        </w:tc>
        <w:tc>
          <w:tcPr>
            <w:tcW w:w="941" w:type="dxa"/>
          </w:tcPr>
          <w:p w14:paraId="6CC0E1EC" w14:textId="77777777" w:rsidR="00D97F40" w:rsidRPr="00E20F29" w:rsidRDefault="00D97F40" w:rsidP="000F625F">
            <w:pPr>
              <w:rPr>
                <w:rFonts w:ascii="Times New Roman" w:hAnsi="Times New Roman" w:cs="Times New Roman"/>
                <w:sz w:val="22"/>
                <w:szCs w:val="22"/>
                <w:lang w:val="en-US"/>
              </w:rPr>
            </w:pPr>
          </w:p>
        </w:tc>
        <w:tc>
          <w:tcPr>
            <w:tcW w:w="847" w:type="dxa"/>
          </w:tcPr>
          <w:p w14:paraId="3EA7FD6A" w14:textId="77777777" w:rsidR="00D97F40" w:rsidRPr="00E20F29" w:rsidRDefault="00D97F40" w:rsidP="000F625F">
            <w:pPr>
              <w:rPr>
                <w:rFonts w:ascii="Times New Roman" w:hAnsi="Times New Roman" w:cs="Times New Roman"/>
                <w:sz w:val="22"/>
                <w:szCs w:val="22"/>
                <w:lang w:val="en-US"/>
              </w:rPr>
            </w:pPr>
          </w:p>
        </w:tc>
        <w:tc>
          <w:tcPr>
            <w:tcW w:w="1318" w:type="dxa"/>
          </w:tcPr>
          <w:p w14:paraId="4DB1ADE3" w14:textId="77777777" w:rsidR="00D97F40" w:rsidRPr="00E20F29" w:rsidRDefault="00D97F40" w:rsidP="000F625F">
            <w:pPr>
              <w:rPr>
                <w:rFonts w:ascii="Times New Roman" w:hAnsi="Times New Roman" w:cs="Times New Roman"/>
                <w:sz w:val="22"/>
                <w:szCs w:val="22"/>
                <w:lang w:val="en-US"/>
              </w:rPr>
            </w:pPr>
          </w:p>
        </w:tc>
        <w:tc>
          <w:tcPr>
            <w:tcW w:w="753" w:type="dxa"/>
          </w:tcPr>
          <w:p w14:paraId="3468CA43" w14:textId="77777777" w:rsidR="00D97F40" w:rsidRPr="00E20F29" w:rsidRDefault="00D97F40" w:rsidP="000F625F">
            <w:pPr>
              <w:rPr>
                <w:rFonts w:ascii="Times New Roman" w:hAnsi="Times New Roman" w:cs="Times New Roman"/>
                <w:sz w:val="22"/>
                <w:szCs w:val="22"/>
                <w:lang w:val="en-US"/>
              </w:rPr>
            </w:pPr>
          </w:p>
        </w:tc>
      </w:tr>
      <w:tr w:rsidR="00D97F40" w14:paraId="57D20BB6" w14:textId="77777777" w:rsidTr="004612B5">
        <w:trPr>
          <w:trHeight w:val="266"/>
        </w:trPr>
        <w:tc>
          <w:tcPr>
            <w:tcW w:w="565" w:type="dxa"/>
          </w:tcPr>
          <w:p w14:paraId="1029B575"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sz w:val="22"/>
                <w:szCs w:val="22"/>
                <w:lang w:val="en-US"/>
              </w:rPr>
              <w:t>7</w:t>
            </w:r>
          </w:p>
        </w:tc>
        <w:tc>
          <w:tcPr>
            <w:tcW w:w="1300" w:type="dxa"/>
          </w:tcPr>
          <w:p w14:paraId="2B23036D" w14:textId="77777777" w:rsidR="00D97F40" w:rsidRPr="00E20F29" w:rsidRDefault="00D97F40" w:rsidP="000F625F">
            <w:pPr>
              <w:jc w:val="center"/>
              <w:rPr>
                <w:rFonts w:ascii="Times New Roman" w:hAnsi="Times New Roman" w:cs="Times New Roman"/>
                <w:sz w:val="22"/>
                <w:szCs w:val="22"/>
                <w:lang w:val="en-US"/>
              </w:rPr>
            </w:pPr>
            <w:r w:rsidRPr="00295C05">
              <w:rPr>
                <w:rFonts w:ascii="Times New Roman" w:hAnsi="Times New Roman" w:cs="Times New Roman"/>
                <w:sz w:val="22"/>
                <w:szCs w:val="22"/>
                <w:lang w:val="en-US"/>
              </w:rPr>
              <w:t>___/___/____</w:t>
            </w:r>
          </w:p>
        </w:tc>
        <w:tc>
          <w:tcPr>
            <w:tcW w:w="520" w:type="dxa"/>
          </w:tcPr>
          <w:p w14:paraId="79472FBB" w14:textId="77777777" w:rsidR="00D97F40" w:rsidRPr="00E20F29" w:rsidRDefault="00D97F40" w:rsidP="000F625F">
            <w:pPr>
              <w:rPr>
                <w:rFonts w:ascii="Times New Roman" w:hAnsi="Times New Roman" w:cs="Times New Roman"/>
                <w:sz w:val="22"/>
                <w:szCs w:val="22"/>
                <w:lang w:val="en-US"/>
              </w:rPr>
            </w:pPr>
          </w:p>
        </w:tc>
        <w:tc>
          <w:tcPr>
            <w:tcW w:w="694" w:type="dxa"/>
          </w:tcPr>
          <w:p w14:paraId="3AFF0F8C" w14:textId="77777777" w:rsidR="00D97F40" w:rsidRPr="00E20F29" w:rsidRDefault="00D97F40" w:rsidP="000F625F">
            <w:pPr>
              <w:rPr>
                <w:rFonts w:ascii="Times New Roman" w:hAnsi="Times New Roman" w:cs="Times New Roman"/>
                <w:sz w:val="22"/>
                <w:szCs w:val="22"/>
                <w:lang w:val="en-US"/>
              </w:rPr>
            </w:pPr>
          </w:p>
        </w:tc>
        <w:tc>
          <w:tcPr>
            <w:tcW w:w="843" w:type="dxa"/>
          </w:tcPr>
          <w:p w14:paraId="66043603" w14:textId="77777777" w:rsidR="00D97F40" w:rsidRPr="00E20F29" w:rsidRDefault="00D97F40" w:rsidP="000F625F">
            <w:pPr>
              <w:rPr>
                <w:rFonts w:ascii="Times New Roman" w:hAnsi="Times New Roman" w:cs="Times New Roman"/>
                <w:sz w:val="22"/>
                <w:szCs w:val="22"/>
                <w:lang w:val="en-US"/>
              </w:rPr>
            </w:pPr>
          </w:p>
        </w:tc>
        <w:tc>
          <w:tcPr>
            <w:tcW w:w="1129" w:type="dxa"/>
          </w:tcPr>
          <w:p w14:paraId="4A990E38" w14:textId="77777777" w:rsidR="00D97F40" w:rsidRPr="00E20F29" w:rsidRDefault="00D97F40" w:rsidP="000F625F">
            <w:pPr>
              <w:rPr>
                <w:rFonts w:ascii="Times New Roman" w:hAnsi="Times New Roman" w:cs="Times New Roman"/>
                <w:sz w:val="22"/>
                <w:szCs w:val="22"/>
                <w:lang w:val="en-US"/>
              </w:rPr>
            </w:pPr>
          </w:p>
        </w:tc>
        <w:tc>
          <w:tcPr>
            <w:tcW w:w="1035" w:type="dxa"/>
          </w:tcPr>
          <w:p w14:paraId="6CC36138" w14:textId="77777777" w:rsidR="00D97F40" w:rsidRPr="00E20F29" w:rsidRDefault="00D97F40" w:rsidP="000F625F">
            <w:pPr>
              <w:rPr>
                <w:rFonts w:ascii="Times New Roman" w:hAnsi="Times New Roman" w:cs="Times New Roman"/>
                <w:sz w:val="22"/>
                <w:szCs w:val="22"/>
                <w:lang w:val="en-US"/>
              </w:rPr>
            </w:pPr>
          </w:p>
        </w:tc>
        <w:tc>
          <w:tcPr>
            <w:tcW w:w="941" w:type="dxa"/>
          </w:tcPr>
          <w:p w14:paraId="1E758A3F" w14:textId="77777777" w:rsidR="00D97F40" w:rsidRPr="00E20F29" w:rsidRDefault="00D97F40" w:rsidP="000F625F">
            <w:pPr>
              <w:rPr>
                <w:rFonts w:ascii="Times New Roman" w:hAnsi="Times New Roman" w:cs="Times New Roman"/>
                <w:sz w:val="22"/>
                <w:szCs w:val="22"/>
                <w:lang w:val="en-US"/>
              </w:rPr>
            </w:pPr>
          </w:p>
        </w:tc>
        <w:tc>
          <w:tcPr>
            <w:tcW w:w="941" w:type="dxa"/>
          </w:tcPr>
          <w:p w14:paraId="1E4551C1" w14:textId="77777777" w:rsidR="00D97F40" w:rsidRPr="00E20F29" w:rsidRDefault="00D97F40" w:rsidP="000F625F">
            <w:pPr>
              <w:rPr>
                <w:rFonts w:ascii="Times New Roman" w:hAnsi="Times New Roman" w:cs="Times New Roman"/>
                <w:sz w:val="22"/>
                <w:szCs w:val="22"/>
                <w:lang w:val="en-US"/>
              </w:rPr>
            </w:pPr>
          </w:p>
        </w:tc>
        <w:tc>
          <w:tcPr>
            <w:tcW w:w="847" w:type="dxa"/>
          </w:tcPr>
          <w:p w14:paraId="645E1BCC" w14:textId="77777777" w:rsidR="00D97F40" w:rsidRPr="00E20F29" w:rsidRDefault="00D97F40" w:rsidP="000F625F">
            <w:pPr>
              <w:rPr>
                <w:rFonts w:ascii="Times New Roman" w:hAnsi="Times New Roman" w:cs="Times New Roman"/>
                <w:sz w:val="22"/>
                <w:szCs w:val="22"/>
                <w:lang w:val="en-US"/>
              </w:rPr>
            </w:pPr>
          </w:p>
        </w:tc>
        <w:tc>
          <w:tcPr>
            <w:tcW w:w="1318" w:type="dxa"/>
          </w:tcPr>
          <w:p w14:paraId="095D5447" w14:textId="77777777" w:rsidR="00D97F40" w:rsidRPr="00E20F29" w:rsidRDefault="00D97F40" w:rsidP="000F625F">
            <w:pPr>
              <w:rPr>
                <w:rFonts w:ascii="Times New Roman" w:hAnsi="Times New Roman" w:cs="Times New Roman"/>
                <w:sz w:val="22"/>
                <w:szCs w:val="22"/>
                <w:lang w:val="en-US"/>
              </w:rPr>
            </w:pPr>
          </w:p>
        </w:tc>
        <w:tc>
          <w:tcPr>
            <w:tcW w:w="753" w:type="dxa"/>
          </w:tcPr>
          <w:p w14:paraId="5C76E23C" w14:textId="77777777" w:rsidR="00D97F40" w:rsidRPr="00E20F29" w:rsidRDefault="00D97F40" w:rsidP="000F625F">
            <w:pPr>
              <w:rPr>
                <w:rFonts w:ascii="Times New Roman" w:hAnsi="Times New Roman" w:cs="Times New Roman"/>
                <w:sz w:val="22"/>
                <w:szCs w:val="22"/>
                <w:lang w:val="en-US"/>
              </w:rPr>
            </w:pPr>
          </w:p>
        </w:tc>
      </w:tr>
      <w:tr w:rsidR="00D97F40" w14:paraId="17C1D019" w14:textId="77777777" w:rsidTr="004612B5">
        <w:trPr>
          <w:trHeight w:val="266"/>
        </w:trPr>
        <w:tc>
          <w:tcPr>
            <w:tcW w:w="565" w:type="dxa"/>
          </w:tcPr>
          <w:p w14:paraId="30181EE2"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sz w:val="22"/>
                <w:szCs w:val="22"/>
                <w:lang w:val="en-US"/>
              </w:rPr>
              <w:t>8</w:t>
            </w:r>
          </w:p>
        </w:tc>
        <w:tc>
          <w:tcPr>
            <w:tcW w:w="1300" w:type="dxa"/>
          </w:tcPr>
          <w:p w14:paraId="28658ECF" w14:textId="77777777" w:rsidR="00D97F40" w:rsidRPr="00E20F29" w:rsidRDefault="00D97F40" w:rsidP="000F625F">
            <w:pPr>
              <w:jc w:val="center"/>
              <w:rPr>
                <w:rFonts w:ascii="Times New Roman" w:hAnsi="Times New Roman" w:cs="Times New Roman"/>
                <w:sz w:val="22"/>
                <w:szCs w:val="22"/>
                <w:lang w:val="en-US"/>
              </w:rPr>
            </w:pPr>
            <w:r w:rsidRPr="00295C05">
              <w:rPr>
                <w:rFonts w:ascii="Times New Roman" w:hAnsi="Times New Roman" w:cs="Times New Roman"/>
                <w:sz w:val="22"/>
                <w:szCs w:val="22"/>
                <w:lang w:val="en-US"/>
              </w:rPr>
              <w:t>___/___/____</w:t>
            </w:r>
          </w:p>
        </w:tc>
        <w:tc>
          <w:tcPr>
            <w:tcW w:w="520" w:type="dxa"/>
          </w:tcPr>
          <w:p w14:paraId="5B245258" w14:textId="77777777" w:rsidR="00D97F40" w:rsidRPr="00E20F29" w:rsidRDefault="00D97F40" w:rsidP="000F625F">
            <w:pPr>
              <w:rPr>
                <w:rFonts w:ascii="Times New Roman" w:hAnsi="Times New Roman" w:cs="Times New Roman"/>
                <w:sz w:val="22"/>
                <w:szCs w:val="22"/>
                <w:lang w:val="en-US"/>
              </w:rPr>
            </w:pPr>
          </w:p>
        </w:tc>
        <w:tc>
          <w:tcPr>
            <w:tcW w:w="694" w:type="dxa"/>
          </w:tcPr>
          <w:p w14:paraId="1B77EE2F" w14:textId="77777777" w:rsidR="00D97F40" w:rsidRPr="00E20F29" w:rsidRDefault="00D97F40" w:rsidP="000F625F">
            <w:pPr>
              <w:rPr>
                <w:rFonts w:ascii="Times New Roman" w:hAnsi="Times New Roman" w:cs="Times New Roman"/>
                <w:sz w:val="22"/>
                <w:szCs w:val="22"/>
                <w:lang w:val="en-US"/>
              </w:rPr>
            </w:pPr>
          </w:p>
        </w:tc>
        <w:tc>
          <w:tcPr>
            <w:tcW w:w="843" w:type="dxa"/>
          </w:tcPr>
          <w:p w14:paraId="62F95059" w14:textId="77777777" w:rsidR="00D97F40" w:rsidRPr="00E20F29" w:rsidRDefault="00D97F40" w:rsidP="000F625F">
            <w:pPr>
              <w:rPr>
                <w:rFonts w:ascii="Times New Roman" w:hAnsi="Times New Roman" w:cs="Times New Roman"/>
                <w:sz w:val="22"/>
                <w:szCs w:val="22"/>
                <w:lang w:val="en-US"/>
              </w:rPr>
            </w:pPr>
          </w:p>
        </w:tc>
        <w:tc>
          <w:tcPr>
            <w:tcW w:w="1129" w:type="dxa"/>
          </w:tcPr>
          <w:p w14:paraId="118C46EB" w14:textId="77777777" w:rsidR="00D97F40" w:rsidRPr="00E20F29" w:rsidRDefault="00D97F40" w:rsidP="000F625F">
            <w:pPr>
              <w:rPr>
                <w:rFonts w:ascii="Times New Roman" w:hAnsi="Times New Roman" w:cs="Times New Roman"/>
                <w:sz w:val="22"/>
                <w:szCs w:val="22"/>
                <w:lang w:val="en-US"/>
              </w:rPr>
            </w:pPr>
          </w:p>
        </w:tc>
        <w:tc>
          <w:tcPr>
            <w:tcW w:w="1035" w:type="dxa"/>
          </w:tcPr>
          <w:p w14:paraId="4D895E04" w14:textId="77777777" w:rsidR="00D97F40" w:rsidRPr="00E20F29" w:rsidRDefault="00D97F40" w:rsidP="000F625F">
            <w:pPr>
              <w:rPr>
                <w:rFonts w:ascii="Times New Roman" w:hAnsi="Times New Roman" w:cs="Times New Roman"/>
                <w:sz w:val="22"/>
                <w:szCs w:val="22"/>
                <w:lang w:val="en-US"/>
              </w:rPr>
            </w:pPr>
          </w:p>
        </w:tc>
        <w:tc>
          <w:tcPr>
            <w:tcW w:w="941" w:type="dxa"/>
          </w:tcPr>
          <w:p w14:paraId="29E8A595" w14:textId="77777777" w:rsidR="00D97F40" w:rsidRPr="00E20F29" w:rsidRDefault="00D97F40" w:rsidP="000F625F">
            <w:pPr>
              <w:rPr>
                <w:rFonts w:ascii="Times New Roman" w:hAnsi="Times New Roman" w:cs="Times New Roman"/>
                <w:sz w:val="22"/>
                <w:szCs w:val="22"/>
                <w:lang w:val="en-US"/>
              </w:rPr>
            </w:pPr>
          </w:p>
        </w:tc>
        <w:tc>
          <w:tcPr>
            <w:tcW w:w="941" w:type="dxa"/>
          </w:tcPr>
          <w:p w14:paraId="5D250EB5" w14:textId="77777777" w:rsidR="00D97F40" w:rsidRPr="00E20F29" w:rsidRDefault="00D97F40" w:rsidP="000F625F">
            <w:pPr>
              <w:rPr>
                <w:rFonts w:ascii="Times New Roman" w:hAnsi="Times New Roman" w:cs="Times New Roman"/>
                <w:sz w:val="22"/>
                <w:szCs w:val="22"/>
                <w:lang w:val="en-US"/>
              </w:rPr>
            </w:pPr>
          </w:p>
        </w:tc>
        <w:tc>
          <w:tcPr>
            <w:tcW w:w="847" w:type="dxa"/>
          </w:tcPr>
          <w:p w14:paraId="71B21DD4" w14:textId="77777777" w:rsidR="00D97F40" w:rsidRPr="00E20F29" w:rsidRDefault="00D97F40" w:rsidP="000F625F">
            <w:pPr>
              <w:rPr>
                <w:rFonts w:ascii="Times New Roman" w:hAnsi="Times New Roman" w:cs="Times New Roman"/>
                <w:sz w:val="22"/>
                <w:szCs w:val="22"/>
                <w:lang w:val="en-US"/>
              </w:rPr>
            </w:pPr>
          </w:p>
        </w:tc>
        <w:tc>
          <w:tcPr>
            <w:tcW w:w="1318" w:type="dxa"/>
          </w:tcPr>
          <w:p w14:paraId="592F3351" w14:textId="77777777" w:rsidR="00D97F40" w:rsidRPr="00E20F29" w:rsidRDefault="00D97F40" w:rsidP="000F625F">
            <w:pPr>
              <w:rPr>
                <w:rFonts w:ascii="Times New Roman" w:hAnsi="Times New Roman" w:cs="Times New Roman"/>
                <w:sz w:val="22"/>
                <w:szCs w:val="22"/>
                <w:lang w:val="en-US"/>
              </w:rPr>
            </w:pPr>
          </w:p>
        </w:tc>
        <w:tc>
          <w:tcPr>
            <w:tcW w:w="753" w:type="dxa"/>
          </w:tcPr>
          <w:p w14:paraId="02D09A73" w14:textId="77777777" w:rsidR="00D97F40" w:rsidRPr="00E20F29" w:rsidRDefault="00D97F40" w:rsidP="000F625F">
            <w:pPr>
              <w:rPr>
                <w:rFonts w:ascii="Times New Roman" w:hAnsi="Times New Roman" w:cs="Times New Roman"/>
                <w:sz w:val="22"/>
                <w:szCs w:val="22"/>
                <w:lang w:val="en-US"/>
              </w:rPr>
            </w:pPr>
          </w:p>
        </w:tc>
      </w:tr>
      <w:tr w:rsidR="00D97F40" w14:paraId="70151495" w14:textId="77777777" w:rsidTr="004612B5">
        <w:trPr>
          <w:trHeight w:val="249"/>
        </w:trPr>
        <w:tc>
          <w:tcPr>
            <w:tcW w:w="565" w:type="dxa"/>
          </w:tcPr>
          <w:p w14:paraId="015909E8"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sz w:val="22"/>
                <w:szCs w:val="22"/>
                <w:lang w:val="en-US"/>
              </w:rPr>
              <w:t>9</w:t>
            </w:r>
          </w:p>
        </w:tc>
        <w:tc>
          <w:tcPr>
            <w:tcW w:w="1300" w:type="dxa"/>
          </w:tcPr>
          <w:p w14:paraId="4FDDC3F3" w14:textId="77777777" w:rsidR="00D97F40" w:rsidRPr="00E20F29" w:rsidRDefault="00D97F40" w:rsidP="000F625F">
            <w:pPr>
              <w:jc w:val="center"/>
              <w:rPr>
                <w:rFonts w:ascii="Times New Roman" w:hAnsi="Times New Roman" w:cs="Times New Roman"/>
                <w:sz w:val="22"/>
                <w:szCs w:val="22"/>
                <w:lang w:val="en-US"/>
              </w:rPr>
            </w:pPr>
            <w:r w:rsidRPr="00295C05">
              <w:rPr>
                <w:rFonts w:ascii="Times New Roman" w:hAnsi="Times New Roman" w:cs="Times New Roman"/>
                <w:sz w:val="22"/>
                <w:szCs w:val="22"/>
                <w:lang w:val="en-US"/>
              </w:rPr>
              <w:t>___/___/____</w:t>
            </w:r>
          </w:p>
        </w:tc>
        <w:tc>
          <w:tcPr>
            <w:tcW w:w="520" w:type="dxa"/>
          </w:tcPr>
          <w:p w14:paraId="09B323BD" w14:textId="77777777" w:rsidR="00D97F40" w:rsidRPr="00E20F29" w:rsidRDefault="00D97F40" w:rsidP="000F625F">
            <w:pPr>
              <w:rPr>
                <w:rFonts w:ascii="Times New Roman" w:hAnsi="Times New Roman" w:cs="Times New Roman"/>
                <w:sz w:val="22"/>
                <w:szCs w:val="22"/>
                <w:lang w:val="en-US"/>
              </w:rPr>
            </w:pPr>
          </w:p>
        </w:tc>
        <w:tc>
          <w:tcPr>
            <w:tcW w:w="694" w:type="dxa"/>
          </w:tcPr>
          <w:p w14:paraId="386EBC2A" w14:textId="77777777" w:rsidR="00D97F40" w:rsidRPr="00E20F29" w:rsidRDefault="00D97F40" w:rsidP="000F625F">
            <w:pPr>
              <w:rPr>
                <w:rFonts w:ascii="Times New Roman" w:hAnsi="Times New Roman" w:cs="Times New Roman"/>
                <w:sz w:val="22"/>
                <w:szCs w:val="22"/>
                <w:lang w:val="en-US"/>
              </w:rPr>
            </w:pPr>
          </w:p>
        </w:tc>
        <w:tc>
          <w:tcPr>
            <w:tcW w:w="843" w:type="dxa"/>
          </w:tcPr>
          <w:p w14:paraId="0B355B12" w14:textId="77777777" w:rsidR="00D97F40" w:rsidRPr="00E20F29" w:rsidRDefault="00D97F40" w:rsidP="000F625F">
            <w:pPr>
              <w:rPr>
                <w:rFonts w:ascii="Times New Roman" w:hAnsi="Times New Roman" w:cs="Times New Roman"/>
                <w:sz w:val="22"/>
                <w:szCs w:val="22"/>
                <w:lang w:val="en-US"/>
              </w:rPr>
            </w:pPr>
          </w:p>
        </w:tc>
        <w:tc>
          <w:tcPr>
            <w:tcW w:w="1129" w:type="dxa"/>
          </w:tcPr>
          <w:p w14:paraId="18F383C7" w14:textId="77777777" w:rsidR="00D97F40" w:rsidRPr="00E20F29" w:rsidRDefault="00D97F40" w:rsidP="000F625F">
            <w:pPr>
              <w:rPr>
                <w:rFonts w:ascii="Times New Roman" w:hAnsi="Times New Roman" w:cs="Times New Roman"/>
                <w:sz w:val="22"/>
                <w:szCs w:val="22"/>
                <w:lang w:val="en-US"/>
              </w:rPr>
            </w:pPr>
          </w:p>
        </w:tc>
        <w:tc>
          <w:tcPr>
            <w:tcW w:w="1035" w:type="dxa"/>
          </w:tcPr>
          <w:p w14:paraId="511332A6" w14:textId="77777777" w:rsidR="00D97F40" w:rsidRPr="00E20F29" w:rsidRDefault="00D97F40" w:rsidP="000F625F">
            <w:pPr>
              <w:rPr>
                <w:rFonts w:ascii="Times New Roman" w:hAnsi="Times New Roman" w:cs="Times New Roman"/>
                <w:sz w:val="22"/>
                <w:szCs w:val="22"/>
                <w:lang w:val="en-US"/>
              </w:rPr>
            </w:pPr>
          </w:p>
        </w:tc>
        <w:tc>
          <w:tcPr>
            <w:tcW w:w="941" w:type="dxa"/>
          </w:tcPr>
          <w:p w14:paraId="688ADD79" w14:textId="77777777" w:rsidR="00D97F40" w:rsidRPr="00E20F29" w:rsidRDefault="00D97F40" w:rsidP="000F625F">
            <w:pPr>
              <w:rPr>
                <w:rFonts w:ascii="Times New Roman" w:hAnsi="Times New Roman" w:cs="Times New Roman"/>
                <w:sz w:val="22"/>
                <w:szCs w:val="22"/>
                <w:lang w:val="en-US"/>
              </w:rPr>
            </w:pPr>
          </w:p>
        </w:tc>
        <w:tc>
          <w:tcPr>
            <w:tcW w:w="941" w:type="dxa"/>
          </w:tcPr>
          <w:p w14:paraId="325F5CA0" w14:textId="77777777" w:rsidR="00D97F40" w:rsidRPr="00E20F29" w:rsidRDefault="00D97F40" w:rsidP="000F625F">
            <w:pPr>
              <w:rPr>
                <w:rFonts w:ascii="Times New Roman" w:hAnsi="Times New Roman" w:cs="Times New Roman"/>
                <w:sz w:val="22"/>
                <w:szCs w:val="22"/>
                <w:lang w:val="en-US"/>
              </w:rPr>
            </w:pPr>
          </w:p>
        </w:tc>
        <w:tc>
          <w:tcPr>
            <w:tcW w:w="847" w:type="dxa"/>
          </w:tcPr>
          <w:p w14:paraId="0F712EA9" w14:textId="77777777" w:rsidR="00D97F40" w:rsidRPr="00E20F29" w:rsidRDefault="00D97F40" w:rsidP="000F625F">
            <w:pPr>
              <w:rPr>
                <w:rFonts w:ascii="Times New Roman" w:hAnsi="Times New Roman" w:cs="Times New Roman"/>
                <w:sz w:val="22"/>
                <w:szCs w:val="22"/>
                <w:lang w:val="en-US"/>
              </w:rPr>
            </w:pPr>
          </w:p>
        </w:tc>
        <w:tc>
          <w:tcPr>
            <w:tcW w:w="1318" w:type="dxa"/>
          </w:tcPr>
          <w:p w14:paraId="0417B648" w14:textId="77777777" w:rsidR="00D97F40" w:rsidRPr="00E20F29" w:rsidRDefault="00D97F40" w:rsidP="000F625F">
            <w:pPr>
              <w:rPr>
                <w:rFonts w:ascii="Times New Roman" w:hAnsi="Times New Roman" w:cs="Times New Roman"/>
                <w:sz w:val="22"/>
                <w:szCs w:val="22"/>
                <w:lang w:val="en-US"/>
              </w:rPr>
            </w:pPr>
          </w:p>
        </w:tc>
        <w:tc>
          <w:tcPr>
            <w:tcW w:w="753" w:type="dxa"/>
          </w:tcPr>
          <w:p w14:paraId="1CB89411" w14:textId="77777777" w:rsidR="00D97F40" w:rsidRPr="00E20F29" w:rsidRDefault="00D97F40" w:rsidP="000F625F">
            <w:pPr>
              <w:rPr>
                <w:rFonts w:ascii="Times New Roman" w:hAnsi="Times New Roman" w:cs="Times New Roman"/>
                <w:sz w:val="22"/>
                <w:szCs w:val="22"/>
                <w:lang w:val="en-US"/>
              </w:rPr>
            </w:pPr>
          </w:p>
        </w:tc>
      </w:tr>
      <w:tr w:rsidR="00D97F40" w14:paraId="1D6D537B" w14:textId="77777777" w:rsidTr="004612B5">
        <w:trPr>
          <w:trHeight w:val="266"/>
        </w:trPr>
        <w:tc>
          <w:tcPr>
            <w:tcW w:w="565" w:type="dxa"/>
          </w:tcPr>
          <w:p w14:paraId="73C3921C"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sz w:val="22"/>
                <w:szCs w:val="22"/>
                <w:lang w:val="en-US"/>
              </w:rPr>
              <w:t>10</w:t>
            </w:r>
          </w:p>
        </w:tc>
        <w:tc>
          <w:tcPr>
            <w:tcW w:w="1300" w:type="dxa"/>
          </w:tcPr>
          <w:p w14:paraId="30C93149" w14:textId="77777777" w:rsidR="00D97F40" w:rsidRPr="00E20F29" w:rsidRDefault="00D97F40" w:rsidP="000F625F">
            <w:pPr>
              <w:jc w:val="center"/>
              <w:rPr>
                <w:rFonts w:ascii="Times New Roman" w:hAnsi="Times New Roman" w:cs="Times New Roman"/>
                <w:sz w:val="22"/>
                <w:szCs w:val="22"/>
                <w:lang w:val="en-US"/>
              </w:rPr>
            </w:pPr>
            <w:r w:rsidRPr="00295C05">
              <w:rPr>
                <w:rFonts w:ascii="Times New Roman" w:hAnsi="Times New Roman" w:cs="Times New Roman"/>
                <w:sz w:val="22"/>
                <w:szCs w:val="22"/>
                <w:lang w:val="en-US"/>
              </w:rPr>
              <w:t>___/___/____</w:t>
            </w:r>
          </w:p>
        </w:tc>
        <w:tc>
          <w:tcPr>
            <w:tcW w:w="520" w:type="dxa"/>
          </w:tcPr>
          <w:p w14:paraId="317493C3" w14:textId="77777777" w:rsidR="00D97F40" w:rsidRPr="00E20F29" w:rsidRDefault="00D97F40" w:rsidP="000F625F">
            <w:pPr>
              <w:rPr>
                <w:rFonts w:ascii="Times New Roman" w:hAnsi="Times New Roman" w:cs="Times New Roman"/>
                <w:sz w:val="22"/>
                <w:szCs w:val="22"/>
                <w:lang w:val="en-US"/>
              </w:rPr>
            </w:pPr>
          </w:p>
        </w:tc>
        <w:tc>
          <w:tcPr>
            <w:tcW w:w="694" w:type="dxa"/>
          </w:tcPr>
          <w:p w14:paraId="60557C4D" w14:textId="77777777" w:rsidR="00D97F40" w:rsidRPr="00E20F29" w:rsidRDefault="00D97F40" w:rsidP="000F625F">
            <w:pPr>
              <w:rPr>
                <w:rFonts w:ascii="Times New Roman" w:hAnsi="Times New Roman" w:cs="Times New Roman"/>
                <w:sz w:val="22"/>
                <w:szCs w:val="22"/>
                <w:lang w:val="en-US"/>
              </w:rPr>
            </w:pPr>
          </w:p>
        </w:tc>
        <w:tc>
          <w:tcPr>
            <w:tcW w:w="843" w:type="dxa"/>
          </w:tcPr>
          <w:p w14:paraId="4A8E755B" w14:textId="77777777" w:rsidR="00D97F40" w:rsidRPr="00E20F29" w:rsidRDefault="00D97F40" w:rsidP="000F625F">
            <w:pPr>
              <w:rPr>
                <w:rFonts w:ascii="Times New Roman" w:hAnsi="Times New Roman" w:cs="Times New Roman"/>
                <w:sz w:val="22"/>
                <w:szCs w:val="22"/>
                <w:lang w:val="en-US"/>
              </w:rPr>
            </w:pPr>
          </w:p>
        </w:tc>
        <w:tc>
          <w:tcPr>
            <w:tcW w:w="1129" w:type="dxa"/>
          </w:tcPr>
          <w:p w14:paraId="563906AA" w14:textId="77777777" w:rsidR="00D97F40" w:rsidRPr="00E20F29" w:rsidRDefault="00D97F40" w:rsidP="000F625F">
            <w:pPr>
              <w:rPr>
                <w:rFonts w:ascii="Times New Roman" w:hAnsi="Times New Roman" w:cs="Times New Roman"/>
                <w:sz w:val="22"/>
                <w:szCs w:val="22"/>
                <w:lang w:val="en-US"/>
              </w:rPr>
            </w:pPr>
          </w:p>
        </w:tc>
        <w:tc>
          <w:tcPr>
            <w:tcW w:w="1035" w:type="dxa"/>
          </w:tcPr>
          <w:p w14:paraId="64C18318" w14:textId="77777777" w:rsidR="00D97F40" w:rsidRPr="00E20F29" w:rsidRDefault="00D97F40" w:rsidP="000F625F">
            <w:pPr>
              <w:rPr>
                <w:rFonts w:ascii="Times New Roman" w:hAnsi="Times New Roman" w:cs="Times New Roman"/>
                <w:sz w:val="22"/>
                <w:szCs w:val="22"/>
                <w:lang w:val="en-US"/>
              </w:rPr>
            </w:pPr>
          </w:p>
        </w:tc>
        <w:tc>
          <w:tcPr>
            <w:tcW w:w="941" w:type="dxa"/>
          </w:tcPr>
          <w:p w14:paraId="6ECF19AA" w14:textId="77777777" w:rsidR="00D97F40" w:rsidRPr="00E20F29" w:rsidRDefault="00D97F40" w:rsidP="000F625F">
            <w:pPr>
              <w:rPr>
                <w:rFonts w:ascii="Times New Roman" w:hAnsi="Times New Roman" w:cs="Times New Roman"/>
                <w:sz w:val="22"/>
                <w:szCs w:val="22"/>
                <w:lang w:val="en-US"/>
              </w:rPr>
            </w:pPr>
          </w:p>
        </w:tc>
        <w:tc>
          <w:tcPr>
            <w:tcW w:w="941" w:type="dxa"/>
          </w:tcPr>
          <w:p w14:paraId="1A1888D2" w14:textId="77777777" w:rsidR="00D97F40" w:rsidRPr="00E20F29" w:rsidRDefault="00D97F40" w:rsidP="000F625F">
            <w:pPr>
              <w:rPr>
                <w:rFonts w:ascii="Times New Roman" w:hAnsi="Times New Roman" w:cs="Times New Roman"/>
                <w:sz w:val="22"/>
                <w:szCs w:val="22"/>
                <w:lang w:val="en-US"/>
              </w:rPr>
            </w:pPr>
          </w:p>
        </w:tc>
        <w:tc>
          <w:tcPr>
            <w:tcW w:w="847" w:type="dxa"/>
          </w:tcPr>
          <w:p w14:paraId="3A458FB8" w14:textId="77777777" w:rsidR="00D97F40" w:rsidRPr="00E20F29" w:rsidRDefault="00D97F40" w:rsidP="000F625F">
            <w:pPr>
              <w:rPr>
                <w:rFonts w:ascii="Times New Roman" w:hAnsi="Times New Roman" w:cs="Times New Roman"/>
                <w:sz w:val="22"/>
                <w:szCs w:val="22"/>
                <w:lang w:val="en-US"/>
              </w:rPr>
            </w:pPr>
          </w:p>
        </w:tc>
        <w:tc>
          <w:tcPr>
            <w:tcW w:w="1318" w:type="dxa"/>
          </w:tcPr>
          <w:p w14:paraId="19A75EDC" w14:textId="77777777" w:rsidR="00D97F40" w:rsidRPr="00E20F29" w:rsidRDefault="00D97F40" w:rsidP="000F625F">
            <w:pPr>
              <w:rPr>
                <w:rFonts w:ascii="Times New Roman" w:hAnsi="Times New Roman" w:cs="Times New Roman"/>
                <w:sz w:val="22"/>
                <w:szCs w:val="22"/>
                <w:lang w:val="en-US"/>
              </w:rPr>
            </w:pPr>
          </w:p>
        </w:tc>
        <w:tc>
          <w:tcPr>
            <w:tcW w:w="753" w:type="dxa"/>
          </w:tcPr>
          <w:p w14:paraId="44EEEFAB" w14:textId="77777777" w:rsidR="00D97F40" w:rsidRPr="00E20F29" w:rsidRDefault="00D97F40" w:rsidP="000F625F">
            <w:pPr>
              <w:rPr>
                <w:rFonts w:ascii="Times New Roman" w:hAnsi="Times New Roman" w:cs="Times New Roman"/>
                <w:sz w:val="22"/>
                <w:szCs w:val="22"/>
                <w:lang w:val="en-US"/>
              </w:rPr>
            </w:pPr>
          </w:p>
        </w:tc>
      </w:tr>
      <w:tr w:rsidR="00D97F40" w14:paraId="4AD5C99F" w14:textId="77777777" w:rsidTr="004612B5">
        <w:trPr>
          <w:trHeight w:val="266"/>
        </w:trPr>
        <w:tc>
          <w:tcPr>
            <w:tcW w:w="565" w:type="dxa"/>
          </w:tcPr>
          <w:p w14:paraId="06285FCB"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sz w:val="22"/>
                <w:szCs w:val="22"/>
                <w:lang w:val="en-US"/>
              </w:rPr>
              <w:t>11</w:t>
            </w:r>
          </w:p>
        </w:tc>
        <w:tc>
          <w:tcPr>
            <w:tcW w:w="1300" w:type="dxa"/>
          </w:tcPr>
          <w:p w14:paraId="55EF9482" w14:textId="77777777" w:rsidR="00D97F40" w:rsidRPr="00E20F29" w:rsidRDefault="00D97F40" w:rsidP="000F625F">
            <w:pPr>
              <w:jc w:val="center"/>
              <w:rPr>
                <w:rFonts w:ascii="Times New Roman" w:hAnsi="Times New Roman" w:cs="Times New Roman"/>
                <w:sz w:val="22"/>
                <w:szCs w:val="22"/>
                <w:lang w:val="en-US"/>
              </w:rPr>
            </w:pPr>
            <w:r w:rsidRPr="00295C05">
              <w:rPr>
                <w:rFonts w:ascii="Times New Roman" w:hAnsi="Times New Roman" w:cs="Times New Roman"/>
                <w:sz w:val="22"/>
                <w:szCs w:val="22"/>
                <w:lang w:val="en-US"/>
              </w:rPr>
              <w:t>___/___/____</w:t>
            </w:r>
          </w:p>
        </w:tc>
        <w:tc>
          <w:tcPr>
            <w:tcW w:w="520" w:type="dxa"/>
          </w:tcPr>
          <w:p w14:paraId="63212E0B" w14:textId="77777777" w:rsidR="00D97F40" w:rsidRPr="00E20F29" w:rsidRDefault="00D97F40" w:rsidP="000F625F">
            <w:pPr>
              <w:rPr>
                <w:rFonts w:ascii="Times New Roman" w:hAnsi="Times New Roman" w:cs="Times New Roman"/>
                <w:sz w:val="22"/>
                <w:szCs w:val="22"/>
                <w:lang w:val="en-US"/>
              </w:rPr>
            </w:pPr>
          </w:p>
        </w:tc>
        <w:tc>
          <w:tcPr>
            <w:tcW w:w="694" w:type="dxa"/>
          </w:tcPr>
          <w:p w14:paraId="0AF04EA4" w14:textId="77777777" w:rsidR="00D97F40" w:rsidRPr="00E20F29" w:rsidRDefault="00D97F40" w:rsidP="000F625F">
            <w:pPr>
              <w:rPr>
                <w:rFonts w:ascii="Times New Roman" w:hAnsi="Times New Roman" w:cs="Times New Roman"/>
                <w:sz w:val="22"/>
                <w:szCs w:val="22"/>
                <w:lang w:val="en-US"/>
              </w:rPr>
            </w:pPr>
          </w:p>
        </w:tc>
        <w:tc>
          <w:tcPr>
            <w:tcW w:w="843" w:type="dxa"/>
          </w:tcPr>
          <w:p w14:paraId="4005999C" w14:textId="77777777" w:rsidR="00D97F40" w:rsidRPr="00E20F29" w:rsidRDefault="00D97F40" w:rsidP="000F625F">
            <w:pPr>
              <w:rPr>
                <w:rFonts w:ascii="Times New Roman" w:hAnsi="Times New Roman" w:cs="Times New Roman"/>
                <w:sz w:val="22"/>
                <w:szCs w:val="22"/>
                <w:lang w:val="en-US"/>
              </w:rPr>
            </w:pPr>
          </w:p>
        </w:tc>
        <w:tc>
          <w:tcPr>
            <w:tcW w:w="1129" w:type="dxa"/>
          </w:tcPr>
          <w:p w14:paraId="31E2B9B5" w14:textId="77777777" w:rsidR="00D97F40" w:rsidRPr="00E20F29" w:rsidRDefault="00D97F40" w:rsidP="000F625F">
            <w:pPr>
              <w:rPr>
                <w:rFonts w:ascii="Times New Roman" w:hAnsi="Times New Roman" w:cs="Times New Roman"/>
                <w:sz w:val="22"/>
                <w:szCs w:val="22"/>
                <w:lang w:val="en-US"/>
              </w:rPr>
            </w:pPr>
          </w:p>
        </w:tc>
        <w:tc>
          <w:tcPr>
            <w:tcW w:w="1035" w:type="dxa"/>
          </w:tcPr>
          <w:p w14:paraId="61FB2BE5" w14:textId="77777777" w:rsidR="00D97F40" w:rsidRPr="00E20F29" w:rsidRDefault="00D97F40" w:rsidP="000F625F">
            <w:pPr>
              <w:rPr>
                <w:rFonts w:ascii="Times New Roman" w:hAnsi="Times New Roman" w:cs="Times New Roman"/>
                <w:sz w:val="22"/>
                <w:szCs w:val="22"/>
                <w:lang w:val="en-US"/>
              </w:rPr>
            </w:pPr>
          </w:p>
        </w:tc>
        <w:tc>
          <w:tcPr>
            <w:tcW w:w="941" w:type="dxa"/>
          </w:tcPr>
          <w:p w14:paraId="7BCFD38B" w14:textId="77777777" w:rsidR="00D97F40" w:rsidRPr="00E20F29" w:rsidRDefault="00D97F40" w:rsidP="000F625F">
            <w:pPr>
              <w:rPr>
                <w:rFonts w:ascii="Times New Roman" w:hAnsi="Times New Roman" w:cs="Times New Roman"/>
                <w:sz w:val="22"/>
                <w:szCs w:val="22"/>
                <w:lang w:val="en-US"/>
              </w:rPr>
            </w:pPr>
          </w:p>
        </w:tc>
        <w:tc>
          <w:tcPr>
            <w:tcW w:w="941" w:type="dxa"/>
          </w:tcPr>
          <w:p w14:paraId="6EF37627" w14:textId="77777777" w:rsidR="00D97F40" w:rsidRPr="00E20F29" w:rsidRDefault="00D97F40" w:rsidP="000F625F">
            <w:pPr>
              <w:rPr>
                <w:rFonts w:ascii="Times New Roman" w:hAnsi="Times New Roman" w:cs="Times New Roman"/>
                <w:sz w:val="22"/>
                <w:szCs w:val="22"/>
                <w:lang w:val="en-US"/>
              </w:rPr>
            </w:pPr>
          </w:p>
        </w:tc>
        <w:tc>
          <w:tcPr>
            <w:tcW w:w="847" w:type="dxa"/>
          </w:tcPr>
          <w:p w14:paraId="0D089D59" w14:textId="77777777" w:rsidR="00D97F40" w:rsidRPr="00E20F29" w:rsidRDefault="00D97F40" w:rsidP="000F625F">
            <w:pPr>
              <w:rPr>
                <w:rFonts w:ascii="Times New Roman" w:hAnsi="Times New Roman" w:cs="Times New Roman"/>
                <w:sz w:val="22"/>
                <w:szCs w:val="22"/>
                <w:lang w:val="en-US"/>
              </w:rPr>
            </w:pPr>
          </w:p>
        </w:tc>
        <w:tc>
          <w:tcPr>
            <w:tcW w:w="1318" w:type="dxa"/>
          </w:tcPr>
          <w:p w14:paraId="1E891775" w14:textId="77777777" w:rsidR="00D97F40" w:rsidRPr="00E20F29" w:rsidRDefault="00D97F40" w:rsidP="000F625F">
            <w:pPr>
              <w:rPr>
                <w:rFonts w:ascii="Times New Roman" w:hAnsi="Times New Roman" w:cs="Times New Roman"/>
                <w:sz w:val="22"/>
                <w:szCs w:val="22"/>
                <w:lang w:val="en-US"/>
              </w:rPr>
            </w:pPr>
          </w:p>
        </w:tc>
        <w:tc>
          <w:tcPr>
            <w:tcW w:w="753" w:type="dxa"/>
          </w:tcPr>
          <w:p w14:paraId="0C5598DB" w14:textId="77777777" w:rsidR="00D97F40" w:rsidRPr="00E20F29" w:rsidRDefault="00D97F40" w:rsidP="000F625F">
            <w:pPr>
              <w:rPr>
                <w:rFonts w:ascii="Times New Roman" w:hAnsi="Times New Roman" w:cs="Times New Roman"/>
                <w:sz w:val="22"/>
                <w:szCs w:val="22"/>
                <w:lang w:val="en-US"/>
              </w:rPr>
            </w:pPr>
          </w:p>
        </w:tc>
      </w:tr>
      <w:tr w:rsidR="00D97F40" w14:paraId="6DCF912F" w14:textId="77777777" w:rsidTr="004612B5">
        <w:trPr>
          <w:trHeight w:val="249"/>
        </w:trPr>
        <w:tc>
          <w:tcPr>
            <w:tcW w:w="565" w:type="dxa"/>
          </w:tcPr>
          <w:p w14:paraId="06A4BE38" w14:textId="77777777" w:rsidR="00D97F40" w:rsidRPr="00E20F29" w:rsidRDefault="00D97F40" w:rsidP="000F625F">
            <w:pPr>
              <w:jc w:val="center"/>
              <w:rPr>
                <w:rFonts w:ascii="Times New Roman" w:hAnsi="Times New Roman" w:cs="Times New Roman"/>
                <w:sz w:val="22"/>
                <w:szCs w:val="22"/>
                <w:lang w:val="en-US"/>
              </w:rPr>
            </w:pPr>
            <w:r w:rsidRPr="00E20F29">
              <w:rPr>
                <w:rFonts w:ascii="Times New Roman" w:hAnsi="Times New Roman" w:cs="Times New Roman"/>
                <w:sz w:val="22"/>
                <w:szCs w:val="22"/>
                <w:lang w:val="en-US"/>
              </w:rPr>
              <w:t>12</w:t>
            </w:r>
          </w:p>
        </w:tc>
        <w:tc>
          <w:tcPr>
            <w:tcW w:w="1300" w:type="dxa"/>
          </w:tcPr>
          <w:p w14:paraId="79221B92" w14:textId="77777777" w:rsidR="00D97F40" w:rsidRPr="00E20F29" w:rsidRDefault="00D97F40" w:rsidP="000F625F">
            <w:pPr>
              <w:jc w:val="center"/>
              <w:rPr>
                <w:rFonts w:ascii="Times New Roman" w:hAnsi="Times New Roman" w:cs="Times New Roman"/>
                <w:sz w:val="22"/>
                <w:szCs w:val="22"/>
                <w:lang w:val="en-US"/>
              </w:rPr>
            </w:pPr>
            <w:r w:rsidRPr="00295C05">
              <w:rPr>
                <w:rFonts w:ascii="Times New Roman" w:hAnsi="Times New Roman" w:cs="Times New Roman"/>
                <w:sz w:val="22"/>
                <w:szCs w:val="22"/>
                <w:lang w:val="en-US"/>
              </w:rPr>
              <w:t>___/___/____</w:t>
            </w:r>
          </w:p>
        </w:tc>
        <w:tc>
          <w:tcPr>
            <w:tcW w:w="520" w:type="dxa"/>
          </w:tcPr>
          <w:p w14:paraId="2C8896D8" w14:textId="77777777" w:rsidR="00D97F40" w:rsidRPr="00E20F29" w:rsidRDefault="00D97F40" w:rsidP="000F625F">
            <w:pPr>
              <w:rPr>
                <w:rFonts w:ascii="Times New Roman" w:hAnsi="Times New Roman" w:cs="Times New Roman"/>
                <w:sz w:val="22"/>
                <w:szCs w:val="22"/>
                <w:lang w:val="en-US"/>
              </w:rPr>
            </w:pPr>
          </w:p>
        </w:tc>
        <w:tc>
          <w:tcPr>
            <w:tcW w:w="694" w:type="dxa"/>
          </w:tcPr>
          <w:p w14:paraId="0F0F980A" w14:textId="77777777" w:rsidR="00D97F40" w:rsidRPr="00E20F29" w:rsidRDefault="00D97F40" w:rsidP="000F625F">
            <w:pPr>
              <w:rPr>
                <w:rFonts w:ascii="Times New Roman" w:hAnsi="Times New Roman" w:cs="Times New Roman"/>
                <w:sz w:val="22"/>
                <w:szCs w:val="22"/>
                <w:lang w:val="en-US"/>
              </w:rPr>
            </w:pPr>
          </w:p>
        </w:tc>
        <w:tc>
          <w:tcPr>
            <w:tcW w:w="843" w:type="dxa"/>
          </w:tcPr>
          <w:p w14:paraId="64487A9E" w14:textId="77777777" w:rsidR="00D97F40" w:rsidRPr="00E20F29" w:rsidRDefault="00D97F40" w:rsidP="000F625F">
            <w:pPr>
              <w:rPr>
                <w:rFonts w:ascii="Times New Roman" w:hAnsi="Times New Roman" w:cs="Times New Roman"/>
                <w:sz w:val="22"/>
                <w:szCs w:val="22"/>
                <w:lang w:val="en-US"/>
              </w:rPr>
            </w:pPr>
          </w:p>
        </w:tc>
        <w:tc>
          <w:tcPr>
            <w:tcW w:w="1129" w:type="dxa"/>
          </w:tcPr>
          <w:p w14:paraId="4B94E813" w14:textId="77777777" w:rsidR="00D97F40" w:rsidRPr="00E20F29" w:rsidRDefault="00D97F40" w:rsidP="000F625F">
            <w:pPr>
              <w:rPr>
                <w:rFonts w:ascii="Times New Roman" w:hAnsi="Times New Roman" w:cs="Times New Roman"/>
                <w:sz w:val="22"/>
                <w:szCs w:val="22"/>
                <w:lang w:val="en-US"/>
              </w:rPr>
            </w:pPr>
          </w:p>
        </w:tc>
        <w:tc>
          <w:tcPr>
            <w:tcW w:w="1035" w:type="dxa"/>
          </w:tcPr>
          <w:p w14:paraId="2A97F13A" w14:textId="77777777" w:rsidR="00D97F40" w:rsidRPr="00E20F29" w:rsidRDefault="00D97F40" w:rsidP="000F625F">
            <w:pPr>
              <w:rPr>
                <w:rFonts w:ascii="Times New Roman" w:hAnsi="Times New Roman" w:cs="Times New Roman"/>
                <w:sz w:val="22"/>
                <w:szCs w:val="22"/>
                <w:lang w:val="en-US"/>
              </w:rPr>
            </w:pPr>
          </w:p>
        </w:tc>
        <w:tc>
          <w:tcPr>
            <w:tcW w:w="941" w:type="dxa"/>
          </w:tcPr>
          <w:p w14:paraId="220E0D1F" w14:textId="77777777" w:rsidR="00D97F40" w:rsidRPr="00E20F29" w:rsidRDefault="00D97F40" w:rsidP="000F625F">
            <w:pPr>
              <w:rPr>
                <w:rFonts w:ascii="Times New Roman" w:hAnsi="Times New Roman" w:cs="Times New Roman"/>
                <w:sz w:val="22"/>
                <w:szCs w:val="22"/>
                <w:lang w:val="en-US"/>
              </w:rPr>
            </w:pPr>
          </w:p>
        </w:tc>
        <w:tc>
          <w:tcPr>
            <w:tcW w:w="941" w:type="dxa"/>
          </w:tcPr>
          <w:p w14:paraId="101A29F1" w14:textId="77777777" w:rsidR="00D97F40" w:rsidRPr="00E20F29" w:rsidRDefault="00D97F40" w:rsidP="000F625F">
            <w:pPr>
              <w:rPr>
                <w:rFonts w:ascii="Times New Roman" w:hAnsi="Times New Roman" w:cs="Times New Roman"/>
                <w:sz w:val="22"/>
                <w:szCs w:val="22"/>
                <w:lang w:val="en-US"/>
              </w:rPr>
            </w:pPr>
          </w:p>
        </w:tc>
        <w:tc>
          <w:tcPr>
            <w:tcW w:w="847" w:type="dxa"/>
          </w:tcPr>
          <w:p w14:paraId="56C7C78F" w14:textId="77777777" w:rsidR="00D97F40" w:rsidRPr="00E20F29" w:rsidRDefault="00D97F40" w:rsidP="000F625F">
            <w:pPr>
              <w:rPr>
                <w:rFonts w:ascii="Times New Roman" w:hAnsi="Times New Roman" w:cs="Times New Roman"/>
                <w:sz w:val="22"/>
                <w:szCs w:val="22"/>
                <w:lang w:val="en-US"/>
              </w:rPr>
            </w:pPr>
          </w:p>
        </w:tc>
        <w:tc>
          <w:tcPr>
            <w:tcW w:w="1318" w:type="dxa"/>
          </w:tcPr>
          <w:p w14:paraId="493F9DF4" w14:textId="77777777" w:rsidR="00D97F40" w:rsidRPr="00E20F29" w:rsidRDefault="00D97F40" w:rsidP="000F625F">
            <w:pPr>
              <w:rPr>
                <w:rFonts w:ascii="Times New Roman" w:hAnsi="Times New Roman" w:cs="Times New Roman"/>
                <w:sz w:val="22"/>
                <w:szCs w:val="22"/>
                <w:lang w:val="en-US"/>
              </w:rPr>
            </w:pPr>
          </w:p>
        </w:tc>
        <w:tc>
          <w:tcPr>
            <w:tcW w:w="753" w:type="dxa"/>
          </w:tcPr>
          <w:p w14:paraId="289B6DC9" w14:textId="77777777" w:rsidR="00D97F40" w:rsidRPr="00E20F29" w:rsidRDefault="00D97F40" w:rsidP="000F625F">
            <w:pPr>
              <w:rPr>
                <w:rFonts w:ascii="Times New Roman" w:hAnsi="Times New Roman" w:cs="Times New Roman"/>
                <w:sz w:val="22"/>
                <w:szCs w:val="22"/>
                <w:lang w:val="en-US"/>
              </w:rPr>
            </w:pPr>
          </w:p>
        </w:tc>
      </w:tr>
    </w:tbl>
    <w:tbl>
      <w:tblPr>
        <w:tblStyle w:val="TableGrid"/>
        <w:tblW w:w="5655" w:type="pct"/>
        <w:tblInd w:w="-275" w:type="dxa"/>
        <w:tblLook w:val="04A0" w:firstRow="1" w:lastRow="0" w:firstColumn="1" w:lastColumn="0" w:noHBand="0" w:noVBand="1"/>
      </w:tblPr>
      <w:tblGrid>
        <w:gridCol w:w="3330"/>
        <w:gridCol w:w="3602"/>
        <w:gridCol w:w="3957"/>
      </w:tblGrid>
      <w:tr w:rsidR="00D97F40" w:rsidRPr="00A5539C" w14:paraId="0FD702F2" w14:textId="77777777" w:rsidTr="000F625F">
        <w:trPr>
          <w:trHeight w:val="504"/>
        </w:trPr>
        <w:tc>
          <w:tcPr>
            <w:tcW w:w="3183" w:type="pct"/>
            <w:gridSpan w:val="2"/>
            <w:shd w:val="clear" w:color="auto" w:fill="FBE4D5" w:themeFill="accent2" w:themeFillTint="33"/>
            <w:vAlign w:val="center"/>
          </w:tcPr>
          <w:p w14:paraId="4F0197C2" w14:textId="77777777" w:rsidR="00D97F40" w:rsidRPr="007B7E34" w:rsidRDefault="00D97F40" w:rsidP="000F625F">
            <w:pPr>
              <w:spacing w:before="50" w:after="50"/>
              <w:jc w:val="center"/>
              <w:rPr>
                <w:rFonts w:ascii="Times New Roman" w:hAnsi="Times New Roman" w:cs="Times New Roman"/>
                <w:sz w:val="24"/>
                <w:szCs w:val="24"/>
                <w:lang w:val="en-US"/>
              </w:rPr>
            </w:pPr>
            <w:r w:rsidRPr="0086691D">
              <w:rPr>
                <w:rFonts w:ascii="Times New Roman" w:hAnsi="Times New Roman" w:cs="Times New Roman"/>
                <w:b/>
                <w:bCs/>
                <w:sz w:val="22"/>
                <w:szCs w:val="22"/>
                <w:lang w:val="en-US"/>
              </w:rPr>
              <w:t>ICROP 3rd Edition Classification (2021)</w:t>
            </w:r>
          </w:p>
        </w:tc>
        <w:tc>
          <w:tcPr>
            <w:tcW w:w="1817" w:type="pct"/>
            <w:shd w:val="clear" w:color="auto" w:fill="DEEAF6" w:themeFill="accent1" w:themeFillTint="33"/>
            <w:vAlign w:val="center"/>
          </w:tcPr>
          <w:p w14:paraId="0B27C5AC" w14:textId="77777777" w:rsidR="00D97F40" w:rsidRPr="007B7E34" w:rsidRDefault="00D97F40" w:rsidP="000F625F">
            <w:pPr>
              <w:spacing w:before="50" w:after="50"/>
              <w:jc w:val="center"/>
              <w:rPr>
                <w:rFonts w:ascii="Times New Roman" w:hAnsi="Times New Roman" w:cs="Times New Roman"/>
                <w:b/>
                <w:bCs/>
                <w:sz w:val="24"/>
                <w:szCs w:val="24"/>
                <w:lang w:val="en-US"/>
              </w:rPr>
            </w:pPr>
            <w:r w:rsidRPr="0086691D">
              <w:rPr>
                <w:rFonts w:ascii="Times New Roman" w:hAnsi="Times New Roman" w:cs="Times New Roman"/>
                <w:b/>
                <w:bCs/>
                <w:sz w:val="22"/>
                <w:szCs w:val="22"/>
                <w:lang w:val="en-US"/>
              </w:rPr>
              <w:t>FOLLOW-UP SCHEDULE (Based on Findings)</w:t>
            </w:r>
          </w:p>
        </w:tc>
      </w:tr>
      <w:tr w:rsidR="00D97F40" w:rsidRPr="00A5539C" w14:paraId="51343818" w14:textId="77777777" w:rsidTr="000F625F">
        <w:trPr>
          <w:trHeight w:val="2929"/>
        </w:trPr>
        <w:tc>
          <w:tcPr>
            <w:tcW w:w="1529" w:type="pct"/>
          </w:tcPr>
          <w:p w14:paraId="4698BEE0" w14:textId="77777777" w:rsidR="00D97F40" w:rsidRPr="0086691D" w:rsidRDefault="00D97F40" w:rsidP="000F625F">
            <w:pPr>
              <w:spacing w:before="30" w:after="30" w:line="276" w:lineRule="auto"/>
              <w:rPr>
                <w:rFonts w:ascii="Times New Roman" w:hAnsi="Times New Roman" w:cs="Times New Roman"/>
                <w:sz w:val="20"/>
                <w:szCs w:val="20"/>
                <w:lang w:val="en-US"/>
              </w:rPr>
            </w:pPr>
            <w:r w:rsidRPr="0086691D">
              <w:rPr>
                <w:rFonts w:ascii="Times New Roman" w:hAnsi="Times New Roman" w:cs="Times New Roman"/>
                <w:b/>
                <w:bCs/>
                <w:sz w:val="20"/>
                <w:szCs w:val="20"/>
                <w:lang w:val="en-US"/>
              </w:rPr>
              <w:t>Stages:</w:t>
            </w:r>
          </w:p>
          <w:p w14:paraId="6CDF83B8"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0: Immature vascularization, no ROP</w:t>
            </w:r>
          </w:p>
          <w:p w14:paraId="55CD1CB5"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1: Demarcation line</w:t>
            </w:r>
          </w:p>
          <w:p w14:paraId="38D33720"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2: Ridge</w:t>
            </w:r>
          </w:p>
          <w:p w14:paraId="19F6ABA2"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3: Ridge with extra retinal tissue</w:t>
            </w:r>
          </w:p>
          <w:p w14:paraId="272313A2"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4: Partial retinal detachment (4A: fovea attached, 4B: fovea detached)</w:t>
            </w:r>
          </w:p>
          <w:p w14:paraId="07B50705"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5: Total retinal detachment</w:t>
            </w:r>
          </w:p>
        </w:tc>
        <w:tc>
          <w:tcPr>
            <w:tcW w:w="1653" w:type="pct"/>
          </w:tcPr>
          <w:p w14:paraId="46DB0423" w14:textId="77777777" w:rsidR="00D97F40" w:rsidRPr="0086691D" w:rsidRDefault="00D97F40" w:rsidP="000F625F">
            <w:pPr>
              <w:spacing w:before="30" w:after="30" w:line="276" w:lineRule="auto"/>
              <w:rPr>
                <w:rFonts w:ascii="Times New Roman" w:hAnsi="Times New Roman" w:cs="Times New Roman"/>
                <w:sz w:val="20"/>
                <w:szCs w:val="20"/>
                <w:lang w:val="en-US"/>
              </w:rPr>
            </w:pPr>
            <w:r w:rsidRPr="0086691D">
              <w:rPr>
                <w:rFonts w:ascii="Times New Roman" w:hAnsi="Times New Roman" w:cs="Times New Roman"/>
                <w:b/>
                <w:bCs/>
                <w:sz w:val="20"/>
                <w:szCs w:val="20"/>
                <w:lang w:val="en-US"/>
              </w:rPr>
              <w:t>Zones:</w:t>
            </w:r>
          </w:p>
          <w:p w14:paraId="5B3A8AD4"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Zone I: Circle centered on disc, radius = 2× disc-fovea distance</w:t>
            </w:r>
          </w:p>
          <w:p w14:paraId="6FECD83B"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 xml:space="preserve">Zone II: From edge of Zone I to </w:t>
            </w:r>
            <w:proofErr w:type="spellStart"/>
            <w:r w:rsidRPr="0086691D">
              <w:rPr>
                <w:rFonts w:ascii="Times New Roman" w:hAnsi="Times New Roman" w:cs="Times New Roman"/>
                <w:sz w:val="20"/>
                <w:szCs w:val="20"/>
                <w:lang w:val="en-US"/>
              </w:rPr>
              <w:t>ora</w:t>
            </w:r>
            <w:proofErr w:type="spellEnd"/>
            <w:r w:rsidRPr="0086691D">
              <w:rPr>
                <w:rFonts w:ascii="Times New Roman" w:hAnsi="Times New Roman" w:cs="Times New Roman"/>
                <w:sz w:val="20"/>
                <w:szCs w:val="20"/>
                <w:lang w:val="en-US"/>
              </w:rPr>
              <w:t xml:space="preserve"> </w:t>
            </w:r>
            <w:proofErr w:type="spellStart"/>
            <w:r w:rsidRPr="0086691D">
              <w:rPr>
                <w:rFonts w:ascii="Times New Roman" w:hAnsi="Times New Roman" w:cs="Times New Roman"/>
                <w:sz w:val="20"/>
                <w:szCs w:val="20"/>
                <w:lang w:val="en-US"/>
              </w:rPr>
              <w:t>serrata</w:t>
            </w:r>
            <w:proofErr w:type="spellEnd"/>
            <w:r w:rsidRPr="0086691D">
              <w:rPr>
                <w:rFonts w:ascii="Times New Roman" w:hAnsi="Times New Roman" w:cs="Times New Roman"/>
                <w:sz w:val="20"/>
                <w:szCs w:val="20"/>
                <w:lang w:val="en-US"/>
              </w:rPr>
              <w:t xml:space="preserve"> nasally</w:t>
            </w:r>
          </w:p>
          <w:p w14:paraId="6C303AE1"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Zone III: Residual temporal crescent</w:t>
            </w:r>
          </w:p>
          <w:p w14:paraId="114FB5DD" w14:textId="77777777" w:rsidR="00D97F40" w:rsidRPr="0086691D" w:rsidRDefault="00D97F40" w:rsidP="000F625F">
            <w:pPr>
              <w:spacing w:before="30" w:after="30" w:line="276" w:lineRule="auto"/>
              <w:rPr>
                <w:rFonts w:ascii="Times New Roman" w:hAnsi="Times New Roman" w:cs="Times New Roman"/>
                <w:sz w:val="20"/>
                <w:szCs w:val="20"/>
                <w:lang w:val="en-US"/>
              </w:rPr>
            </w:pPr>
            <w:r w:rsidRPr="0086691D">
              <w:rPr>
                <w:rFonts w:ascii="Times New Roman" w:hAnsi="Times New Roman" w:cs="Times New Roman"/>
                <w:b/>
                <w:sz w:val="20"/>
                <w:szCs w:val="20"/>
                <w:lang w:val="en-US"/>
              </w:rPr>
              <w:t>Plus Disease: ≥2 quadrants of vascular tortuosity/dilatation</w:t>
            </w:r>
          </w:p>
          <w:p w14:paraId="3A0096F5" w14:textId="77777777" w:rsidR="00D97F40" w:rsidRPr="0086691D" w:rsidRDefault="00D97F40" w:rsidP="000F625F">
            <w:pPr>
              <w:spacing w:before="30" w:after="30" w:line="276" w:lineRule="auto"/>
              <w:rPr>
                <w:rFonts w:ascii="Times New Roman" w:hAnsi="Times New Roman" w:cs="Times New Roman"/>
                <w:sz w:val="20"/>
                <w:szCs w:val="20"/>
                <w:lang w:val="en-US"/>
              </w:rPr>
            </w:pPr>
            <w:r w:rsidRPr="0086691D">
              <w:rPr>
                <w:rFonts w:ascii="Times New Roman" w:hAnsi="Times New Roman" w:cs="Times New Roman"/>
                <w:b/>
                <w:bCs/>
                <w:sz w:val="20"/>
                <w:szCs w:val="20"/>
                <w:lang w:val="en-US"/>
              </w:rPr>
              <w:t>A-ROP: Aggressive ROP (formerly AP-ROP)</w:t>
            </w:r>
          </w:p>
        </w:tc>
        <w:tc>
          <w:tcPr>
            <w:tcW w:w="1817" w:type="pct"/>
          </w:tcPr>
          <w:p w14:paraId="43AC0D45"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 Immature retina / No ROP: 2 weeks</w:t>
            </w:r>
          </w:p>
          <w:p w14:paraId="3A85E8DB"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 Stage 1 or 2 in Zone III: 2 weeks</w:t>
            </w:r>
          </w:p>
          <w:p w14:paraId="3E42FCC4"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 Stage 1 in Zone II: 1-2 weeks</w:t>
            </w:r>
          </w:p>
          <w:p w14:paraId="2AE7B190"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 Stage 2 in Zone II / Stage 1-2 in Zone I: 1 week or less</w:t>
            </w:r>
          </w:p>
          <w:p w14:paraId="1593AA4C" w14:textId="77777777" w:rsidR="00D97F40" w:rsidRPr="0086691D" w:rsidRDefault="00D97F40" w:rsidP="000F625F">
            <w:pPr>
              <w:spacing w:before="20" w:after="20" w:line="276" w:lineRule="auto"/>
              <w:rPr>
                <w:rFonts w:ascii="Times New Roman" w:hAnsi="Times New Roman" w:cs="Times New Roman"/>
                <w:sz w:val="20"/>
                <w:szCs w:val="20"/>
                <w:lang w:val="en-US"/>
              </w:rPr>
            </w:pPr>
            <w:r w:rsidRPr="0086691D">
              <w:rPr>
                <w:rFonts w:ascii="Times New Roman" w:hAnsi="Times New Roman" w:cs="Times New Roman"/>
                <w:sz w:val="20"/>
                <w:szCs w:val="20"/>
                <w:lang w:val="en-US"/>
              </w:rPr>
              <w:t>• Stage 3 / Plus disease / A-ROP: Treatment within 48-72 hours</w:t>
            </w:r>
          </w:p>
          <w:p w14:paraId="5CF8D5F0" w14:textId="77777777" w:rsidR="00D97F40" w:rsidRPr="0086691D" w:rsidRDefault="00D97F40" w:rsidP="000F625F">
            <w:pPr>
              <w:spacing w:before="30" w:after="30" w:line="276" w:lineRule="auto"/>
              <w:rPr>
                <w:rFonts w:ascii="Times New Roman" w:hAnsi="Times New Roman" w:cs="Times New Roman"/>
                <w:b/>
                <w:bCs/>
                <w:sz w:val="20"/>
                <w:szCs w:val="20"/>
                <w:lang w:val="en-US"/>
              </w:rPr>
            </w:pPr>
            <w:r w:rsidRPr="0086691D">
              <w:rPr>
                <w:rFonts w:ascii="Times New Roman" w:hAnsi="Times New Roman" w:cs="Times New Roman"/>
                <w:sz w:val="20"/>
                <w:szCs w:val="20"/>
                <w:lang w:val="en-US"/>
              </w:rPr>
              <w:t xml:space="preserve">• Continue screening until: Retina fully vascularized OR Zone III reached without prior Zone I/II ROP OR 45 weeks PMA without </w:t>
            </w:r>
            <w:proofErr w:type="spellStart"/>
            <w:r w:rsidRPr="0086691D">
              <w:rPr>
                <w:rFonts w:ascii="Times New Roman" w:hAnsi="Times New Roman" w:cs="Times New Roman"/>
                <w:sz w:val="20"/>
                <w:szCs w:val="20"/>
                <w:lang w:val="en-US"/>
              </w:rPr>
              <w:t>prethreshold</w:t>
            </w:r>
            <w:proofErr w:type="spellEnd"/>
          </w:p>
        </w:tc>
      </w:tr>
    </w:tbl>
    <w:tbl>
      <w:tblPr>
        <w:tblW w:w="10886" w:type="dxa"/>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10" w:type="dxa"/>
        </w:tblCellMar>
        <w:tblLook w:val="04A0" w:firstRow="1" w:lastRow="0" w:firstColumn="1" w:lastColumn="0" w:noHBand="0" w:noVBand="1"/>
      </w:tblPr>
      <w:tblGrid>
        <w:gridCol w:w="5486"/>
        <w:gridCol w:w="1620"/>
        <w:gridCol w:w="3780"/>
      </w:tblGrid>
      <w:tr w:rsidR="00D97F40" w14:paraId="7B3F8083" w14:textId="77777777" w:rsidTr="000F625F">
        <w:trPr>
          <w:trHeight w:val="235"/>
        </w:trPr>
        <w:tc>
          <w:tcPr>
            <w:tcW w:w="10886" w:type="dxa"/>
            <w:gridSpan w:val="3"/>
            <w:shd w:val="clear" w:color="auto" w:fill="D9E2F3"/>
          </w:tcPr>
          <w:p w14:paraId="5B58DDBD" w14:textId="26441E40" w:rsidR="00D97F40" w:rsidRPr="00E20F29" w:rsidRDefault="0086691D" w:rsidP="000F625F">
            <w:pPr>
              <w:jc w:val="center"/>
              <w:rPr>
                <w:rFonts w:ascii="Times New Roman" w:hAnsi="Times New Roman" w:cs="Times New Roman"/>
                <w:sz w:val="22"/>
                <w:szCs w:val="22"/>
                <w:lang w:val="en-US"/>
              </w:rPr>
            </w:pPr>
            <w:ins w:id="120" w:author="Mannat Guliani" w:date="2026-06-11T14:18:00Z">
              <w:r>
                <w:rPr>
                  <w:rFonts w:ascii="Times New Roman" w:hAnsi="Times New Roman" w:cs="Times New Roman"/>
                  <w:b/>
                  <w:bCs/>
                  <w:sz w:val="24"/>
                  <w:szCs w:val="24"/>
                  <w:lang w:val="en-US"/>
                </w:rPr>
                <w:t xml:space="preserve">G2. </w:t>
              </w:r>
            </w:ins>
            <w:r w:rsidR="00D97F40" w:rsidRPr="007B7E34">
              <w:rPr>
                <w:rFonts w:ascii="Times New Roman" w:hAnsi="Times New Roman" w:cs="Times New Roman"/>
                <w:b/>
                <w:bCs/>
                <w:sz w:val="24"/>
                <w:szCs w:val="24"/>
                <w:lang w:val="en-US"/>
              </w:rPr>
              <w:t>TREATMENT &amp; OUTCOME SUMMARY</w:t>
            </w:r>
          </w:p>
        </w:tc>
      </w:tr>
      <w:tr w:rsidR="0086691D" w14:paraId="56DF36E1" w14:textId="77777777" w:rsidTr="002B1BB8">
        <w:trPr>
          <w:trHeight w:val="679"/>
        </w:trPr>
        <w:tc>
          <w:tcPr>
            <w:tcW w:w="5486" w:type="dxa"/>
          </w:tcPr>
          <w:p w14:paraId="6525838A" w14:textId="350FB4CC" w:rsidR="0086691D" w:rsidRPr="002B1BB8" w:rsidRDefault="0086691D" w:rsidP="0086691D">
            <w:pPr>
              <w:pStyle w:val="ListParagraph"/>
              <w:spacing w:after="120"/>
              <w:rPr>
                <w:rFonts w:ascii="Times New Roman" w:hAnsi="Times New Roman" w:cs="Times New Roman"/>
                <w:b/>
                <w:bCs/>
                <w:sz w:val="20"/>
                <w:szCs w:val="20"/>
                <w:lang w:val="en-US"/>
              </w:rPr>
            </w:pPr>
            <w:r w:rsidRPr="002B1BB8">
              <w:rPr>
                <w:rFonts w:ascii="Times New Roman" w:hAnsi="Times New Roman" w:cs="Times New Roman"/>
                <w:b/>
                <w:bCs/>
                <w:sz w:val="20"/>
                <w:szCs w:val="20"/>
                <w:lang w:val="en-US"/>
              </w:rPr>
              <w:t>RIGHT</w:t>
            </w:r>
          </w:p>
          <w:p w14:paraId="703FD55C" w14:textId="77777777" w:rsidR="006C580B" w:rsidRDefault="0086691D" w:rsidP="00242F1B">
            <w:pPr>
              <w:pStyle w:val="ListParagraph"/>
              <w:numPr>
                <w:ilvl w:val="0"/>
                <w:numId w:val="22"/>
              </w:numPr>
              <w:spacing w:after="120"/>
              <w:rPr>
                <w:rFonts w:ascii="Times New Roman" w:hAnsi="Times New Roman" w:cs="Times New Roman"/>
                <w:sz w:val="20"/>
                <w:szCs w:val="20"/>
                <w:lang w:val="en-US"/>
              </w:rPr>
            </w:pPr>
            <w:r w:rsidRPr="002B1BB8">
              <w:rPr>
                <w:rFonts w:ascii="Times New Roman" w:hAnsi="Times New Roman" w:cs="Times New Roman"/>
                <w:sz w:val="20"/>
                <w:szCs w:val="20"/>
                <w:lang w:val="en-US"/>
              </w:rPr>
              <w:t xml:space="preserve">Max ROP: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None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1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2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3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4A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4B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5</w:t>
            </w:r>
          </w:p>
          <w:p w14:paraId="44AD0C9A" w14:textId="0CA6F0A1" w:rsidR="006C580B" w:rsidRDefault="0086691D"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 xml:space="preserve">Plus Disease: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Yes </w:t>
            </w:r>
            <w:r w:rsidRPr="006C580B">
              <w:rPr>
                <w:rFonts w:ascii="Segoe UI Symbol" w:hAnsi="Segoe UI Symbol" w:cs="Segoe UI Symbol"/>
                <w:sz w:val="20"/>
                <w:szCs w:val="20"/>
                <w:lang w:val="en-US"/>
              </w:rPr>
              <w:t>☐</w:t>
            </w:r>
            <w:r w:rsidR="006C580B">
              <w:rPr>
                <w:rFonts w:ascii="Times New Roman" w:hAnsi="Times New Roman" w:cs="Times New Roman"/>
                <w:sz w:val="20"/>
                <w:szCs w:val="20"/>
                <w:lang w:val="en-US"/>
              </w:rPr>
              <w:t xml:space="preserve"> No</w:t>
            </w:r>
          </w:p>
          <w:p w14:paraId="14C31E60" w14:textId="77777777" w:rsidR="006C580B" w:rsidRDefault="0086691D"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 xml:space="preserve">A-ROP: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Yes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No</w:t>
            </w:r>
          </w:p>
          <w:p w14:paraId="3813FB0B" w14:textId="77777777" w:rsidR="006C580B" w:rsidRDefault="0086691D"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 xml:space="preserve">Max Zone: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Zone I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Zone II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Zone III</w:t>
            </w:r>
          </w:p>
          <w:p w14:paraId="56927955" w14:textId="77777777" w:rsidR="006C580B" w:rsidRDefault="0086691D"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 xml:space="preserve">Treatment Required: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Yes </w:t>
            </w:r>
            <w:r w:rsidRPr="006C580B">
              <w:rPr>
                <w:rFonts w:ascii="Segoe UI Symbol" w:hAnsi="Segoe UI Symbol" w:cs="Segoe UI Symbol"/>
                <w:sz w:val="20"/>
                <w:szCs w:val="20"/>
                <w:lang w:val="en-US"/>
              </w:rPr>
              <w:t>☐</w:t>
            </w:r>
            <w:r w:rsidR="006C580B">
              <w:rPr>
                <w:rFonts w:ascii="Times New Roman" w:hAnsi="Times New Roman" w:cs="Times New Roman"/>
                <w:sz w:val="20"/>
                <w:szCs w:val="20"/>
                <w:lang w:val="en-US"/>
              </w:rPr>
              <w:t xml:space="preserve"> No</w:t>
            </w:r>
          </w:p>
          <w:p w14:paraId="5DECA5C7" w14:textId="77777777" w:rsidR="006C580B" w:rsidRDefault="0086691D"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Treatment</w:t>
            </w:r>
            <w:r w:rsidR="00C03B38" w:rsidRPr="006C580B">
              <w:rPr>
                <w:rFonts w:ascii="Times New Roman" w:hAnsi="Times New Roman" w:cs="Times New Roman"/>
                <w:sz w:val="20"/>
                <w:szCs w:val="20"/>
                <w:lang w:val="en-US"/>
              </w:rPr>
              <w:t xml:space="preserve"> Date</w:t>
            </w:r>
            <w:r w:rsidRPr="006C580B">
              <w:rPr>
                <w:rFonts w:ascii="Times New Roman" w:hAnsi="Times New Roman" w:cs="Times New Roman"/>
                <w:sz w:val="20"/>
                <w:szCs w:val="20"/>
                <w:lang w:val="en-US"/>
              </w:rPr>
              <w:t xml:space="preserve">:___/___/____ </w:t>
            </w:r>
          </w:p>
          <w:p w14:paraId="2A23F6C9" w14:textId="77777777" w:rsidR="006C580B" w:rsidRDefault="0086691D"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 xml:space="preserve">PMA at treatment: ____ </w:t>
            </w:r>
          </w:p>
          <w:p w14:paraId="5244D5E5" w14:textId="40BF3FA2" w:rsidR="0086691D" w:rsidRPr="006C580B" w:rsidRDefault="0086691D"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 xml:space="preserve">Treatment Type: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Laser photocoagulation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Anti-VEGF (Agent: __________</w:t>
            </w:r>
            <w:r w:rsidR="002B1BB8" w:rsidRPr="006C580B">
              <w:rPr>
                <w:rFonts w:ascii="Times New Roman" w:hAnsi="Times New Roman" w:cs="Times New Roman"/>
                <w:sz w:val="20"/>
                <w:szCs w:val="20"/>
                <w:lang w:val="en-US"/>
              </w:rPr>
              <w:t xml:space="preserve"> </w:t>
            </w:r>
            <w:r w:rsidRPr="006C580B">
              <w:rPr>
                <w:rFonts w:ascii="Times New Roman" w:hAnsi="Times New Roman" w:cs="Times New Roman"/>
                <w:sz w:val="20"/>
                <w:szCs w:val="20"/>
                <w:lang w:val="en-US"/>
              </w:rPr>
              <w:t xml:space="preserve">)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Vitrectomy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Combination</w:t>
            </w:r>
          </w:p>
        </w:tc>
        <w:tc>
          <w:tcPr>
            <w:tcW w:w="5400" w:type="dxa"/>
            <w:gridSpan w:val="2"/>
          </w:tcPr>
          <w:p w14:paraId="21A5CCB0" w14:textId="77777777" w:rsidR="0086691D" w:rsidRPr="002B1BB8" w:rsidRDefault="0086691D" w:rsidP="000F625F">
            <w:pPr>
              <w:spacing w:before="30" w:after="30"/>
              <w:rPr>
                <w:rFonts w:ascii="Times New Roman" w:hAnsi="Times New Roman" w:cs="Times New Roman"/>
                <w:b/>
                <w:bCs/>
                <w:sz w:val="20"/>
                <w:szCs w:val="20"/>
                <w:lang w:val="en-US"/>
              </w:rPr>
            </w:pPr>
            <w:r w:rsidRPr="002B1BB8">
              <w:rPr>
                <w:rFonts w:ascii="Times New Roman" w:hAnsi="Times New Roman" w:cs="Times New Roman"/>
                <w:b/>
                <w:bCs/>
                <w:sz w:val="20"/>
                <w:szCs w:val="20"/>
                <w:lang w:val="en-US"/>
              </w:rPr>
              <w:t>LEFT</w:t>
            </w:r>
          </w:p>
          <w:p w14:paraId="4CFA6ABA" w14:textId="77777777" w:rsidR="006C580B" w:rsidRDefault="0086691D" w:rsidP="00242F1B">
            <w:pPr>
              <w:pStyle w:val="ListParagraph"/>
              <w:numPr>
                <w:ilvl w:val="0"/>
                <w:numId w:val="22"/>
              </w:numPr>
              <w:spacing w:after="120"/>
              <w:rPr>
                <w:rFonts w:ascii="Times New Roman" w:hAnsi="Times New Roman" w:cs="Times New Roman"/>
                <w:sz w:val="20"/>
                <w:szCs w:val="20"/>
                <w:lang w:val="en-US"/>
              </w:rPr>
            </w:pPr>
            <w:r w:rsidRPr="002B1BB8">
              <w:rPr>
                <w:rFonts w:ascii="Times New Roman" w:hAnsi="Times New Roman" w:cs="Times New Roman"/>
                <w:sz w:val="20"/>
                <w:szCs w:val="20"/>
                <w:lang w:val="en-US"/>
              </w:rPr>
              <w:t xml:space="preserve">Max ROP: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None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1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2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3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4A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4B </w:t>
            </w:r>
            <w:r w:rsidRPr="002B1BB8">
              <w:rPr>
                <w:rFonts w:ascii="Segoe UI Symbol" w:hAnsi="Segoe UI Symbol" w:cs="Segoe UI Symbol"/>
                <w:sz w:val="20"/>
                <w:szCs w:val="20"/>
                <w:lang w:val="en-US"/>
              </w:rPr>
              <w:t>☐</w:t>
            </w:r>
            <w:r w:rsidR="006C580B">
              <w:rPr>
                <w:rFonts w:ascii="Times New Roman" w:hAnsi="Times New Roman" w:cs="Times New Roman"/>
                <w:sz w:val="20"/>
                <w:szCs w:val="20"/>
                <w:lang w:val="en-US"/>
              </w:rPr>
              <w:t xml:space="preserve"> 5</w:t>
            </w:r>
          </w:p>
          <w:p w14:paraId="3A500CAA" w14:textId="1642594F" w:rsidR="006C580B" w:rsidRDefault="004612B5"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 xml:space="preserve">Plus Disease: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Yes </w:t>
            </w:r>
            <w:r w:rsidRPr="006C580B">
              <w:rPr>
                <w:rFonts w:ascii="Segoe UI Symbol" w:hAnsi="Segoe UI Symbol" w:cs="Segoe UI Symbol"/>
                <w:sz w:val="20"/>
                <w:szCs w:val="20"/>
                <w:lang w:val="en-US"/>
              </w:rPr>
              <w:t>☐</w:t>
            </w:r>
            <w:r w:rsidR="006C580B">
              <w:rPr>
                <w:rFonts w:ascii="Times New Roman" w:hAnsi="Times New Roman" w:cs="Times New Roman"/>
                <w:sz w:val="20"/>
                <w:szCs w:val="20"/>
                <w:lang w:val="en-US"/>
              </w:rPr>
              <w:t xml:space="preserve"> No</w:t>
            </w:r>
            <w:r w:rsidRPr="006C580B">
              <w:rPr>
                <w:rFonts w:ascii="Times New Roman" w:hAnsi="Times New Roman" w:cs="Times New Roman"/>
                <w:sz w:val="20"/>
                <w:szCs w:val="20"/>
                <w:lang w:val="en-US"/>
              </w:rPr>
              <w:t xml:space="preserve"> </w:t>
            </w:r>
          </w:p>
          <w:p w14:paraId="4272C1D3" w14:textId="77777777" w:rsidR="006C580B" w:rsidRDefault="004612B5"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 xml:space="preserve">A-ROP: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Yes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No</w:t>
            </w:r>
          </w:p>
          <w:p w14:paraId="2A976754" w14:textId="77777777" w:rsidR="006C580B" w:rsidRDefault="004612B5"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 xml:space="preserve">Max Zone: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Zone I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Zone II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Zone III</w:t>
            </w:r>
          </w:p>
          <w:p w14:paraId="016B9E26" w14:textId="77777777" w:rsidR="006C580B" w:rsidRDefault="004612B5"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 xml:space="preserve">Treatment Required: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Yes </w:t>
            </w:r>
            <w:r w:rsidRPr="006C580B">
              <w:rPr>
                <w:rFonts w:ascii="Segoe UI Symbol" w:hAnsi="Segoe UI Symbol" w:cs="Segoe UI Symbol"/>
                <w:sz w:val="20"/>
                <w:szCs w:val="20"/>
                <w:lang w:val="en-US"/>
              </w:rPr>
              <w:t>☐</w:t>
            </w:r>
            <w:r w:rsidR="006C580B">
              <w:rPr>
                <w:rFonts w:ascii="Times New Roman" w:hAnsi="Times New Roman" w:cs="Times New Roman"/>
                <w:sz w:val="20"/>
                <w:szCs w:val="20"/>
                <w:lang w:val="en-US"/>
              </w:rPr>
              <w:t xml:space="preserve"> No</w:t>
            </w:r>
          </w:p>
          <w:p w14:paraId="351A8756" w14:textId="77777777" w:rsidR="006C580B" w:rsidRDefault="004612B5"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Treatment</w:t>
            </w:r>
            <w:r w:rsidR="00C03B38" w:rsidRPr="006C580B">
              <w:rPr>
                <w:rFonts w:ascii="Times New Roman" w:hAnsi="Times New Roman" w:cs="Times New Roman"/>
                <w:sz w:val="20"/>
                <w:szCs w:val="20"/>
                <w:lang w:val="en-US"/>
              </w:rPr>
              <w:t xml:space="preserve"> Date</w:t>
            </w:r>
            <w:r w:rsidRPr="006C580B">
              <w:rPr>
                <w:rFonts w:ascii="Times New Roman" w:hAnsi="Times New Roman" w:cs="Times New Roman"/>
                <w:sz w:val="20"/>
                <w:szCs w:val="20"/>
                <w:lang w:val="en-US"/>
              </w:rPr>
              <w:t xml:space="preserve">:___/___/____ </w:t>
            </w:r>
          </w:p>
          <w:p w14:paraId="0842D595" w14:textId="77777777" w:rsidR="006C580B" w:rsidRDefault="004612B5"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 xml:space="preserve">PMA at treatment: ____ </w:t>
            </w:r>
          </w:p>
          <w:p w14:paraId="48EA12C7" w14:textId="07086F21" w:rsidR="0086691D" w:rsidRPr="006C580B" w:rsidRDefault="004612B5" w:rsidP="00242F1B">
            <w:pPr>
              <w:pStyle w:val="ListParagraph"/>
              <w:numPr>
                <w:ilvl w:val="0"/>
                <w:numId w:val="22"/>
              </w:numPr>
              <w:spacing w:after="120"/>
              <w:rPr>
                <w:rFonts w:ascii="Times New Roman" w:hAnsi="Times New Roman" w:cs="Times New Roman"/>
                <w:sz w:val="20"/>
                <w:szCs w:val="20"/>
                <w:lang w:val="en-US"/>
              </w:rPr>
            </w:pPr>
            <w:r w:rsidRPr="006C580B">
              <w:rPr>
                <w:rFonts w:ascii="Times New Roman" w:hAnsi="Times New Roman" w:cs="Times New Roman"/>
                <w:sz w:val="20"/>
                <w:szCs w:val="20"/>
                <w:lang w:val="en-US"/>
              </w:rPr>
              <w:t xml:space="preserve">Treatment Type: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Laser photocoagulation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Anti-VEGF (Agent: __________ )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Vitrectomy </w:t>
            </w:r>
            <w:r w:rsidRPr="006C580B">
              <w:rPr>
                <w:rFonts w:ascii="Segoe UI Symbol" w:hAnsi="Segoe UI Symbol" w:cs="Segoe UI Symbol"/>
                <w:sz w:val="20"/>
                <w:szCs w:val="20"/>
                <w:lang w:val="en-US"/>
              </w:rPr>
              <w:t>☐</w:t>
            </w:r>
            <w:r w:rsidRPr="006C580B">
              <w:rPr>
                <w:rFonts w:ascii="Times New Roman" w:hAnsi="Times New Roman" w:cs="Times New Roman"/>
                <w:sz w:val="20"/>
                <w:szCs w:val="20"/>
                <w:lang w:val="en-US"/>
              </w:rPr>
              <w:t xml:space="preserve"> Combination</w:t>
            </w:r>
          </w:p>
        </w:tc>
      </w:tr>
      <w:tr w:rsidR="002B1BB8" w14:paraId="4428AF19" w14:textId="77777777" w:rsidTr="004612B5">
        <w:trPr>
          <w:trHeight w:val="677"/>
        </w:trPr>
        <w:tc>
          <w:tcPr>
            <w:tcW w:w="7106" w:type="dxa"/>
            <w:gridSpan w:val="2"/>
          </w:tcPr>
          <w:p w14:paraId="7EDDF3DD" w14:textId="77777777" w:rsidR="002B1BB8" w:rsidRPr="002B1BB8" w:rsidRDefault="002B1BB8" w:rsidP="00242F1B">
            <w:pPr>
              <w:pStyle w:val="ListParagraph"/>
              <w:numPr>
                <w:ilvl w:val="0"/>
                <w:numId w:val="22"/>
              </w:numPr>
              <w:spacing w:before="30" w:after="30"/>
              <w:rPr>
                <w:rFonts w:ascii="Times New Roman" w:hAnsi="Times New Roman" w:cs="Times New Roman"/>
                <w:sz w:val="20"/>
                <w:szCs w:val="20"/>
                <w:lang w:val="en-US"/>
              </w:rPr>
            </w:pPr>
            <w:r w:rsidRPr="002B1BB8">
              <w:rPr>
                <w:rFonts w:ascii="Times New Roman" w:hAnsi="Times New Roman" w:cs="Times New Roman"/>
                <w:sz w:val="20"/>
                <w:szCs w:val="20"/>
                <w:lang w:val="en-US"/>
              </w:rPr>
              <w:t xml:space="preserve">Outcome: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Regressed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Regressing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Progressed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Retinal detachment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Other: ____________</w:t>
            </w:r>
          </w:p>
          <w:p w14:paraId="1FFC1CFF" w14:textId="23E16A82" w:rsidR="002B1BB8" w:rsidRPr="002B1BB8" w:rsidRDefault="002B1BB8" w:rsidP="00242F1B">
            <w:pPr>
              <w:pStyle w:val="ListParagraph"/>
              <w:numPr>
                <w:ilvl w:val="0"/>
                <w:numId w:val="22"/>
              </w:numPr>
              <w:spacing w:before="30" w:after="30"/>
              <w:rPr>
                <w:rFonts w:ascii="Times New Roman" w:hAnsi="Times New Roman" w:cs="Times New Roman"/>
                <w:sz w:val="20"/>
                <w:szCs w:val="20"/>
                <w:lang w:val="en-US"/>
              </w:rPr>
            </w:pPr>
            <w:r w:rsidRPr="002B1BB8">
              <w:rPr>
                <w:rFonts w:ascii="Times New Roman" w:hAnsi="Times New Roman" w:cs="Times New Roman"/>
                <w:sz w:val="20"/>
                <w:szCs w:val="20"/>
                <w:lang w:val="en-US"/>
              </w:rPr>
              <w:t xml:space="preserve">ROP requiring treatment (for Composite Outcome):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Yes </w:t>
            </w:r>
            <w:r w:rsidRPr="002B1BB8">
              <w:rPr>
                <w:rFonts w:ascii="Segoe UI Symbol" w:hAnsi="Segoe UI Symbol" w:cs="Segoe UI Symbol"/>
                <w:sz w:val="20"/>
                <w:szCs w:val="20"/>
                <w:lang w:val="en-US"/>
              </w:rPr>
              <w:t>☐</w:t>
            </w:r>
            <w:r w:rsidRPr="002B1BB8">
              <w:rPr>
                <w:rFonts w:ascii="Times New Roman" w:hAnsi="Times New Roman" w:cs="Times New Roman"/>
                <w:sz w:val="20"/>
                <w:szCs w:val="20"/>
                <w:lang w:val="en-US"/>
              </w:rPr>
              <w:t xml:space="preserve"> No</w:t>
            </w:r>
          </w:p>
        </w:tc>
        <w:tc>
          <w:tcPr>
            <w:tcW w:w="3780" w:type="dxa"/>
          </w:tcPr>
          <w:p w14:paraId="7C1A3EC3" w14:textId="77777777" w:rsidR="002B1BB8" w:rsidRDefault="002B1BB8" w:rsidP="00242F1B">
            <w:pPr>
              <w:pStyle w:val="ListParagraph"/>
              <w:numPr>
                <w:ilvl w:val="0"/>
                <w:numId w:val="22"/>
              </w:numPr>
              <w:spacing w:before="30" w:after="30"/>
              <w:rPr>
                <w:rFonts w:ascii="Times New Roman" w:hAnsi="Times New Roman" w:cs="Times New Roman"/>
                <w:sz w:val="20"/>
                <w:szCs w:val="20"/>
                <w:lang w:val="en-US"/>
              </w:rPr>
            </w:pPr>
            <w:r w:rsidRPr="002B1BB8">
              <w:rPr>
                <w:rFonts w:ascii="Times New Roman" w:hAnsi="Times New Roman" w:cs="Times New Roman"/>
                <w:sz w:val="20"/>
                <w:szCs w:val="20"/>
                <w:lang w:val="en-US"/>
              </w:rPr>
              <w:t xml:space="preserve">Final screening date: ___/___/____ </w:t>
            </w:r>
          </w:p>
          <w:p w14:paraId="5F39B6DA" w14:textId="7BF05B92" w:rsidR="002B1BB8" w:rsidRPr="002B1BB8" w:rsidRDefault="002B1BB8" w:rsidP="00242F1B">
            <w:pPr>
              <w:pStyle w:val="ListParagraph"/>
              <w:numPr>
                <w:ilvl w:val="0"/>
                <w:numId w:val="22"/>
              </w:numPr>
              <w:spacing w:before="30" w:after="30"/>
              <w:rPr>
                <w:rFonts w:ascii="Times New Roman" w:hAnsi="Times New Roman" w:cs="Times New Roman"/>
                <w:sz w:val="20"/>
                <w:szCs w:val="20"/>
                <w:lang w:val="en-US"/>
              </w:rPr>
            </w:pPr>
            <w:r w:rsidRPr="002B1BB8">
              <w:rPr>
                <w:rFonts w:ascii="Times New Roman" w:hAnsi="Times New Roman" w:cs="Times New Roman"/>
                <w:sz w:val="20"/>
                <w:szCs w:val="20"/>
                <w:lang w:val="en-US"/>
              </w:rPr>
              <w:t>PMA at discharge from screening: ____ weeks</w:t>
            </w:r>
          </w:p>
        </w:tc>
      </w:tr>
    </w:tbl>
    <w:p w14:paraId="56E4F72B" w14:textId="1158F2D7" w:rsidR="004F2E8A" w:rsidRPr="004F2E8A" w:rsidRDefault="00D97F40" w:rsidP="0086691D">
      <w:pPr>
        <w:spacing w:before="80"/>
        <w:ind w:left="-270"/>
        <w:rPr>
          <w:lang w:val="en-US"/>
        </w:rPr>
      </w:pPr>
      <w:r>
        <w:rPr>
          <w:rFonts w:ascii="Times New Roman" w:hAnsi="Times New Roman" w:cs="Times New Roman"/>
          <w:sz w:val="22"/>
          <w:szCs w:val="22"/>
          <w:lang w:val="en-US"/>
        </w:rPr>
        <w:t>Completed by: ____________</w:t>
      </w:r>
      <w:r w:rsidR="002B1BB8">
        <w:rPr>
          <w:rFonts w:ascii="Times New Roman" w:hAnsi="Times New Roman" w:cs="Times New Roman"/>
          <w:sz w:val="22"/>
          <w:szCs w:val="22"/>
          <w:lang w:val="en-US"/>
        </w:rPr>
        <w:t xml:space="preserve">___        Designation: ________________ </w:t>
      </w:r>
      <w:r w:rsidR="002B1BB8">
        <w:rPr>
          <w:rFonts w:ascii="Times New Roman" w:hAnsi="Times New Roman" w:cs="Times New Roman"/>
          <w:sz w:val="22"/>
          <w:szCs w:val="22"/>
          <w:lang w:val="en-US"/>
        </w:rPr>
        <w:tab/>
        <w:t>Date</w:t>
      </w:r>
      <w:r>
        <w:rPr>
          <w:rFonts w:ascii="Times New Roman" w:hAnsi="Times New Roman" w:cs="Times New Roman"/>
          <w:sz w:val="22"/>
          <w:szCs w:val="22"/>
          <w:lang w:val="en-US"/>
        </w:rPr>
        <w:t>: ___/___/______</w:t>
      </w:r>
    </w:p>
    <w:p w14:paraId="7318D6F0" w14:textId="77777777" w:rsidR="004F2E8A" w:rsidRDefault="004F2E8A" w:rsidP="00B42550">
      <w:pPr>
        <w:pStyle w:val="Heading1"/>
        <w:rPr>
          <w:lang w:val="en-US"/>
        </w:rPr>
        <w:sectPr w:rsidR="004F2E8A" w:rsidSect="00443683">
          <w:footerReference w:type="default" r:id="rId20"/>
          <w:footerReference w:type="first" r:id="rId21"/>
          <w:pgSz w:w="11906" w:h="16838"/>
          <w:pgMar w:top="720" w:right="1440" w:bottom="540" w:left="828" w:header="432" w:footer="2" w:gutter="0"/>
          <w:cols w:space="720"/>
          <w:titlePg/>
          <w:docGrid w:linePitch="360"/>
        </w:sectPr>
      </w:pPr>
    </w:p>
    <w:p w14:paraId="11D649CA" w14:textId="7916C765" w:rsidR="00062256" w:rsidRDefault="00062256" w:rsidP="00B42550">
      <w:pPr>
        <w:pStyle w:val="Heading1"/>
        <w:rPr>
          <w:lang w:val="en-US"/>
        </w:rPr>
      </w:pPr>
      <w:bookmarkStart w:id="121" w:name="_Toc231310397"/>
      <w:r w:rsidRPr="00A5539C">
        <w:rPr>
          <w:lang w:val="en-US"/>
        </w:rPr>
        <w:lastRenderedPageBreak/>
        <w:t xml:space="preserve">Form </w:t>
      </w:r>
      <w:r w:rsidR="006C326D">
        <w:rPr>
          <w:lang w:val="en-US"/>
        </w:rPr>
        <w:t>H</w:t>
      </w:r>
      <w:r w:rsidRPr="00A5539C">
        <w:rPr>
          <w:lang w:val="en-US"/>
        </w:rPr>
        <w:t>: Neonatal Morbidities Assessment</w:t>
      </w:r>
      <w:bookmarkEnd w:id="121"/>
    </w:p>
    <w:p w14:paraId="2E318A3C" w14:textId="77777777" w:rsidR="002807FC" w:rsidRDefault="004F0729" w:rsidP="002807FC">
      <w:pPr>
        <w:jc w:val="center"/>
        <w:rPr>
          <w:rFonts w:ascii="Times New Roman" w:hAnsi="Times New Roman" w:cs="Times New Roman"/>
          <w:bCs/>
          <w:sz w:val="24"/>
          <w:szCs w:val="24"/>
          <w:lang w:val="en-US"/>
        </w:rPr>
      </w:pPr>
      <w:r w:rsidRPr="004F0729">
        <w:rPr>
          <w:rFonts w:ascii="Times New Roman" w:hAnsi="Times New Roman" w:cs="Times New Roman"/>
          <w:bCs/>
          <w:sz w:val="24"/>
          <w:szCs w:val="24"/>
          <w:lang w:val="en-US"/>
        </w:rPr>
        <w:t xml:space="preserve">Enrollment ID: </w:t>
      </w:r>
      <w:r w:rsidR="003128E0">
        <w:rPr>
          <w:rFonts w:ascii="Times New Roman" w:hAnsi="Times New Roman" w:cs="Times New Roman"/>
          <w:bCs/>
          <w:sz w:val="24"/>
          <w:szCs w:val="24"/>
          <w:lang w:val="en-US"/>
        </w:rPr>
        <w:t>___________________</w:t>
      </w:r>
    </w:p>
    <w:p w14:paraId="4D87C89F" w14:textId="3D90DB5E" w:rsidR="00E301CC" w:rsidRPr="00E301CC" w:rsidRDefault="00062256" w:rsidP="002807FC">
      <w:pPr>
        <w:ind w:right="-712"/>
        <w:rPr>
          <w:rFonts w:ascii="Times New Roman" w:hAnsi="Times New Roman" w:cs="Times New Roman"/>
          <w:i/>
          <w:iCs/>
          <w:sz w:val="22"/>
          <w:szCs w:val="22"/>
          <w:lang w:val="en-US"/>
        </w:rPr>
      </w:pPr>
      <w:r w:rsidRPr="00F60117">
        <w:rPr>
          <w:rFonts w:ascii="Times New Roman" w:hAnsi="Times New Roman" w:cs="Times New Roman"/>
          <w:i/>
          <w:iCs/>
          <w:sz w:val="22"/>
          <w:szCs w:val="22"/>
          <w:lang w:val="en-US"/>
        </w:rPr>
        <w:t>(Complete when diagnosed or at discharge; trigger: daily surveillance sheet</w:t>
      </w:r>
      <w:r w:rsidR="002D6318" w:rsidRPr="00F60117">
        <w:rPr>
          <w:rFonts w:ascii="Times New Roman" w:hAnsi="Times New Roman" w:cs="Times New Roman"/>
          <w:i/>
          <w:iCs/>
          <w:sz w:val="22"/>
          <w:szCs w:val="22"/>
          <w:lang w:val="en-US"/>
        </w:rPr>
        <w:t>,</w:t>
      </w:r>
      <w:r w:rsidR="00F60117">
        <w:rPr>
          <w:rFonts w:ascii="Times New Roman" w:hAnsi="Times New Roman" w:cs="Times New Roman"/>
          <w:i/>
          <w:iCs/>
          <w:sz w:val="22"/>
          <w:szCs w:val="22"/>
          <w:lang w:val="en-US"/>
        </w:rPr>
        <w:t xml:space="preserve"> m</w:t>
      </w:r>
      <w:r w:rsidR="00F60117" w:rsidRPr="00F60117">
        <w:rPr>
          <w:rFonts w:ascii="Times New Roman" w:hAnsi="Times New Roman" w:cs="Times New Roman"/>
          <w:i/>
          <w:iCs/>
          <w:sz w:val="22"/>
          <w:szCs w:val="22"/>
          <w:lang w:val="en-US"/>
        </w:rPr>
        <w:t>anual data entry needed in boxes)</w:t>
      </w:r>
    </w:p>
    <w:tbl>
      <w:tblPr>
        <w:tblStyle w:val="TableGrid"/>
        <w:tblW w:w="10800" w:type="dxa"/>
        <w:tblInd w:w="-275" w:type="dxa"/>
        <w:tblLayout w:type="fixed"/>
        <w:tblLook w:val="04A0" w:firstRow="1" w:lastRow="0" w:firstColumn="1" w:lastColumn="0" w:noHBand="0" w:noVBand="1"/>
      </w:tblPr>
      <w:tblGrid>
        <w:gridCol w:w="5490"/>
        <w:gridCol w:w="5310"/>
      </w:tblGrid>
      <w:tr w:rsidR="00B80E7C" w14:paraId="266F2A4B" w14:textId="77777777" w:rsidTr="00AE2F4F">
        <w:trPr>
          <w:trHeight w:val="58"/>
        </w:trPr>
        <w:tc>
          <w:tcPr>
            <w:tcW w:w="5490" w:type="dxa"/>
          </w:tcPr>
          <w:p w14:paraId="3296C83D" w14:textId="24A67847" w:rsidR="00B80E7C" w:rsidRPr="00B442B5" w:rsidRDefault="00DE1F04" w:rsidP="00062256">
            <w:pPr>
              <w:spacing w:after="100"/>
              <w:jc w:val="center"/>
              <w:rPr>
                <w:rFonts w:ascii="Times New Roman" w:hAnsi="Times New Roman" w:cs="Times New Roman"/>
                <w:b/>
                <w:bCs/>
                <w:i/>
                <w:iCs/>
                <w:sz w:val="24"/>
                <w:szCs w:val="24"/>
                <w:lang w:val="en-US"/>
              </w:rPr>
            </w:pPr>
            <w:r>
              <w:rPr>
                <w:rFonts w:ascii="Times New Roman" w:hAnsi="Times New Roman" w:cs="Times New Roman"/>
                <w:b/>
                <w:bCs/>
                <w:i/>
                <w:iCs/>
                <w:sz w:val="24"/>
                <w:szCs w:val="24"/>
                <w:highlight w:val="cyan"/>
                <w:lang w:val="en-US"/>
              </w:rPr>
              <w:t xml:space="preserve">H1. </w:t>
            </w:r>
            <w:r w:rsidR="00B80E7C" w:rsidRPr="00B80E7C">
              <w:rPr>
                <w:rFonts w:ascii="Times New Roman" w:hAnsi="Times New Roman" w:cs="Times New Roman"/>
                <w:b/>
                <w:bCs/>
                <w:i/>
                <w:iCs/>
                <w:sz w:val="24"/>
                <w:szCs w:val="24"/>
                <w:highlight w:val="cyan"/>
                <w:lang w:val="en-US"/>
              </w:rPr>
              <w:t>NEUROLOGICAL</w:t>
            </w:r>
          </w:p>
          <w:p w14:paraId="5D8CAD91" w14:textId="1686499D" w:rsidR="00B80E7C" w:rsidRPr="00132499" w:rsidRDefault="00DE1F04" w:rsidP="00CB048A">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 xml:space="preserve">H1.1 </w:t>
            </w:r>
            <w:r w:rsidR="00B80E7C" w:rsidRPr="00132499">
              <w:rPr>
                <w:rFonts w:ascii="Times New Roman" w:hAnsi="Times New Roman" w:cs="Times New Roman"/>
                <w:b/>
                <w:bCs/>
                <w:sz w:val="22"/>
                <w:szCs w:val="22"/>
                <w:lang w:val="en-US"/>
              </w:rPr>
              <w:t>Intraventricular Hemorrhage (IVH)</w:t>
            </w:r>
            <w:r w:rsidR="00C30919">
              <w:rPr>
                <w:rFonts w:ascii="Times New Roman" w:hAnsi="Times New Roman" w:cs="Times New Roman"/>
                <w:b/>
                <w:bCs/>
                <w:sz w:val="22"/>
                <w:szCs w:val="22"/>
                <w:lang w:val="en-US"/>
              </w:rPr>
              <w:t xml:space="preserve"> </w:t>
            </w:r>
            <w:r w:rsidR="00C30919" w:rsidRPr="00C30919">
              <w:rPr>
                <w:rFonts w:ascii="Times New Roman" w:hAnsi="Times New Roman" w:cs="Times New Roman"/>
                <w:i/>
                <w:iCs/>
                <w:lang w:val="en-US"/>
              </w:rPr>
              <w:t>Record Max</w:t>
            </w:r>
          </w:p>
          <w:p w14:paraId="78EB729B" w14:textId="34C2029E" w:rsidR="00B80E7C" w:rsidRPr="00DE1F04" w:rsidRDefault="00B80E7C" w:rsidP="00242F1B">
            <w:pPr>
              <w:pStyle w:val="ListParagraph"/>
              <w:numPr>
                <w:ilvl w:val="0"/>
                <w:numId w:val="23"/>
              </w:numPr>
              <w:spacing w:before="25" w:after="25" w:line="276" w:lineRule="auto"/>
              <w:rPr>
                <w:rFonts w:ascii="Times New Roman" w:hAnsi="Times New Roman" w:cs="Times New Roman"/>
                <w:sz w:val="22"/>
                <w:szCs w:val="22"/>
                <w:lang w:val="en-US"/>
              </w:rPr>
            </w:pPr>
            <w:r w:rsidRPr="00DE1F04">
              <w:rPr>
                <w:rFonts w:ascii="Times New Roman" w:hAnsi="Times New Roman" w:cs="Times New Roman"/>
                <w:sz w:val="22"/>
                <w:szCs w:val="22"/>
                <w:lang w:val="en-US"/>
              </w:rPr>
              <w:t xml:space="preserve">Any IVH Diagnosed: </w:t>
            </w:r>
            <w:r w:rsidR="005F422A" w:rsidRPr="00DE1F04">
              <w:rPr>
                <w:rFonts w:ascii="Segoe UI Symbol" w:hAnsi="Segoe UI Symbol" w:cs="Segoe UI Symbol"/>
                <w:sz w:val="22"/>
                <w:szCs w:val="22"/>
                <w:lang w:val="en-US"/>
              </w:rPr>
              <w:t>☐</w:t>
            </w:r>
            <w:r w:rsidR="005F422A" w:rsidRPr="00DE1F04">
              <w:rPr>
                <w:rFonts w:ascii="Times New Roman" w:hAnsi="Times New Roman" w:cs="Times New Roman"/>
                <w:sz w:val="22"/>
                <w:szCs w:val="22"/>
                <w:lang w:val="en-US"/>
              </w:rPr>
              <w:t xml:space="preserve"> Yes </w:t>
            </w:r>
            <w:r w:rsidR="005F422A" w:rsidRPr="00DE1F04">
              <w:rPr>
                <w:rFonts w:ascii="Segoe UI Symbol" w:hAnsi="Segoe UI Symbol" w:cs="Segoe UI Symbol"/>
                <w:sz w:val="22"/>
                <w:szCs w:val="22"/>
                <w:lang w:val="en-US"/>
              </w:rPr>
              <w:t>☐</w:t>
            </w:r>
            <w:r w:rsidR="005F422A" w:rsidRPr="00DE1F04">
              <w:rPr>
                <w:rFonts w:ascii="Times New Roman" w:hAnsi="Times New Roman" w:cs="Times New Roman"/>
                <w:sz w:val="22"/>
                <w:szCs w:val="22"/>
                <w:lang w:val="en-US"/>
              </w:rPr>
              <w:t xml:space="preserve"> No</w:t>
            </w:r>
          </w:p>
          <w:p w14:paraId="38521238" w14:textId="7E0A4803" w:rsidR="003E279C" w:rsidRDefault="00B80E7C" w:rsidP="00242F1B">
            <w:pPr>
              <w:pStyle w:val="ListParagraph"/>
              <w:numPr>
                <w:ilvl w:val="0"/>
                <w:numId w:val="23"/>
              </w:numPr>
              <w:rPr>
                <w:rFonts w:ascii="Times New Roman" w:hAnsi="Times New Roman" w:cs="Times New Roman"/>
                <w:sz w:val="22"/>
                <w:szCs w:val="22"/>
                <w:lang w:val="en-US"/>
              </w:rPr>
            </w:pPr>
            <w:r w:rsidRPr="00DE1F04">
              <w:rPr>
                <w:rFonts w:ascii="Times New Roman" w:hAnsi="Times New Roman" w:cs="Times New Roman"/>
                <w:sz w:val="22"/>
                <w:szCs w:val="22"/>
                <w:lang w:val="en-US"/>
              </w:rPr>
              <w:t>Side: Right / Left / B</w:t>
            </w:r>
            <w:r w:rsidR="003E279C" w:rsidRPr="00DE1F04">
              <w:rPr>
                <w:rFonts w:ascii="Times New Roman" w:hAnsi="Times New Roman" w:cs="Times New Roman"/>
                <w:sz w:val="22"/>
                <w:szCs w:val="22"/>
                <w:lang w:val="en-US"/>
              </w:rPr>
              <w:t>ilateral</w:t>
            </w:r>
          </w:p>
          <w:tbl>
            <w:tblPr>
              <w:tblStyle w:val="TableGrid"/>
              <w:tblW w:w="78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32"/>
              <w:gridCol w:w="2632"/>
              <w:gridCol w:w="2632"/>
            </w:tblGrid>
            <w:tr w:rsidR="00DC43A5" w14:paraId="4AE50782" w14:textId="77777777" w:rsidTr="00611B6B">
              <w:tc>
                <w:tcPr>
                  <w:tcW w:w="5264" w:type="dxa"/>
                  <w:gridSpan w:val="2"/>
                </w:tcPr>
                <w:p w14:paraId="2DBC300E" w14:textId="64932FCA" w:rsidR="00DC43A5" w:rsidRPr="00DE1F04" w:rsidRDefault="00DC43A5"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DC43A5">
                    <w:rPr>
                      <w:rFonts w:ascii="Times New Roman" w:hAnsi="Times New Roman" w:cs="Times New Roman"/>
                      <w:sz w:val="22"/>
                      <w:szCs w:val="22"/>
                      <w:lang w:val="en-US"/>
                    </w:rPr>
                    <w:t xml:space="preserve">Right: Max Grade: </w:t>
                  </w:r>
                  <w:r w:rsidRPr="00DC43A5">
                    <w:rPr>
                      <w:rFonts w:ascii="Segoe UI Symbol" w:hAnsi="Segoe UI Symbol" w:cs="Segoe UI Symbol"/>
                      <w:sz w:val="22"/>
                      <w:szCs w:val="22"/>
                      <w:lang w:val="en-US"/>
                    </w:rPr>
                    <w:t>☐</w:t>
                  </w:r>
                  <w:r w:rsidRPr="00DC43A5">
                    <w:rPr>
                      <w:rFonts w:ascii="Times New Roman" w:hAnsi="Times New Roman" w:cs="Times New Roman"/>
                      <w:sz w:val="22"/>
                      <w:szCs w:val="22"/>
                      <w:lang w:val="en-US"/>
                    </w:rPr>
                    <w:t xml:space="preserve"> I </w:t>
                  </w:r>
                  <w:r w:rsidRPr="00DC43A5">
                    <w:rPr>
                      <w:rFonts w:ascii="Segoe UI Symbol" w:hAnsi="Segoe UI Symbol" w:cs="Segoe UI Symbol"/>
                      <w:sz w:val="22"/>
                      <w:szCs w:val="22"/>
                      <w:lang w:val="en-US"/>
                    </w:rPr>
                    <w:t>☐</w:t>
                  </w:r>
                  <w:r w:rsidRPr="00DC43A5">
                    <w:rPr>
                      <w:rFonts w:ascii="Times New Roman" w:hAnsi="Times New Roman" w:cs="Times New Roman"/>
                      <w:sz w:val="22"/>
                      <w:szCs w:val="22"/>
                      <w:lang w:val="en-US"/>
                    </w:rPr>
                    <w:t xml:space="preserve"> II </w:t>
                  </w:r>
                  <w:r w:rsidRPr="00DC43A5">
                    <w:rPr>
                      <w:rFonts w:ascii="Segoe UI Symbol" w:hAnsi="Segoe UI Symbol" w:cs="Segoe UI Symbol"/>
                      <w:sz w:val="22"/>
                      <w:szCs w:val="22"/>
                      <w:lang w:val="en-US"/>
                    </w:rPr>
                    <w:t>☐</w:t>
                  </w:r>
                  <w:r w:rsidRPr="00DC43A5">
                    <w:rPr>
                      <w:rFonts w:ascii="Times New Roman" w:hAnsi="Times New Roman" w:cs="Times New Roman"/>
                      <w:sz w:val="22"/>
                      <w:szCs w:val="22"/>
                      <w:lang w:val="en-US"/>
                    </w:rPr>
                    <w:t xml:space="preserve"> III </w:t>
                  </w:r>
                  <w:r w:rsidRPr="00DC43A5">
                    <w:rPr>
                      <w:rFonts w:ascii="Segoe UI Symbol" w:hAnsi="Segoe UI Symbol" w:cs="Segoe UI Symbol"/>
                      <w:sz w:val="22"/>
                      <w:szCs w:val="22"/>
                      <w:lang w:val="en-US"/>
                    </w:rPr>
                    <w:t>☐</w:t>
                  </w:r>
                  <w:r w:rsidRPr="00DC43A5">
                    <w:rPr>
                      <w:rFonts w:ascii="Times New Roman" w:hAnsi="Times New Roman" w:cs="Times New Roman"/>
                      <w:sz w:val="22"/>
                      <w:szCs w:val="22"/>
                      <w:lang w:val="en-US"/>
                    </w:rPr>
                    <w:t xml:space="preserve"> IV</w:t>
                  </w:r>
                </w:p>
              </w:tc>
              <w:tc>
                <w:tcPr>
                  <w:tcW w:w="2632" w:type="dxa"/>
                  <w:tcBorders>
                    <w:left w:val="nil"/>
                  </w:tcBorders>
                </w:tcPr>
                <w:p w14:paraId="278C42A2" w14:textId="77777777" w:rsidR="00DC43A5" w:rsidRDefault="00DC43A5" w:rsidP="00DC43A5">
                  <w:pPr>
                    <w:ind w:left="54"/>
                    <w:rPr>
                      <w:rFonts w:ascii="Times New Roman" w:hAnsi="Times New Roman" w:cs="Times New Roman"/>
                      <w:sz w:val="22"/>
                      <w:szCs w:val="22"/>
                      <w:lang w:val="en-US"/>
                    </w:rPr>
                  </w:pPr>
                </w:p>
              </w:tc>
            </w:tr>
            <w:tr w:rsidR="00DC43A5" w14:paraId="18E4F1BE" w14:textId="77777777" w:rsidTr="00611B6B">
              <w:tc>
                <w:tcPr>
                  <w:tcW w:w="2632" w:type="dxa"/>
                </w:tcPr>
                <w:p w14:paraId="4F5DEB14" w14:textId="56FCCB4E" w:rsidR="00DC43A5" w:rsidRPr="00DC43A5" w:rsidRDefault="00DC43A5"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DE1F04">
                    <w:rPr>
                      <w:rFonts w:ascii="Times New Roman" w:hAnsi="Times New Roman" w:cs="Times New Roman"/>
                      <w:sz w:val="22"/>
                      <w:szCs w:val="22"/>
                      <w:lang w:val="en-US"/>
                    </w:rPr>
                    <w:t>Date: ___/___/____</w:t>
                  </w:r>
                </w:p>
              </w:tc>
              <w:tc>
                <w:tcPr>
                  <w:tcW w:w="2632" w:type="dxa"/>
                </w:tcPr>
                <w:p w14:paraId="61104AD6" w14:textId="443D82DC" w:rsidR="00DC43A5" w:rsidRPr="00DE1F04" w:rsidRDefault="00DC43A5"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DC43A5">
                    <w:rPr>
                      <w:rFonts w:ascii="Times New Roman" w:hAnsi="Times New Roman" w:cs="Times New Roman"/>
                      <w:sz w:val="22"/>
                      <w:szCs w:val="22"/>
                      <w:lang w:val="en-US"/>
                    </w:rPr>
                    <w:t>Age: ____ days</w:t>
                  </w:r>
                </w:p>
              </w:tc>
              <w:tc>
                <w:tcPr>
                  <w:tcW w:w="2632" w:type="dxa"/>
                  <w:tcBorders>
                    <w:left w:val="nil"/>
                  </w:tcBorders>
                </w:tcPr>
                <w:p w14:paraId="4913D526" w14:textId="77777777" w:rsidR="00DC43A5" w:rsidRDefault="00DC43A5" w:rsidP="00DC43A5">
                  <w:pPr>
                    <w:ind w:left="54"/>
                    <w:rPr>
                      <w:rFonts w:ascii="Times New Roman" w:hAnsi="Times New Roman" w:cs="Times New Roman"/>
                      <w:sz w:val="22"/>
                      <w:szCs w:val="22"/>
                      <w:lang w:val="en-US"/>
                    </w:rPr>
                  </w:pPr>
                </w:p>
              </w:tc>
            </w:tr>
            <w:tr w:rsidR="00DC43A5" w14:paraId="27AC65AF" w14:textId="77777777" w:rsidTr="00611B6B">
              <w:tc>
                <w:tcPr>
                  <w:tcW w:w="5264" w:type="dxa"/>
                  <w:gridSpan w:val="2"/>
                </w:tcPr>
                <w:p w14:paraId="12DC1127" w14:textId="405806F5" w:rsidR="00DC43A5" w:rsidRPr="00DC43A5" w:rsidRDefault="00DC43A5"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Pr>
                      <w:rFonts w:ascii="Times New Roman" w:hAnsi="Times New Roman" w:cs="Times New Roman"/>
                      <w:sz w:val="22"/>
                      <w:szCs w:val="22"/>
                      <w:lang w:val="en-US"/>
                    </w:rPr>
                    <w:t>Left</w:t>
                  </w:r>
                  <w:r w:rsidRPr="00DC43A5">
                    <w:rPr>
                      <w:rFonts w:ascii="Times New Roman" w:hAnsi="Times New Roman" w:cs="Times New Roman"/>
                      <w:sz w:val="22"/>
                      <w:szCs w:val="22"/>
                      <w:lang w:val="en-US"/>
                    </w:rPr>
                    <w:t xml:space="preserve">: Max Grade: </w:t>
                  </w:r>
                  <w:r w:rsidRPr="00DC43A5">
                    <w:rPr>
                      <w:rFonts w:ascii="Segoe UI Symbol" w:hAnsi="Segoe UI Symbol" w:cs="Segoe UI Symbol"/>
                      <w:sz w:val="22"/>
                      <w:szCs w:val="22"/>
                      <w:lang w:val="en-US"/>
                    </w:rPr>
                    <w:t>☐</w:t>
                  </w:r>
                  <w:r w:rsidRPr="00DC43A5">
                    <w:rPr>
                      <w:rFonts w:ascii="Times New Roman" w:hAnsi="Times New Roman" w:cs="Times New Roman"/>
                      <w:sz w:val="22"/>
                      <w:szCs w:val="22"/>
                      <w:lang w:val="en-US"/>
                    </w:rPr>
                    <w:t xml:space="preserve"> I </w:t>
                  </w:r>
                  <w:r w:rsidRPr="00DC43A5">
                    <w:rPr>
                      <w:rFonts w:ascii="Segoe UI Symbol" w:hAnsi="Segoe UI Symbol" w:cs="Segoe UI Symbol"/>
                      <w:sz w:val="22"/>
                      <w:szCs w:val="22"/>
                      <w:lang w:val="en-US"/>
                    </w:rPr>
                    <w:t>☐</w:t>
                  </w:r>
                  <w:r w:rsidRPr="00DC43A5">
                    <w:rPr>
                      <w:rFonts w:ascii="Times New Roman" w:hAnsi="Times New Roman" w:cs="Times New Roman"/>
                      <w:sz w:val="22"/>
                      <w:szCs w:val="22"/>
                      <w:lang w:val="en-US"/>
                    </w:rPr>
                    <w:t xml:space="preserve"> II </w:t>
                  </w:r>
                  <w:r w:rsidRPr="00DC43A5">
                    <w:rPr>
                      <w:rFonts w:ascii="Segoe UI Symbol" w:hAnsi="Segoe UI Symbol" w:cs="Segoe UI Symbol"/>
                      <w:sz w:val="22"/>
                      <w:szCs w:val="22"/>
                      <w:lang w:val="en-US"/>
                    </w:rPr>
                    <w:t>☐</w:t>
                  </w:r>
                  <w:r w:rsidRPr="00DC43A5">
                    <w:rPr>
                      <w:rFonts w:ascii="Times New Roman" w:hAnsi="Times New Roman" w:cs="Times New Roman"/>
                      <w:sz w:val="22"/>
                      <w:szCs w:val="22"/>
                      <w:lang w:val="en-US"/>
                    </w:rPr>
                    <w:t xml:space="preserve"> III </w:t>
                  </w:r>
                  <w:r w:rsidRPr="00DC43A5">
                    <w:rPr>
                      <w:rFonts w:ascii="Segoe UI Symbol" w:hAnsi="Segoe UI Symbol" w:cs="Segoe UI Symbol"/>
                      <w:sz w:val="22"/>
                      <w:szCs w:val="22"/>
                      <w:lang w:val="en-US"/>
                    </w:rPr>
                    <w:t>☐</w:t>
                  </w:r>
                  <w:r w:rsidRPr="00DC43A5">
                    <w:rPr>
                      <w:rFonts w:ascii="Times New Roman" w:hAnsi="Times New Roman" w:cs="Times New Roman"/>
                      <w:sz w:val="22"/>
                      <w:szCs w:val="22"/>
                      <w:lang w:val="en-US"/>
                    </w:rPr>
                    <w:t xml:space="preserve"> IV</w:t>
                  </w:r>
                </w:p>
              </w:tc>
              <w:tc>
                <w:tcPr>
                  <w:tcW w:w="2632" w:type="dxa"/>
                  <w:tcBorders>
                    <w:left w:val="nil"/>
                  </w:tcBorders>
                </w:tcPr>
                <w:p w14:paraId="1F8AB772" w14:textId="77777777" w:rsidR="00DC43A5" w:rsidRDefault="00DC43A5" w:rsidP="00DC43A5">
                  <w:pPr>
                    <w:ind w:left="54"/>
                    <w:rPr>
                      <w:rFonts w:ascii="Times New Roman" w:hAnsi="Times New Roman" w:cs="Times New Roman"/>
                      <w:sz w:val="22"/>
                      <w:szCs w:val="22"/>
                      <w:lang w:val="en-US"/>
                    </w:rPr>
                  </w:pPr>
                </w:p>
              </w:tc>
            </w:tr>
            <w:tr w:rsidR="00DC43A5" w14:paraId="4F23E341" w14:textId="77777777" w:rsidTr="00611B6B">
              <w:tc>
                <w:tcPr>
                  <w:tcW w:w="2632" w:type="dxa"/>
                  <w:tcBorders>
                    <w:bottom w:val="single" w:sz="4" w:space="0" w:color="auto"/>
                  </w:tcBorders>
                </w:tcPr>
                <w:p w14:paraId="1BC5B92D" w14:textId="772E9220" w:rsidR="00DC43A5" w:rsidRPr="00DE1F04" w:rsidRDefault="00DC43A5"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DE1F04">
                    <w:rPr>
                      <w:rFonts w:ascii="Times New Roman" w:hAnsi="Times New Roman" w:cs="Times New Roman"/>
                      <w:sz w:val="22"/>
                      <w:szCs w:val="22"/>
                      <w:lang w:val="en-US"/>
                    </w:rPr>
                    <w:t>Date: ___/___/____</w:t>
                  </w:r>
                </w:p>
              </w:tc>
              <w:tc>
                <w:tcPr>
                  <w:tcW w:w="2632" w:type="dxa"/>
                  <w:tcBorders>
                    <w:bottom w:val="single" w:sz="4" w:space="0" w:color="auto"/>
                  </w:tcBorders>
                </w:tcPr>
                <w:p w14:paraId="0B5DBB95" w14:textId="6C5C03CA" w:rsidR="00DC43A5" w:rsidRPr="00DC43A5" w:rsidRDefault="00DC43A5"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DC43A5">
                    <w:rPr>
                      <w:rFonts w:ascii="Times New Roman" w:hAnsi="Times New Roman" w:cs="Times New Roman"/>
                      <w:sz w:val="22"/>
                      <w:szCs w:val="22"/>
                      <w:lang w:val="en-US"/>
                    </w:rPr>
                    <w:t>Age: ____ days</w:t>
                  </w:r>
                </w:p>
              </w:tc>
              <w:tc>
                <w:tcPr>
                  <w:tcW w:w="2632" w:type="dxa"/>
                  <w:tcBorders>
                    <w:left w:val="nil"/>
                  </w:tcBorders>
                </w:tcPr>
                <w:p w14:paraId="25F1FA81" w14:textId="77777777" w:rsidR="00DC43A5" w:rsidRDefault="00DC43A5" w:rsidP="00DC43A5">
                  <w:pPr>
                    <w:ind w:left="54"/>
                    <w:rPr>
                      <w:rFonts w:ascii="Times New Roman" w:hAnsi="Times New Roman" w:cs="Times New Roman"/>
                      <w:sz w:val="22"/>
                      <w:szCs w:val="22"/>
                      <w:lang w:val="en-US"/>
                    </w:rPr>
                  </w:pPr>
                </w:p>
              </w:tc>
            </w:tr>
            <w:tr w:rsidR="00DC43A5" w14:paraId="3AE966FC" w14:textId="77777777" w:rsidTr="00611B6B">
              <w:tc>
                <w:tcPr>
                  <w:tcW w:w="5264" w:type="dxa"/>
                  <w:gridSpan w:val="2"/>
                  <w:tcBorders>
                    <w:top w:val="single" w:sz="4" w:space="0" w:color="auto"/>
                    <w:left w:val="single" w:sz="4" w:space="0" w:color="auto"/>
                    <w:bottom w:val="single" w:sz="4" w:space="0" w:color="auto"/>
                    <w:right w:val="single" w:sz="4" w:space="0" w:color="auto"/>
                  </w:tcBorders>
                </w:tcPr>
                <w:p w14:paraId="461A45B1" w14:textId="08AD34A1" w:rsidR="00DC43A5" w:rsidRPr="00DC43A5" w:rsidRDefault="00DC43A5" w:rsidP="00242F1B">
                  <w:pPr>
                    <w:pStyle w:val="ListParagraph"/>
                    <w:numPr>
                      <w:ilvl w:val="0"/>
                      <w:numId w:val="23"/>
                    </w:numPr>
                    <w:spacing w:before="25" w:after="25" w:line="276" w:lineRule="auto"/>
                    <w:rPr>
                      <w:rFonts w:ascii="Times New Roman" w:hAnsi="Times New Roman" w:cs="Times New Roman"/>
                      <w:sz w:val="22"/>
                      <w:szCs w:val="22"/>
                      <w:lang w:val="en-US"/>
                    </w:rPr>
                  </w:pPr>
                  <w:r w:rsidRPr="00DC43A5">
                    <w:rPr>
                      <w:rFonts w:ascii="Times New Roman" w:hAnsi="Times New Roman" w:cs="Times New Roman"/>
                      <w:sz w:val="22"/>
                      <w:szCs w:val="22"/>
                      <w:lang w:val="en-US"/>
                    </w:rPr>
                    <w:t>Description of IVH: ____________________________________________________________________________________________________________________________________</w:t>
                  </w:r>
                </w:p>
              </w:tc>
              <w:tc>
                <w:tcPr>
                  <w:tcW w:w="2632" w:type="dxa"/>
                  <w:tcBorders>
                    <w:left w:val="single" w:sz="4" w:space="0" w:color="auto"/>
                  </w:tcBorders>
                </w:tcPr>
                <w:p w14:paraId="78F06F43" w14:textId="77777777" w:rsidR="00DC43A5" w:rsidRDefault="00DC43A5" w:rsidP="00DC43A5">
                  <w:pPr>
                    <w:ind w:left="54"/>
                    <w:rPr>
                      <w:rFonts w:ascii="Times New Roman" w:hAnsi="Times New Roman" w:cs="Times New Roman"/>
                      <w:sz w:val="22"/>
                      <w:szCs w:val="22"/>
                      <w:lang w:val="en-US"/>
                    </w:rPr>
                  </w:pPr>
                </w:p>
              </w:tc>
            </w:tr>
            <w:tr w:rsidR="00611B6B" w14:paraId="7A6D0EC7" w14:textId="77777777" w:rsidTr="00611B6B">
              <w:tc>
                <w:tcPr>
                  <w:tcW w:w="5264" w:type="dxa"/>
                  <w:gridSpan w:val="2"/>
                  <w:tcBorders>
                    <w:top w:val="single" w:sz="4" w:space="0" w:color="auto"/>
                    <w:bottom w:val="single" w:sz="4" w:space="0" w:color="auto"/>
                  </w:tcBorders>
                </w:tcPr>
                <w:p w14:paraId="531C9574" w14:textId="2D670D8C" w:rsidR="00611B6B" w:rsidRPr="00611B6B" w:rsidRDefault="00611B6B" w:rsidP="00242F1B">
                  <w:pPr>
                    <w:pStyle w:val="ListParagraph"/>
                    <w:numPr>
                      <w:ilvl w:val="0"/>
                      <w:numId w:val="23"/>
                    </w:numPr>
                    <w:ind w:left="54"/>
                    <w:rPr>
                      <w:rFonts w:ascii="Times New Roman" w:hAnsi="Times New Roman" w:cs="Times New Roman"/>
                      <w:sz w:val="22"/>
                      <w:szCs w:val="22"/>
                      <w:lang w:val="en-US"/>
                    </w:rPr>
                  </w:pPr>
                  <w:r w:rsidRPr="00611B6B">
                    <w:rPr>
                      <w:rFonts w:ascii="Times New Roman" w:hAnsi="Times New Roman" w:cs="Times New Roman"/>
                      <w:sz w:val="22"/>
                      <w:szCs w:val="22"/>
                      <w:lang w:val="en-US"/>
                    </w:rPr>
                    <w:t xml:space="preserve">PVHI: </w:t>
                  </w:r>
                  <w:r w:rsidRPr="00611B6B">
                    <w:rPr>
                      <w:rFonts w:ascii="Segoe UI Symbol" w:hAnsi="Segoe UI Symbol" w:cs="Segoe UI Symbol"/>
                      <w:sz w:val="22"/>
                      <w:szCs w:val="22"/>
                      <w:lang w:val="en-US"/>
                    </w:rPr>
                    <w:t>☐</w:t>
                  </w:r>
                  <w:r w:rsidRPr="00611B6B">
                    <w:rPr>
                      <w:rFonts w:ascii="Times New Roman" w:hAnsi="Times New Roman" w:cs="Times New Roman"/>
                      <w:sz w:val="22"/>
                      <w:szCs w:val="22"/>
                      <w:lang w:val="en-US"/>
                    </w:rPr>
                    <w:t xml:space="preserve"> Yes </w:t>
                  </w:r>
                  <w:r w:rsidRPr="00611B6B">
                    <w:rPr>
                      <w:rFonts w:ascii="Segoe UI Symbol" w:hAnsi="Segoe UI Symbol" w:cs="Segoe UI Symbol"/>
                      <w:sz w:val="22"/>
                      <w:szCs w:val="22"/>
                      <w:lang w:val="en-US"/>
                    </w:rPr>
                    <w:t>☐</w:t>
                  </w:r>
                  <w:r w:rsidRPr="00611B6B">
                    <w:rPr>
                      <w:rFonts w:ascii="Times New Roman" w:hAnsi="Times New Roman" w:cs="Times New Roman"/>
                      <w:sz w:val="22"/>
                      <w:szCs w:val="22"/>
                      <w:lang w:val="en-US"/>
                    </w:rPr>
                    <w:t xml:space="preserve"> No</w:t>
                  </w:r>
                </w:p>
              </w:tc>
              <w:tc>
                <w:tcPr>
                  <w:tcW w:w="2632" w:type="dxa"/>
                  <w:tcBorders>
                    <w:left w:val="nil"/>
                  </w:tcBorders>
                </w:tcPr>
                <w:p w14:paraId="0A9E6A9F" w14:textId="77777777" w:rsidR="00611B6B" w:rsidRDefault="00611B6B" w:rsidP="00DC43A5">
                  <w:pPr>
                    <w:ind w:left="54"/>
                    <w:rPr>
                      <w:rFonts w:ascii="Times New Roman" w:hAnsi="Times New Roman" w:cs="Times New Roman"/>
                      <w:sz w:val="22"/>
                      <w:szCs w:val="22"/>
                      <w:lang w:val="en-US"/>
                    </w:rPr>
                  </w:pPr>
                </w:p>
              </w:tc>
            </w:tr>
            <w:tr w:rsidR="00611B6B" w14:paraId="7921654B" w14:textId="77777777" w:rsidTr="00611B6B">
              <w:tc>
                <w:tcPr>
                  <w:tcW w:w="5264" w:type="dxa"/>
                  <w:gridSpan w:val="2"/>
                  <w:tcBorders>
                    <w:top w:val="single" w:sz="4" w:space="0" w:color="auto"/>
                    <w:left w:val="single" w:sz="4" w:space="0" w:color="auto"/>
                    <w:bottom w:val="single" w:sz="4" w:space="0" w:color="auto"/>
                    <w:right w:val="single" w:sz="4" w:space="0" w:color="auto"/>
                  </w:tcBorders>
                </w:tcPr>
                <w:p w14:paraId="56DC40CC" w14:textId="15379829" w:rsidR="00611B6B" w:rsidRPr="00611B6B" w:rsidRDefault="00611B6B" w:rsidP="00242F1B">
                  <w:pPr>
                    <w:pStyle w:val="ListParagraph"/>
                    <w:numPr>
                      <w:ilvl w:val="0"/>
                      <w:numId w:val="23"/>
                    </w:numPr>
                    <w:ind w:left="54"/>
                  </w:pPr>
                  <w:r w:rsidRPr="00611B6B">
                    <w:rPr>
                      <w:rFonts w:ascii="Times New Roman" w:hAnsi="Times New Roman" w:cs="Times New Roman"/>
                      <w:sz w:val="22"/>
                      <w:szCs w:val="22"/>
                      <w:lang w:val="en-US"/>
                    </w:rPr>
                    <w:t xml:space="preserve">PHH: </w:t>
                  </w:r>
                  <w:r w:rsidRPr="00611B6B">
                    <w:rPr>
                      <w:rFonts w:ascii="Segoe UI Symbol" w:hAnsi="Segoe UI Symbol" w:cs="Segoe UI Symbol"/>
                      <w:sz w:val="22"/>
                      <w:szCs w:val="22"/>
                      <w:lang w:val="en-US"/>
                    </w:rPr>
                    <w:t>☐</w:t>
                  </w:r>
                  <w:r w:rsidRPr="00611B6B">
                    <w:rPr>
                      <w:rFonts w:ascii="Times New Roman" w:hAnsi="Times New Roman" w:cs="Times New Roman"/>
                      <w:sz w:val="22"/>
                      <w:szCs w:val="22"/>
                      <w:lang w:val="en-US"/>
                    </w:rPr>
                    <w:t xml:space="preserve"> Yes </w:t>
                  </w:r>
                  <w:r w:rsidRPr="00611B6B">
                    <w:rPr>
                      <w:rFonts w:ascii="Segoe UI Symbol" w:hAnsi="Segoe UI Symbol" w:cs="Segoe UI Symbol"/>
                      <w:sz w:val="22"/>
                      <w:szCs w:val="22"/>
                      <w:lang w:val="en-US"/>
                    </w:rPr>
                    <w:t>☐</w:t>
                  </w:r>
                  <w:r w:rsidRPr="00611B6B">
                    <w:rPr>
                      <w:rFonts w:ascii="Times New Roman" w:hAnsi="Times New Roman" w:cs="Times New Roman"/>
                      <w:sz w:val="22"/>
                      <w:szCs w:val="22"/>
                      <w:lang w:val="en-US"/>
                    </w:rPr>
                    <w:t xml:space="preserve"> No</w:t>
                  </w:r>
                </w:p>
              </w:tc>
              <w:tc>
                <w:tcPr>
                  <w:tcW w:w="2632" w:type="dxa"/>
                  <w:tcBorders>
                    <w:left w:val="single" w:sz="4" w:space="0" w:color="auto"/>
                  </w:tcBorders>
                </w:tcPr>
                <w:p w14:paraId="5AAEA5F4" w14:textId="77777777" w:rsidR="00611B6B" w:rsidRDefault="00611B6B" w:rsidP="00DC43A5">
                  <w:pPr>
                    <w:ind w:left="54"/>
                    <w:rPr>
                      <w:rFonts w:ascii="Times New Roman" w:hAnsi="Times New Roman" w:cs="Times New Roman"/>
                      <w:sz w:val="22"/>
                      <w:szCs w:val="22"/>
                      <w:lang w:val="en-US"/>
                    </w:rPr>
                  </w:pPr>
                </w:p>
              </w:tc>
            </w:tr>
            <w:tr w:rsidR="00611B6B" w14:paraId="78A686D2" w14:textId="77777777" w:rsidTr="00611B6B">
              <w:tc>
                <w:tcPr>
                  <w:tcW w:w="5264" w:type="dxa"/>
                  <w:gridSpan w:val="2"/>
                  <w:tcBorders>
                    <w:top w:val="single" w:sz="4" w:space="0" w:color="auto"/>
                  </w:tcBorders>
                </w:tcPr>
                <w:p w14:paraId="1DBD0770" w14:textId="5A53F42B" w:rsidR="00611B6B" w:rsidRPr="00611B6B" w:rsidRDefault="00611B6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611B6B">
                    <w:rPr>
                      <w:rFonts w:ascii="Times New Roman" w:hAnsi="Times New Roman" w:cs="Times New Roman"/>
                      <w:sz w:val="22"/>
                      <w:szCs w:val="22"/>
                      <w:lang w:val="en-US"/>
                    </w:rPr>
                    <w:t xml:space="preserve">VP Shunt: </w:t>
                  </w:r>
                  <w:r w:rsidRPr="00611B6B">
                    <w:rPr>
                      <w:rFonts w:ascii="Segoe UI Symbol" w:hAnsi="Segoe UI Symbol" w:cs="Segoe UI Symbol"/>
                      <w:sz w:val="22"/>
                      <w:szCs w:val="22"/>
                      <w:lang w:val="en-US"/>
                    </w:rPr>
                    <w:t>☐</w:t>
                  </w:r>
                  <w:r w:rsidRPr="00611B6B">
                    <w:rPr>
                      <w:rFonts w:ascii="Times New Roman" w:hAnsi="Times New Roman" w:cs="Times New Roman"/>
                      <w:sz w:val="22"/>
                      <w:szCs w:val="22"/>
                      <w:lang w:val="en-US"/>
                    </w:rPr>
                    <w:t xml:space="preserve"> Yes </w:t>
                  </w:r>
                  <w:r w:rsidRPr="00611B6B">
                    <w:rPr>
                      <w:rFonts w:ascii="Segoe UI Symbol" w:hAnsi="Segoe UI Symbol" w:cs="Segoe UI Symbol"/>
                      <w:sz w:val="22"/>
                      <w:szCs w:val="22"/>
                      <w:lang w:val="en-US"/>
                    </w:rPr>
                    <w:t>☐</w:t>
                  </w:r>
                  <w:r w:rsidRPr="00611B6B">
                    <w:rPr>
                      <w:rFonts w:ascii="Times New Roman" w:hAnsi="Times New Roman" w:cs="Times New Roman"/>
                      <w:sz w:val="22"/>
                      <w:szCs w:val="22"/>
                      <w:lang w:val="en-US"/>
                    </w:rPr>
                    <w:t xml:space="preserve"> No </w:t>
                  </w:r>
                </w:p>
              </w:tc>
              <w:tc>
                <w:tcPr>
                  <w:tcW w:w="2632" w:type="dxa"/>
                  <w:tcBorders>
                    <w:left w:val="nil"/>
                  </w:tcBorders>
                </w:tcPr>
                <w:p w14:paraId="77D31A58" w14:textId="77777777" w:rsidR="00611B6B" w:rsidRDefault="00611B6B" w:rsidP="00DC43A5">
                  <w:pPr>
                    <w:ind w:left="54"/>
                    <w:rPr>
                      <w:rFonts w:ascii="Times New Roman" w:hAnsi="Times New Roman" w:cs="Times New Roman"/>
                      <w:sz w:val="22"/>
                      <w:szCs w:val="22"/>
                      <w:lang w:val="en-US"/>
                    </w:rPr>
                  </w:pPr>
                </w:p>
              </w:tc>
            </w:tr>
            <w:tr w:rsidR="00611B6B" w14:paraId="2B6101D5" w14:textId="77777777" w:rsidTr="00611B6B">
              <w:tc>
                <w:tcPr>
                  <w:tcW w:w="5264" w:type="dxa"/>
                  <w:gridSpan w:val="2"/>
                </w:tcPr>
                <w:p w14:paraId="4326201A" w14:textId="68ABBF6C" w:rsidR="00611B6B" w:rsidRPr="00611B6B" w:rsidRDefault="00611B6B" w:rsidP="00611B6B">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 xml:space="preserve">H1.2 </w:t>
                  </w:r>
                  <w:r w:rsidRPr="00132499">
                    <w:rPr>
                      <w:rFonts w:ascii="Times New Roman" w:hAnsi="Times New Roman" w:cs="Times New Roman"/>
                      <w:b/>
                      <w:bCs/>
                      <w:sz w:val="22"/>
                      <w:szCs w:val="22"/>
                      <w:lang w:val="en-US"/>
                    </w:rPr>
                    <w:t>Periventricular Leukomalacia (</w:t>
                  </w:r>
                  <w:proofErr w:type="spellStart"/>
                  <w:ins w:id="122" w:author="Mannat Guliani" w:date="2026-06-16T09:54:00Z">
                    <w:r w:rsidR="008634B6">
                      <w:rPr>
                        <w:rFonts w:ascii="Times New Roman" w:hAnsi="Times New Roman" w:cs="Times New Roman"/>
                        <w:b/>
                        <w:bCs/>
                        <w:sz w:val="22"/>
                        <w:szCs w:val="22"/>
                        <w:lang w:val="en-US"/>
                      </w:rPr>
                      <w:t>c</w:t>
                    </w:r>
                  </w:ins>
                  <w:r w:rsidRPr="00132499">
                    <w:rPr>
                      <w:rFonts w:ascii="Times New Roman" w:hAnsi="Times New Roman" w:cs="Times New Roman"/>
                      <w:b/>
                      <w:bCs/>
                      <w:sz w:val="22"/>
                      <w:szCs w:val="22"/>
                      <w:lang w:val="en-US"/>
                    </w:rPr>
                    <w:t>PVL</w:t>
                  </w:r>
                  <w:proofErr w:type="spellEnd"/>
                  <w:r w:rsidRPr="00132499">
                    <w:rPr>
                      <w:rFonts w:ascii="Times New Roman" w:hAnsi="Times New Roman" w:cs="Times New Roman"/>
                      <w:b/>
                      <w:bCs/>
                      <w:sz w:val="22"/>
                      <w:szCs w:val="22"/>
                      <w:lang w:val="en-US"/>
                    </w:rPr>
                    <w:t>)</w:t>
                  </w:r>
                  <w:r>
                    <w:rPr>
                      <w:rFonts w:ascii="Times New Roman" w:hAnsi="Times New Roman" w:cs="Times New Roman"/>
                      <w:b/>
                      <w:bCs/>
                      <w:sz w:val="22"/>
                      <w:szCs w:val="22"/>
                      <w:lang w:val="en-US"/>
                    </w:rPr>
                    <w:t xml:space="preserve"> </w:t>
                  </w:r>
                  <w:r w:rsidRPr="00C30919">
                    <w:rPr>
                      <w:rFonts w:ascii="Times New Roman" w:hAnsi="Times New Roman" w:cs="Times New Roman"/>
                      <w:i/>
                      <w:iCs/>
                      <w:lang w:val="en-US"/>
                    </w:rPr>
                    <w:t>Record Max</w:t>
                  </w:r>
                </w:p>
              </w:tc>
              <w:tc>
                <w:tcPr>
                  <w:tcW w:w="2632" w:type="dxa"/>
                  <w:tcBorders>
                    <w:left w:val="nil"/>
                  </w:tcBorders>
                </w:tcPr>
                <w:p w14:paraId="28AA613C" w14:textId="77777777" w:rsidR="00611B6B" w:rsidRDefault="00611B6B" w:rsidP="00DC43A5">
                  <w:pPr>
                    <w:ind w:left="54"/>
                    <w:rPr>
                      <w:rFonts w:ascii="Times New Roman" w:hAnsi="Times New Roman" w:cs="Times New Roman"/>
                      <w:sz w:val="22"/>
                      <w:szCs w:val="22"/>
                      <w:lang w:val="en-US"/>
                    </w:rPr>
                  </w:pPr>
                </w:p>
              </w:tc>
            </w:tr>
            <w:tr w:rsidR="00611B6B" w14:paraId="3EEA2A64" w14:textId="77777777" w:rsidTr="00611B6B">
              <w:tc>
                <w:tcPr>
                  <w:tcW w:w="5264" w:type="dxa"/>
                  <w:gridSpan w:val="2"/>
                </w:tcPr>
                <w:p w14:paraId="71B857E3" w14:textId="1FDB7A16" w:rsidR="00611B6B" w:rsidRPr="00DC43A5" w:rsidRDefault="008634B6" w:rsidP="00242F1B">
                  <w:pPr>
                    <w:pStyle w:val="ListParagraph"/>
                    <w:numPr>
                      <w:ilvl w:val="0"/>
                      <w:numId w:val="23"/>
                    </w:numPr>
                    <w:spacing w:before="25" w:after="25" w:line="276" w:lineRule="auto"/>
                    <w:ind w:left="54"/>
                    <w:rPr>
                      <w:rFonts w:ascii="Times New Roman" w:hAnsi="Times New Roman" w:cs="Times New Roman"/>
                      <w:sz w:val="22"/>
                      <w:szCs w:val="22"/>
                      <w:lang w:val="en-US"/>
                    </w:rPr>
                  </w:pPr>
                  <w:proofErr w:type="spellStart"/>
                  <w:ins w:id="123" w:author="Mannat Guliani" w:date="2026-06-16T09:54:00Z">
                    <w:r>
                      <w:rPr>
                        <w:rFonts w:ascii="Times New Roman" w:hAnsi="Times New Roman" w:cs="Times New Roman"/>
                        <w:sz w:val="22"/>
                        <w:szCs w:val="22"/>
                        <w:lang w:val="en-US"/>
                      </w:rPr>
                      <w:t>c</w:t>
                    </w:r>
                  </w:ins>
                  <w:r w:rsidR="00611B6B">
                    <w:rPr>
                      <w:rFonts w:ascii="Times New Roman" w:hAnsi="Times New Roman" w:cs="Times New Roman"/>
                      <w:sz w:val="22"/>
                      <w:szCs w:val="22"/>
                      <w:lang w:val="en-US"/>
                    </w:rPr>
                    <w:t>PVL</w:t>
                  </w:r>
                  <w:proofErr w:type="spellEnd"/>
                  <w:r w:rsidR="00611B6B">
                    <w:rPr>
                      <w:rFonts w:ascii="Times New Roman" w:hAnsi="Times New Roman" w:cs="Times New Roman"/>
                      <w:sz w:val="22"/>
                      <w:szCs w:val="22"/>
                      <w:lang w:val="en-US"/>
                    </w:rPr>
                    <w:t xml:space="preserve"> Diagnosed:</w:t>
                  </w:r>
                  <w:r w:rsidR="00611B6B" w:rsidRPr="00132499">
                    <w:rPr>
                      <w:rFonts w:ascii="Times New Roman" w:hAnsi="Times New Roman" w:cs="Times New Roman"/>
                      <w:sz w:val="22"/>
                      <w:szCs w:val="22"/>
                      <w:lang w:val="en-US"/>
                    </w:rPr>
                    <w:t xml:space="preserve"> </w:t>
                  </w:r>
                  <w:r w:rsidR="00611B6B" w:rsidRPr="00A5539C">
                    <w:rPr>
                      <w:rFonts w:ascii="Segoe UI Symbol" w:hAnsi="Segoe UI Symbol" w:cs="Segoe UI Symbol"/>
                      <w:sz w:val="22"/>
                      <w:szCs w:val="22"/>
                      <w:lang w:val="en-US"/>
                    </w:rPr>
                    <w:t>☐</w:t>
                  </w:r>
                  <w:r w:rsidR="00611B6B" w:rsidRPr="00A5539C">
                    <w:rPr>
                      <w:rFonts w:ascii="Times New Roman" w:hAnsi="Times New Roman" w:cs="Times New Roman"/>
                      <w:sz w:val="22"/>
                      <w:szCs w:val="22"/>
                      <w:lang w:val="en-US"/>
                    </w:rPr>
                    <w:t xml:space="preserve"> Yes </w:t>
                  </w:r>
                  <w:r w:rsidR="00611B6B" w:rsidRPr="00A5539C">
                    <w:rPr>
                      <w:rFonts w:ascii="Segoe UI Symbol" w:hAnsi="Segoe UI Symbol" w:cs="Segoe UI Symbol"/>
                      <w:sz w:val="22"/>
                      <w:szCs w:val="22"/>
                      <w:lang w:val="en-US"/>
                    </w:rPr>
                    <w:t>☐</w:t>
                  </w:r>
                  <w:r w:rsidR="00611B6B" w:rsidRPr="00A5539C">
                    <w:rPr>
                      <w:rFonts w:ascii="Times New Roman" w:hAnsi="Times New Roman" w:cs="Times New Roman"/>
                      <w:sz w:val="22"/>
                      <w:szCs w:val="22"/>
                      <w:lang w:val="en-US"/>
                    </w:rPr>
                    <w:t xml:space="preserve"> No</w:t>
                  </w:r>
                </w:p>
              </w:tc>
              <w:tc>
                <w:tcPr>
                  <w:tcW w:w="2632" w:type="dxa"/>
                  <w:tcBorders>
                    <w:left w:val="nil"/>
                  </w:tcBorders>
                </w:tcPr>
                <w:p w14:paraId="48109327" w14:textId="77777777" w:rsidR="00611B6B" w:rsidRDefault="00611B6B" w:rsidP="00DC43A5">
                  <w:pPr>
                    <w:ind w:left="54"/>
                    <w:rPr>
                      <w:rFonts w:ascii="Times New Roman" w:hAnsi="Times New Roman" w:cs="Times New Roman"/>
                      <w:sz w:val="22"/>
                      <w:szCs w:val="22"/>
                      <w:lang w:val="en-US"/>
                    </w:rPr>
                  </w:pPr>
                </w:p>
              </w:tc>
            </w:tr>
            <w:tr w:rsidR="00611B6B" w14:paraId="1840A15C" w14:textId="77777777" w:rsidTr="00611B6B">
              <w:tc>
                <w:tcPr>
                  <w:tcW w:w="5264" w:type="dxa"/>
                  <w:gridSpan w:val="2"/>
                </w:tcPr>
                <w:p w14:paraId="749F603E" w14:textId="67A0BC94" w:rsidR="00611B6B" w:rsidRPr="00DC43A5" w:rsidRDefault="00611B6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132499">
                    <w:rPr>
                      <w:rFonts w:ascii="Times New Roman" w:hAnsi="Times New Roman" w:cs="Times New Roman"/>
                      <w:sz w:val="22"/>
                      <w:szCs w:val="22"/>
                      <w:lang w:val="en-US"/>
                    </w:rPr>
                    <w:t>Side: R / L / B</w:t>
                  </w:r>
                  <w:r>
                    <w:rPr>
                      <w:rFonts w:ascii="Times New Roman" w:hAnsi="Times New Roman" w:cs="Times New Roman"/>
                      <w:sz w:val="22"/>
                      <w:szCs w:val="22"/>
                      <w:lang w:val="en-US"/>
                    </w:rPr>
                    <w:t>ilateral</w:t>
                  </w:r>
                </w:p>
              </w:tc>
              <w:tc>
                <w:tcPr>
                  <w:tcW w:w="2632" w:type="dxa"/>
                  <w:tcBorders>
                    <w:left w:val="nil"/>
                  </w:tcBorders>
                </w:tcPr>
                <w:p w14:paraId="213C100E" w14:textId="77777777" w:rsidR="00611B6B" w:rsidRDefault="00611B6B" w:rsidP="00DC43A5">
                  <w:pPr>
                    <w:ind w:left="54"/>
                    <w:rPr>
                      <w:rFonts w:ascii="Times New Roman" w:hAnsi="Times New Roman" w:cs="Times New Roman"/>
                      <w:sz w:val="22"/>
                      <w:szCs w:val="22"/>
                      <w:lang w:val="en-US"/>
                    </w:rPr>
                  </w:pPr>
                </w:p>
              </w:tc>
            </w:tr>
            <w:tr w:rsidR="00611B6B" w14:paraId="6784D764" w14:textId="77777777" w:rsidTr="00611B6B">
              <w:tc>
                <w:tcPr>
                  <w:tcW w:w="5264" w:type="dxa"/>
                  <w:gridSpan w:val="2"/>
                </w:tcPr>
                <w:p w14:paraId="027B09B6" w14:textId="395F93B2" w:rsidR="00611B6B" w:rsidRPr="00DC43A5" w:rsidRDefault="00611B6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Pr>
                      <w:rFonts w:ascii="Times New Roman" w:hAnsi="Times New Roman" w:cs="Times New Roman"/>
                      <w:sz w:val="22"/>
                      <w:szCs w:val="22"/>
                      <w:lang w:val="en-US"/>
                    </w:rPr>
                    <w:t xml:space="preserve">If Right: Max </w:t>
                  </w:r>
                  <w:r w:rsidRPr="00132499">
                    <w:rPr>
                      <w:rFonts w:ascii="Times New Roman" w:hAnsi="Times New Roman" w:cs="Times New Roman"/>
                      <w:sz w:val="22"/>
                      <w:szCs w:val="22"/>
                      <w:lang w:val="en-US"/>
                    </w:rPr>
                    <w:t xml:space="preserve">Grade: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I (Flare)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II (Localized cysts)</w:t>
                  </w:r>
                  <w:r>
                    <w:rPr>
                      <w:rFonts w:ascii="Segoe UI Symbol" w:hAnsi="Segoe UI Symbol" w:cs="Segoe UI Symbol"/>
                      <w:sz w:val="22"/>
                      <w:szCs w:val="22"/>
                      <w:lang w:val="en-US"/>
                    </w:rPr>
                    <w:t xml:space="preserve">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III (Extensive cysts)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IV (Subcortical)</w:t>
                  </w:r>
                </w:p>
              </w:tc>
              <w:tc>
                <w:tcPr>
                  <w:tcW w:w="2632" w:type="dxa"/>
                  <w:tcBorders>
                    <w:left w:val="nil"/>
                  </w:tcBorders>
                </w:tcPr>
                <w:p w14:paraId="453042F0" w14:textId="77777777" w:rsidR="00611B6B" w:rsidRDefault="00611B6B" w:rsidP="00DC43A5">
                  <w:pPr>
                    <w:ind w:left="54"/>
                    <w:rPr>
                      <w:rFonts w:ascii="Times New Roman" w:hAnsi="Times New Roman" w:cs="Times New Roman"/>
                      <w:sz w:val="22"/>
                      <w:szCs w:val="22"/>
                      <w:lang w:val="en-US"/>
                    </w:rPr>
                  </w:pPr>
                </w:p>
              </w:tc>
            </w:tr>
            <w:tr w:rsidR="00611B6B" w14:paraId="0938DE39" w14:textId="77777777" w:rsidTr="006025DD">
              <w:tc>
                <w:tcPr>
                  <w:tcW w:w="2632" w:type="dxa"/>
                </w:tcPr>
                <w:p w14:paraId="4675DFD8" w14:textId="77777777" w:rsidR="00611B6B" w:rsidRPr="00DC43A5" w:rsidRDefault="00611B6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Date: </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_/_</w:t>
                  </w:r>
                  <w:r w:rsidRPr="00A5539C">
                    <w:rPr>
                      <w:rFonts w:ascii="Times New Roman" w:hAnsi="Times New Roman" w:cs="Times New Roman"/>
                      <w:sz w:val="22"/>
                      <w:szCs w:val="22"/>
                      <w:lang w:val="en-US"/>
                    </w:rPr>
                    <w:t>_</w:t>
                  </w:r>
                </w:p>
              </w:tc>
              <w:tc>
                <w:tcPr>
                  <w:tcW w:w="2632" w:type="dxa"/>
                </w:tcPr>
                <w:p w14:paraId="23C858B4" w14:textId="4057F9AD" w:rsidR="00611B6B" w:rsidRPr="00DC43A5" w:rsidRDefault="00611B6B" w:rsidP="00242F1B">
                  <w:pPr>
                    <w:pStyle w:val="ListParagraph"/>
                    <w:numPr>
                      <w:ilvl w:val="0"/>
                      <w:numId w:val="23"/>
                    </w:numPr>
                    <w:spacing w:before="25" w:after="25" w:line="276" w:lineRule="auto"/>
                    <w:rPr>
                      <w:rFonts w:ascii="Times New Roman" w:hAnsi="Times New Roman" w:cs="Times New Roman"/>
                      <w:sz w:val="22"/>
                      <w:szCs w:val="22"/>
                      <w:lang w:val="en-US"/>
                    </w:rPr>
                  </w:pPr>
                  <w:ins w:id="124" w:author="Mannat Guliani" w:date="2026-06-13T13:50:00Z">
                    <w:r w:rsidRPr="00DC43A5">
                      <w:rPr>
                        <w:rFonts w:ascii="Times New Roman" w:hAnsi="Times New Roman" w:cs="Times New Roman"/>
                        <w:sz w:val="22"/>
                        <w:szCs w:val="22"/>
                        <w:lang w:val="en-US"/>
                      </w:rPr>
                      <w:t>Age: ____ days</w:t>
                    </w:r>
                  </w:ins>
                </w:p>
              </w:tc>
              <w:tc>
                <w:tcPr>
                  <w:tcW w:w="2632" w:type="dxa"/>
                  <w:tcBorders>
                    <w:left w:val="nil"/>
                  </w:tcBorders>
                </w:tcPr>
                <w:p w14:paraId="57FFBE6A" w14:textId="77777777" w:rsidR="00611B6B" w:rsidRDefault="00611B6B" w:rsidP="00DC43A5">
                  <w:pPr>
                    <w:ind w:left="54"/>
                    <w:rPr>
                      <w:rFonts w:ascii="Times New Roman" w:hAnsi="Times New Roman" w:cs="Times New Roman"/>
                      <w:sz w:val="22"/>
                      <w:szCs w:val="22"/>
                      <w:lang w:val="en-US"/>
                    </w:rPr>
                  </w:pPr>
                </w:p>
              </w:tc>
            </w:tr>
            <w:tr w:rsidR="00611B6B" w14:paraId="025E1AC6" w14:textId="77777777" w:rsidTr="00611B6B">
              <w:tc>
                <w:tcPr>
                  <w:tcW w:w="5264" w:type="dxa"/>
                  <w:gridSpan w:val="2"/>
                </w:tcPr>
                <w:p w14:paraId="65B1F1E5" w14:textId="15843E56" w:rsidR="00611B6B" w:rsidRPr="00DC43A5" w:rsidRDefault="00611B6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Pr>
                      <w:rFonts w:ascii="Times New Roman" w:hAnsi="Times New Roman" w:cs="Times New Roman"/>
                      <w:sz w:val="22"/>
                      <w:szCs w:val="22"/>
                      <w:lang w:val="en-US"/>
                    </w:rPr>
                    <w:t xml:space="preserve">If Left, Max </w:t>
                  </w:r>
                  <w:r w:rsidRPr="00132499">
                    <w:rPr>
                      <w:rFonts w:ascii="Times New Roman" w:hAnsi="Times New Roman" w:cs="Times New Roman"/>
                      <w:sz w:val="22"/>
                      <w:szCs w:val="22"/>
                      <w:lang w:val="en-US"/>
                    </w:rPr>
                    <w:t xml:space="preserve">Grade: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I (Flare) </w:t>
                  </w:r>
                  <w:r w:rsidRPr="00132499">
                    <w:rPr>
                      <w:rFonts w:ascii="Segoe UI Symbol" w:hAnsi="Segoe UI Symbol" w:cs="Segoe UI Symbol"/>
                      <w:sz w:val="22"/>
                      <w:szCs w:val="22"/>
                      <w:lang w:val="en-US"/>
                    </w:rPr>
                    <w:t>☐</w:t>
                  </w:r>
                  <w:r>
                    <w:rPr>
                      <w:rFonts w:ascii="Times New Roman" w:hAnsi="Times New Roman" w:cs="Times New Roman"/>
                      <w:sz w:val="22"/>
                      <w:szCs w:val="22"/>
                      <w:lang w:val="en-US"/>
                    </w:rPr>
                    <w:t xml:space="preserve"> II (Localized cysts)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III (Extensive cysts)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IV (Subcortical)</w:t>
                  </w:r>
                  <w:r>
                    <w:rPr>
                      <w:rFonts w:ascii="Times New Roman" w:hAnsi="Times New Roman" w:cs="Times New Roman"/>
                      <w:sz w:val="22"/>
                      <w:szCs w:val="22"/>
                      <w:lang w:val="en-US"/>
                    </w:rPr>
                    <w:t xml:space="preserve">: </w:t>
                  </w:r>
                </w:p>
              </w:tc>
              <w:tc>
                <w:tcPr>
                  <w:tcW w:w="2632" w:type="dxa"/>
                  <w:tcBorders>
                    <w:left w:val="nil"/>
                  </w:tcBorders>
                </w:tcPr>
                <w:p w14:paraId="7699B914" w14:textId="77777777" w:rsidR="00611B6B" w:rsidRDefault="00611B6B" w:rsidP="00DC43A5">
                  <w:pPr>
                    <w:ind w:left="54"/>
                    <w:rPr>
                      <w:rFonts w:ascii="Times New Roman" w:hAnsi="Times New Roman" w:cs="Times New Roman"/>
                      <w:sz w:val="22"/>
                      <w:szCs w:val="22"/>
                      <w:lang w:val="en-US"/>
                    </w:rPr>
                  </w:pPr>
                </w:p>
              </w:tc>
            </w:tr>
            <w:tr w:rsidR="00611B6B" w14:paraId="02DE4F99" w14:textId="77777777" w:rsidTr="006025DD">
              <w:tc>
                <w:tcPr>
                  <w:tcW w:w="2632" w:type="dxa"/>
                </w:tcPr>
                <w:p w14:paraId="62D91549" w14:textId="77777777" w:rsidR="00611B6B" w:rsidRPr="00611B6B" w:rsidRDefault="00611B6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611B6B">
                    <w:rPr>
                      <w:rFonts w:ascii="Times New Roman" w:hAnsi="Times New Roman" w:cs="Times New Roman"/>
                      <w:sz w:val="22"/>
                      <w:szCs w:val="22"/>
                      <w:lang w:val="en-US"/>
                    </w:rPr>
                    <w:t>Date: __/__/__</w:t>
                  </w:r>
                </w:p>
              </w:tc>
              <w:tc>
                <w:tcPr>
                  <w:tcW w:w="2632" w:type="dxa"/>
                </w:tcPr>
                <w:p w14:paraId="73FA4D3C" w14:textId="4553FEAE" w:rsidR="00611B6B" w:rsidRPr="00611B6B" w:rsidRDefault="00611B6B" w:rsidP="00242F1B">
                  <w:pPr>
                    <w:pStyle w:val="ListParagraph"/>
                    <w:numPr>
                      <w:ilvl w:val="0"/>
                      <w:numId w:val="23"/>
                    </w:numPr>
                    <w:spacing w:before="25" w:after="25" w:line="276" w:lineRule="auto"/>
                    <w:rPr>
                      <w:rFonts w:ascii="Times New Roman" w:hAnsi="Times New Roman" w:cs="Times New Roman"/>
                      <w:sz w:val="22"/>
                      <w:szCs w:val="22"/>
                      <w:lang w:val="en-US"/>
                    </w:rPr>
                  </w:pPr>
                  <w:ins w:id="125" w:author="Mannat Guliani" w:date="2026-06-13T13:50:00Z">
                    <w:r w:rsidRPr="00DC43A5">
                      <w:rPr>
                        <w:rFonts w:ascii="Times New Roman" w:hAnsi="Times New Roman" w:cs="Times New Roman"/>
                        <w:sz w:val="22"/>
                        <w:szCs w:val="22"/>
                        <w:lang w:val="en-US"/>
                      </w:rPr>
                      <w:t>Age: ____ days</w:t>
                    </w:r>
                  </w:ins>
                </w:p>
              </w:tc>
              <w:tc>
                <w:tcPr>
                  <w:tcW w:w="2632" w:type="dxa"/>
                  <w:tcBorders>
                    <w:left w:val="nil"/>
                  </w:tcBorders>
                </w:tcPr>
                <w:p w14:paraId="6471F559" w14:textId="77777777" w:rsidR="00611B6B" w:rsidRDefault="00611B6B" w:rsidP="00DC43A5">
                  <w:pPr>
                    <w:ind w:left="54"/>
                    <w:rPr>
                      <w:rFonts w:ascii="Times New Roman" w:hAnsi="Times New Roman" w:cs="Times New Roman"/>
                      <w:sz w:val="22"/>
                      <w:szCs w:val="22"/>
                      <w:lang w:val="en-US"/>
                    </w:rPr>
                  </w:pPr>
                </w:p>
              </w:tc>
            </w:tr>
            <w:tr w:rsidR="00611B6B" w14:paraId="59B2E330" w14:textId="77777777" w:rsidTr="00B8620C">
              <w:tc>
                <w:tcPr>
                  <w:tcW w:w="5264" w:type="dxa"/>
                  <w:gridSpan w:val="2"/>
                  <w:tcBorders>
                    <w:bottom w:val="single" w:sz="4" w:space="0" w:color="auto"/>
                  </w:tcBorders>
                </w:tcPr>
                <w:p w14:paraId="1DE37679" w14:textId="408F37A1" w:rsidR="00B8620C" w:rsidRPr="00132499" w:rsidRDefault="00B8620C" w:rsidP="00B8620C">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 xml:space="preserve">H1.3 </w:t>
                  </w:r>
                  <w:proofErr w:type="spellStart"/>
                  <w:r w:rsidRPr="00132499">
                    <w:rPr>
                      <w:rFonts w:ascii="Times New Roman" w:hAnsi="Times New Roman" w:cs="Times New Roman"/>
                      <w:b/>
                      <w:bCs/>
                      <w:sz w:val="22"/>
                      <w:szCs w:val="22"/>
                      <w:lang w:val="en-US"/>
                    </w:rPr>
                    <w:t>Ventriculomegaly</w:t>
                  </w:r>
                  <w:proofErr w:type="spellEnd"/>
                  <w:r>
                    <w:rPr>
                      <w:rFonts w:ascii="Times New Roman" w:hAnsi="Times New Roman" w:cs="Times New Roman"/>
                      <w:b/>
                      <w:bCs/>
                      <w:sz w:val="22"/>
                      <w:szCs w:val="22"/>
                      <w:lang w:val="en-US"/>
                    </w:rPr>
                    <w:t xml:space="preserve"> </w:t>
                  </w:r>
                  <w:r w:rsidRPr="00C30919">
                    <w:rPr>
                      <w:rFonts w:ascii="Times New Roman" w:hAnsi="Times New Roman" w:cs="Times New Roman"/>
                      <w:i/>
                      <w:iCs/>
                      <w:lang w:val="en-US"/>
                    </w:rPr>
                    <w:t xml:space="preserve">Record </w:t>
                  </w:r>
                  <w:r>
                    <w:rPr>
                      <w:rFonts w:ascii="Times New Roman" w:hAnsi="Times New Roman" w:cs="Times New Roman"/>
                      <w:i/>
                      <w:iCs/>
                      <w:lang w:val="en-US"/>
                    </w:rPr>
                    <w:t>First</w:t>
                  </w:r>
                </w:p>
                <w:p w14:paraId="4D39DAC9" w14:textId="59B01328" w:rsidR="00B8620C" w:rsidRPr="00B8620C" w:rsidRDefault="00B8620C" w:rsidP="00242F1B">
                  <w:pPr>
                    <w:pStyle w:val="ListParagraph"/>
                    <w:numPr>
                      <w:ilvl w:val="0"/>
                      <w:numId w:val="23"/>
                    </w:numPr>
                    <w:spacing w:before="25" w:after="25" w:line="276" w:lineRule="auto"/>
                    <w:ind w:left="54"/>
                    <w:rPr>
                      <w:rFonts w:ascii="Times New Roman" w:hAnsi="Times New Roman" w:cs="Times New Roman"/>
                      <w:sz w:val="22"/>
                      <w:szCs w:val="22"/>
                      <w:lang w:val="en-US"/>
                    </w:rPr>
                  </w:pPr>
                  <w:proofErr w:type="spellStart"/>
                  <w:r w:rsidRPr="00B8620C">
                    <w:rPr>
                      <w:rFonts w:ascii="Times New Roman" w:hAnsi="Times New Roman" w:cs="Times New Roman"/>
                      <w:sz w:val="22"/>
                      <w:szCs w:val="22"/>
                      <w:lang w:val="en-US"/>
                    </w:rPr>
                    <w:t>Ventriculomegaly</w:t>
                  </w:r>
                  <w:proofErr w:type="spellEnd"/>
                  <w:r w:rsidRPr="00B8620C">
                    <w:rPr>
                      <w:rFonts w:ascii="Times New Roman" w:hAnsi="Times New Roman" w:cs="Times New Roman"/>
                      <w:sz w:val="22"/>
                      <w:szCs w:val="22"/>
                      <w:lang w:val="en-US"/>
                    </w:rPr>
                    <w:t xml:space="preserve">: </w:t>
                  </w:r>
                  <w:r w:rsidRPr="00B8620C">
                    <w:rPr>
                      <w:rFonts w:ascii="Segoe UI Symbol" w:hAnsi="Segoe UI Symbol" w:cs="Segoe UI Symbol"/>
                      <w:sz w:val="22"/>
                      <w:szCs w:val="22"/>
                      <w:lang w:val="en-US"/>
                    </w:rPr>
                    <w:t>☐</w:t>
                  </w:r>
                  <w:r w:rsidRPr="00B8620C">
                    <w:rPr>
                      <w:rFonts w:ascii="Times New Roman" w:hAnsi="Times New Roman" w:cs="Times New Roman"/>
                      <w:sz w:val="22"/>
                      <w:szCs w:val="22"/>
                      <w:lang w:val="en-US"/>
                    </w:rPr>
                    <w:t xml:space="preserve"> Yes </w:t>
                  </w:r>
                  <w:r w:rsidRPr="00B8620C">
                    <w:rPr>
                      <w:rFonts w:ascii="Segoe UI Symbol" w:hAnsi="Segoe UI Symbol" w:cs="Segoe UI Symbol"/>
                      <w:sz w:val="22"/>
                      <w:szCs w:val="22"/>
                      <w:lang w:val="en-US"/>
                    </w:rPr>
                    <w:t>☐</w:t>
                  </w:r>
                  <w:r w:rsidRPr="00B8620C">
                    <w:rPr>
                      <w:rFonts w:ascii="Times New Roman" w:hAnsi="Times New Roman" w:cs="Times New Roman"/>
                      <w:sz w:val="22"/>
                      <w:szCs w:val="22"/>
                      <w:lang w:val="en-US"/>
                    </w:rPr>
                    <w:t xml:space="preserve"> No</w:t>
                  </w:r>
                </w:p>
              </w:tc>
              <w:tc>
                <w:tcPr>
                  <w:tcW w:w="2632" w:type="dxa"/>
                  <w:tcBorders>
                    <w:left w:val="nil"/>
                  </w:tcBorders>
                </w:tcPr>
                <w:p w14:paraId="3F8B2FBB" w14:textId="77777777" w:rsidR="00611B6B" w:rsidRDefault="00611B6B" w:rsidP="00DC43A5">
                  <w:pPr>
                    <w:ind w:left="54"/>
                    <w:rPr>
                      <w:rFonts w:ascii="Times New Roman" w:hAnsi="Times New Roman" w:cs="Times New Roman"/>
                      <w:sz w:val="22"/>
                      <w:szCs w:val="22"/>
                      <w:lang w:val="en-US"/>
                    </w:rPr>
                  </w:pPr>
                </w:p>
              </w:tc>
            </w:tr>
            <w:tr w:rsidR="00611B6B" w14:paraId="47CDC1C5" w14:textId="77777777" w:rsidTr="00B8620C">
              <w:tc>
                <w:tcPr>
                  <w:tcW w:w="5264" w:type="dxa"/>
                  <w:gridSpan w:val="2"/>
                  <w:tcBorders>
                    <w:top w:val="single" w:sz="4" w:space="0" w:color="auto"/>
                    <w:left w:val="single" w:sz="4" w:space="0" w:color="auto"/>
                    <w:right w:val="single" w:sz="4" w:space="0" w:color="auto"/>
                  </w:tcBorders>
                </w:tcPr>
                <w:p w14:paraId="172EE638" w14:textId="77777777" w:rsidR="00B8620C" w:rsidRPr="00B8620C" w:rsidRDefault="00B8620C" w:rsidP="00242F1B">
                  <w:pPr>
                    <w:pStyle w:val="ListParagraph"/>
                    <w:numPr>
                      <w:ilvl w:val="0"/>
                      <w:numId w:val="23"/>
                    </w:numPr>
                    <w:spacing w:before="25" w:after="25" w:line="276" w:lineRule="auto"/>
                    <w:rPr>
                      <w:rFonts w:ascii="Times New Roman" w:hAnsi="Times New Roman" w:cs="Times New Roman"/>
                      <w:sz w:val="22"/>
                      <w:szCs w:val="22"/>
                      <w:lang w:val="en-US"/>
                    </w:rPr>
                  </w:pPr>
                  <w:r w:rsidRPr="00B8620C">
                    <w:rPr>
                      <w:rFonts w:ascii="Times New Roman" w:hAnsi="Times New Roman" w:cs="Times New Roman"/>
                      <w:sz w:val="22"/>
                      <w:szCs w:val="22"/>
                      <w:lang w:val="en-US"/>
                    </w:rPr>
                    <w:t xml:space="preserve">Severity: </w:t>
                  </w:r>
                  <w:r w:rsidRPr="00B8620C">
                    <w:rPr>
                      <w:rFonts w:ascii="Segoe UI Symbol" w:hAnsi="Segoe UI Symbol" w:cs="Segoe UI Symbol"/>
                      <w:sz w:val="22"/>
                      <w:szCs w:val="22"/>
                      <w:lang w:val="en-US"/>
                    </w:rPr>
                    <w:t>☐</w:t>
                  </w:r>
                  <w:r w:rsidRPr="00B8620C">
                    <w:rPr>
                      <w:rFonts w:ascii="Times New Roman" w:hAnsi="Times New Roman" w:cs="Times New Roman"/>
                      <w:sz w:val="22"/>
                      <w:szCs w:val="22"/>
                      <w:lang w:val="en-US"/>
                    </w:rPr>
                    <w:t xml:space="preserve"> Mild </w:t>
                  </w:r>
                  <w:r w:rsidRPr="00B8620C">
                    <w:rPr>
                      <w:rFonts w:ascii="Segoe UI Symbol" w:hAnsi="Segoe UI Symbol" w:cs="Segoe UI Symbol"/>
                      <w:sz w:val="22"/>
                      <w:szCs w:val="22"/>
                      <w:lang w:val="en-US"/>
                    </w:rPr>
                    <w:t>☐</w:t>
                  </w:r>
                  <w:r w:rsidRPr="00B8620C">
                    <w:rPr>
                      <w:rFonts w:ascii="Times New Roman" w:hAnsi="Times New Roman" w:cs="Times New Roman"/>
                      <w:sz w:val="22"/>
                      <w:szCs w:val="22"/>
                      <w:lang w:val="en-US"/>
                    </w:rPr>
                    <w:t xml:space="preserve"> Moderate </w:t>
                  </w:r>
                  <w:r w:rsidRPr="00B8620C">
                    <w:rPr>
                      <w:rFonts w:ascii="Segoe UI Symbol" w:hAnsi="Segoe UI Symbol" w:cs="Segoe UI Symbol"/>
                      <w:sz w:val="22"/>
                      <w:szCs w:val="22"/>
                      <w:lang w:val="en-US"/>
                    </w:rPr>
                    <w:t>☐</w:t>
                  </w:r>
                  <w:r w:rsidRPr="00B8620C">
                    <w:rPr>
                      <w:rFonts w:ascii="Times New Roman" w:hAnsi="Times New Roman" w:cs="Times New Roman"/>
                      <w:sz w:val="22"/>
                      <w:szCs w:val="22"/>
                      <w:lang w:val="en-US"/>
                    </w:rPr>
                    <w:t xml:space="preserve"> Severe</w:t>
                  </w:r>
                </w:p>
                <w:p w14:paraId="02EB0632" w14:textId="77777777" w:rsidR="00B8620C" w:rsidRPr="00B8620C" w:rsidRDefault="00B8620C" w:rsidP="00242F1B">
                  <w:pPr>
                    <w:pStyle w:val="ListParagraph"/>
                    <w:numPr>
                      <w:ilvl w:val="0"/>
                      <w:numId w:val="23"/>
                    </w:numPr>
                    <w:spacing w:before="25" w:after="25" w:line="276" w:lineRule="auto"/>
                    <w:rPr>
                      <w:rFonts w:ascii="Times New Roman" w:hAnsi="Times New Roman" w:cs="Times New Roman"/>
                      <w:sz w:val="22"/>
                      <w:szCs w:val="22"/>
                      <w:lang w:val="en-US"/>
                    </w:rPr>
                  </w:pPr>
                  <w:r w:rsidRPr="00B8620C">
                    <w:rPr>
                      <w:rFonts w:ascii="Times New Roman" w:hAnsi="Times New Roman" w:cs="Times New Roman"/>
                      <w:sz w:val="22"/>
                      <w:szCs w:val="22"/>
                      <w:lang w:val="en-US"/>
                    </w:rPr>
                    <w:t>Maximum VI: _____mm, AHW: ______mm</w:t>
                  </w:r>
                </w:p>
                <w:p w14:paraId="17877F4B" w14:textId="6593A045" w:rsidR="00611B6B" w:rsidRPr="00B8620C" w:rsidRDefault="00B8620C" w:rsidP="00242F1B">
                  <w:pPr>
                    <w:pStyle w:val="ListParagraph"/>
                    <w:numPr>
                      <w:ilvl w:val="0"/>
                      <w:numId w:val="23"/>
                    </w:numPr>
                    <w:spacing w:before="25" w:after="25" w:line="276" w:lineRule="auto"/>
                    <w:rPr>
                      <w:rFonts w:ascii="Times New Roman" w:hAnsi="Times New Roman" w:cs="Times New Roman"/>
                      <w:sz w:val="22"/>
                      <w:szCs w:val="22"/>
                      <w:lang w:val="en-US"/>
                    </w:rPr>
                  </w:pPr>
                  <w:r w:rsidRPr="00B8620C">
                    <w:rPr>
                      <w:rFonts w:ascii="Times New Roman" w:hAnsi="Times New Roman" w:cs="Times New Roman"/>
                      <w:sz w:val="22"/>
                      <w:szCs w:val="22"/>
                      <w:lang w:val="en-US"/>
                    </w:rPr>
                    <w:t>Maximum TOD: _______mm</w:t>
                  </w:r>
                </w:p>
              </w:tc>
              <w:tc>
                <w:tcPr>
                  <w:tcW w:w="2632" w:type="dxa"/>
                  <w:tcBorders>
                    <w:left w:val="single" w:sz="4" w:space="0" w:color="auto"/>
                  </w:tcBorders>
                </w:tcPr>
                <w:p w14:paraId="442B2F98" w14:textId="77777777" w:rsidR="00611B6B" w:rsidRDefault="00611B6B" w:rsidP="00DC43A5">
                  <w:pPr>
                    <w:ind w:left="54"/>
                    <w:rPr>
                      <w:rFonts w:ascii="Times New Roman" w:hAnsi="Times New Roman" w:cs="Times New Roman"/>
                      <w:sz w:val="22"/>
                      <w:szCs w:val="22"/>
                      <w:lang w:val="en-US"/>
                    </w:rPr>
                  </w:pPr>
                </w:p>
              </w:tc>
            </w:tr>
            <w:tr w:rsidR="00B8620C" w14:paraId="59527EC5" w14:textId="77777777" w:rsidTr="00B8620C">
              <w:tc>
                <w:tcPr>
                  <w:tcW w:w="2632" w:type="dxa"/>
                  <w:tcBorders>
                    <w:left w:val="single" w:sz="4" w:space="0" w:color="auto"/>
                    <w:bottom w:val="single" w:sz="4" w:space="0" w:color="auto"/>
                  </w:tcBorders>
                </w:tcPr>
                <w:p w14:paraId="1018F2D2" w14:textId="77777777" w:rsidR="00B8620C" w:rsidRDefault="00B8620C"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ACA RI: _______</w:t>
                  </w:r>
                </w:p>
              </w:tc>
              <w:tc>
                <w:tcPr>
                  <w:tcW w:w="2632" w:type="dxa"/>
                  <w:tcBorders>
                    <w:left w:val="nil"/>
                    <w:bottom w:val="single" w:sz="4" w:space="0" w:color="auto"/>
                    <w:right w:val="single" w:sz="4" w:space="0" w:color="auto"/>
                  </w:tcBorders>
                </w:tcPr>
                <w:p w14:paraId="69C7CCFF" w14:textId="077D4827" w:rsidR="00B8620C" w:rsidRPr="00B8620C" w:rsidRDefault="00B8620C" w:rsidP="00242F1B">
                  <w:pPr>
                    <w:pStyle w:val="ListParagraph"/>
                    <w:numPr>
                      <w:ilvl w:val="0"/>
                      <w:numId w:val="23"/>
                    </w:numPr>
                    <w:spacing w:before="25" w:after="25" w:line="276" w:lineRule="auto"/>
                    <w:rPr>
                      <w:rFonts w:ascii="Times New Roman" w:hAnsi="Times New Roman" w:cs="Times New Roman"/>
                      <w:sz w:val="22"/>
                      <w:szCs w:val="22"/>
                      <w:lang w:val="en-US"/>
                    </w:rPr>
                  </w:pPr>
                  <w:r w:rsidRPr="00B8620C">
                    <w:rPr>
                      <w:rFonts w:ascii="Times New Roman" w:hAnsi="Times New Roman" w:cs="Times New Roman"/>
                      <w:sz w:val="22"/>
                      <w:szCs w:val="22"/>
                      <w:lang w:val="en-US"/>
                    </w:rPr>
                    <w:t>MCA RI: _______</w:t>
                  </w:r>
                </w:p>
              </w:tc>
              <w:tc>
                <w:tcPr>
                  <w:tcW w:w="2632" w:type="dxa"/>
                  <w:tcBorders>
                    <w:left w:val="single" w:sz="4" w:space="0" w:color="auto"/>
                  </w:tcBorders>
                </w:tcPr>
                <w:p w14:paraId="31104C79" w14:textId="77777777" w:rsidR="00B8620C" w:rsidRDefault="00B8620C" w:rsidP="00DC43A5">
                  <w:pPr>
                    <w:ind w:left="54"/>
                    <w:rPr>
                      <w:rFonts w:ascii="Times New Roman" w:hAnsi="Times New Roman" w:cs="Times New Roman"/>
                      <w:sz w:val="22"/>
                      <w:szCs w:val="22"/>
                      <w:lang w:val="en-US"/>
                    </w:rPr>
                  </w:pPr>
                </w:p>
              </w:tc>
            </w:tr>
            <w:tr w:rsidR="00611B6B" w14:paraId="39890230" w14:textId="77777777" w:rsidTr="00504EEE">
              <w:tc>
                <w:tcPr>
                  <w:tcW w:w="5264" w:type="dxa"/>
                  <w:gridSpan w:val="2"/>
                  <w:tcBorders>
                    <w:top w:val="single" w:sz="4" w:space="0" w:color="auto"/>
                  </w:tcBorders>
                </w:tcPr>
                <w:p w14:paraId="7AF4EEDB" w14:textId="61410792" w:rsidR="00504EEE" w:rsidRPr="00504EEE" w:rsidRDefault="00504EEE" w:rsidP="00504EEE">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 xml:space="preserve">H1.4 </w:t>
                  </w:r>
                  <w:r w:rsidRPr="00132499">
                    <w:rPr>
                      <w:rFonts w:ascii="Times New Roman" w:hAnsi="Times New Roman" w:cs="Times New Roman"/>
                      <w:b/>
                      <w:bCs/>
                      <w:sz w:val="22"/>
                      <w:szCs w:val="22"/>
                      <w:lang w:val="en-US"/>
                    </w:rPr>
                    <w:t>Seizures</w:t>
                  </w:r>
                  <w:r>
                    <w:rPr>
                      <w:rFonts w:ascii="Times New Roman" w:hAnsi="Times New Roman" w:cs="Times New Roman"/>
                      <w:b/>
                      <w:bCs/>
                      <w:sz w:val="22"/>
                      <w:szCs w:val="22"/>
                      <w:lang w:val="en-US"/>
                    </w:rPr>
                    <w:t xml:space="preserve"> </w:t>
                  </w:r>
                  <w:r w:rsidRPr="00C30919">
                    <w:rPr>
                      <w:rFonts w:ascii="Times New Roman" w:hAnsi="Times New Roman" w:cs="Times New Roman"/>
                      <w:i/>
                      <w:iCs/>
                      <w:lang w:val="en-US"/>
                    </w:rPr>
                    <w:t xml:space="preserve">Record </w:t>
                  </w:r>
                  <w:r>
                    <w:rPr>
                      <w:rFonts w:ascii="Times New Roman" w:hAnsi="Times New Roman" w:cs="Times New Roman"/>
                      <w:i/>
                      <w:iCs/>
                      <w:lang w:val="en-US"/>
                    </w:rPr>
                    <w:t>First</w:t>
                  </w:r>
                </w:p>
              </w:tc>
              <w:tc>
                <w:tcPr>
                  <w:tcW w:w="2632" w:type="dxa"/>
                  <w:tcBorders>
                    <w:left w:val="nil"/>
                  </w:tcBorders>
                </w:tcPr>
                <w:p w14:paraId="217C5301" w14:textId="77777777" w:rsidR="00611B6B" w:rsidRDefault="00611B6B" w:rsidP="00DC43A5">
                  <w:pPr>
                    <w:ind w:left="54"/>
                    <w:rPr>
                      <w:rFonts w:ascii="Times New Roman" w:hAnsi="Times New Roman" w:cs="Times New Roman"/>
                      <w:sz w:val="22"/>
                      <w:szCs w:val="22"/>
                      <w:lang w:val="en-US"/>
                    </w:rPr>
                  </w:pPr>
                </w:p>
              </w:tc>
            </w:tr>
            <w:tr w:rsidR="00504EEE" w14:paraId="7E22546F" w14:textId="77777777" w:rsidTr="00504EEE">
              <w:tc>
                <w:tcPr>
                  <w:tcW w:w="2632" w:type="dxa"/>
                  <w:tcBorders>
                    <w:bottom w:val="single" w:sz="4" w:space="0" w:color="auto"/>
                  </w:tcBorders>
                </w:tcPr>
                <w:p w14:paraId="133B706F" w14:textId="4801BD6A" w:rsidR="00504EEE" w:rsidRDefault="00504EEE"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Pr>
                      <w:rFonts w:ascii="Times New Roman" w:hAnsi="Times New Roman" w:cs="Times New Roman"/>
                      <w:sz w:val="22"/>
                      <w:szCs w:val="22"/>
                      <w:lang w:val="en-US"/>
                    </w:rPr>
                    <w:t>Seizures</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c>
                <w:tcPr>
                  <w:tcW w:w="2632" w:type="dxa"/>
                  <w:tcBorders>
                    <w:left w:val="nil"/>
                    <w:bottom w:val="single" w:sz="4" w:space="0" w:color="auto"/>
                  </w:tcBorders>
                </w:tcPr>
                <w:p w14:paraId="7F14DB72" w14:textId="1CAD2519" w:rsidR="00504EEE" w:rsidRDefault="00504EEE"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Date: </w:t>
                  </w: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c>
                <w:tcPr>
                  <w:tcW w:w="2632" w:type="dxa"/>
                  <w:tcBorders>
                    <w:left w:val="nil"/>
                  </w:tcBorders>
                </w:tcPr>
                <w:p w14:paraId="5E33A3DE" w14:textId="77777777" w:rsidR="00504EEE" w:rsidRDefault="00504EEE" w:rsidP="00DC43A5">
                  <w:pPr>
                    <w:ind w:left="54"/>
                    <w:rPr>
                      <w:rFonts w:ascii="Times New Roman" w:hAnsi="Times New Roman" w:cs="Times New Roman"/>
                      <w:sz w:val="22"/>
                      <w:szCs w:val="22"/>
                      <w:lang w:val="en-US"/>
                    </w:rPr>
                  </w:pPr>
                </w:p>
              </w:tc>
            </w:tr>
            <w:tr w:rsidR="00504EEE" w14:paraId="55AD220C" w14:textId="77777777" w:rsidTr="006025DD">
              <w:tc>
                <w:tcPr>
                  <w:tcW w:w="5264" w:type="dxa"/>
                  <w:gridSpan w:val="2"/>
                  <w:tcBorders>
                    <w:top w:val="single" w:sz="4" w:space="0" w:color="auto"/>
                    <w:left w:val="single" w:sz="4" w:space="0" w:color="auto"/>
                    <w:bottom w:val="single" w:sz="4" w:space="0" w:color="auto"/>
                    <w:right w:val="single" w:sz="4" w:space="0" w:color="auto"/>
                  </w:tcBorders>
                </w:tcPr>
                <w:p w14:paraId="59763123" w14:textId="77777777" w:rsidR="00504EEE" w:rsidRPr="00504EEE" w:rsidRDefault="00504EEE" w:rsidP="00242F1B">
                  <w:pPr>
                    <w:pStyle w:val="ListParagraph"/>
                    <w:numPr>
                      <w:ilvl w:val="0"/>
                      <w:numId w:val="23"/>
                    </w:numPr>
                    <w:spacing w:before="25" w:after="25" w:line="276" w:lineRule="auto"/>
                    <w:rPr>
                      <w:rFonts w:ascii="Times New Roman" w:hAnsi="Times New Roman" w:cs="Times New Roman"/>
                      <w:sz w:val="22"/>
                      <w:szCs w:val="22"/>
                      <w:lang w:val="en-US"/>
                    </w:rPr>
                  </w:pPr>
                  <w:r w:rsidRPr="00504EEE">
                    <w:rPr>
                      <w:rFonts w:ascii="Times New Roman" w:hAnsi="Times New Roman" w:cs="Times New Roman"/>
                      <w:sz w:val="22"/>
                      <w:szCs w:val="22"/>
                      <w:lang w:val="en-US"/>
                    </w:rPr>
                    <w:t xml:space="preserve">Type: </w:t>
                  </w:r>
                  <w:r w:rsidRPr="00504EEE">
                    <w:rPr>
                      <w:rFonts w:ascii="Segoe UI Symbol" w:hAnsi="Segoe UI Symbol" w:cs="Segoe UI Symbol"/>
                      <w:sz w:val="22"/>
                      <w:szCs w:val="22"/>
                      <w:lang w:val="en-US"/>
                    </w:rPr>
                    <w:t>☐</w:t>
                  </w:r>
                  <w:r w:rsidRPr="00504EEE">
                    <w:rPr>
                      <w:rFonts w:ascii="Times New Roman" w:hAnsi="Times New Roman" w:cs="Times New Roman"/>
                      <w:sz w:val="22"/>
                      <w:szCs w:val="22"/>
                      <w:lang w:val="en-US"/>
                    </w:rPr>
                    <w:t xml:space="preserve"> Subtle </w:t>
                  </w:r>
                  <w:r w:rsidRPr="00504EEE">
                    <w:rPr>
                      <w:rFonts w:ascii="Segoe UI Symbol" w:hAnsi="Segoe UI Symbol" w:cs="Segoe UI Symbol"/>
                      <w:sz w:val="22"/>
                      <w:szCs w:val="22"/>
                      <w:lang w:val="en-US"/>
                    </w:rPr>
                    <w:t>☐</w:t>
                  </w:r>
                  <w:r w:rsidRPr="00504EEE">
                    <w:rPr>
                      <w:rFonts w:ascii="Times New Roman" w:hAnsi="Times New Roman" w:cs="Times New Roman"/>
                      <w:sz w:val="22"/>
                      <w:szCs w:val="22"/>
                      <w:lang w:val="en-US"/>
                    </w:rPr>
                    <w:t xml:space="preserve"> </w:t>
                  </w:r>
                  <w:proofErr w:type="spellStart"/>
                  <w:r w:rsidRPr="00504EEE">
                    <w:rPr>
                      <w:rFonts w:ascii="Times New Roman" w:hAnsi="Times New Roman" w:cs="Times New Roman"/>
                      <w:sz w:val="22"/>
                      <w:szCs w:val="22"/>
                      <w:lang w:val="en-US"/>
                    </w:rPr>
                    <w:t>Clonic</w:t>
                  </w:r>
                  <w:proofErr w:type="spellEnd"/>
                  <w:r w:rsidRPr="00504EEE">
                    <w:rPr>
                      <w:rFonts w:ascii="Times New Roman" w:hAnsi="Times New Roman" w:cs="Times New Roman"/>
                      <w:sz w:val="22"/>
                      <w:szCs w:val="22"/>
                      <w:lang w:val="en-US"/>
                    </w:rPr>
                    <w:t xml:space="preserve"> </w:t>
                  </w:r>
                  <w:r w:rsidRPr="00504EEE">
                    <w:rPr>
                      <w:rFonts w:ascii="Segoe UI Symbol" w:hAnsi="Segoe UI Symbol" w:cs="Segoe UI Symbol"/>
                      <w:sz w:val="22"/>
                      <w:szCs w:val="22"/>
                      <w:lang w:val="en-US"/>
                    </w:rPr>
                    <w:t>☐</w:t>
                  </w:r>
                  <w:r w:rsidRPr="00504EEE">
                    <w:rPr>
                      <w:rFonts w:ascii="Times New Roman" w:hAnsi="Times New Roman" w:cs="Times New Roman"/>
                      <w:sz w:val="22"/>
                      <w:szCs w:val="22"/>
                      <w:lang w:val="en-US"/>
                    </w:rPr>
                    <w:t xml:space="preserve"> Tonic </w:t>
                  </w:r>
                  <w:r w:rsidRPr="00504EEE">
                    <w:rPr>
                      <w:rFonts w:ascii="Segoe UI Symbol" w:hAnsi="Segoe UI Symbol" w:cs="Segoe UI Symbol"/>
                      <w:sz w:val="22"/>
                      <w:szCs w:val="22"/>
                      <w:lang w:val="en-US"/>
                    </w:rPr>
                    <w:t>☐</w:t>
                  </w:r>
                  <w:r w:rsidRPr="00504EEE">
                    <w:rPr>
                      <w:rFonts w:ascii="Times New Roman" w:hAnsi="Times New Roman" w:cs="Times New Roman"/>
                      <w:sz w:val="22"/>
                      <w:szCs w:val="22"/>
                      <w:lang w:val="en-US"/>
                    </w:rPr>
                    <w:t xml:space="preserve"> Myoclonic</w:t>
                  </w:r>
                </w:p>
                <w:p w14:paraId="76EB80EC" w14:textId="77777777" w:rsidR="00504EEE" w:rsidRPr="00504EEE" w:rsidRDefault="00504EEE" w:rsidP="00242F1B">
                  <w:pPr>
                    <w:pStyle w:val="ListParagraph"/>
                    <w:numPr>
                      <w:ilvl w:val="0"/>
                      <w:numId w:val="23"/>
                    </w:numPr>
                    <w:spacing w:before="25" w:after="25" w:line="276" w:lineRule="auto"/>
                    <w:rPr>
                      <w:rFonts w:ascii="Times New Roman" w:hAnsi="Times New Roman" w:cs="Times New Roman"/>
                      <w:sz w:val="22"/>
                      <w:szCs w:val="22"/>
                      <w:lang w:val="en-US"/>
                    </w:rPr>
                  </w:pPr>
                  <w:r w:rsidRPr="00504EEE">
                    <w:rPr>
                      <w:rFonts w:ascii="Times New Roman" w:hAnsi="Times New Roman" w:cs="Times New Roman"/>
                      <w:sz w:val="22"/>
                      <w:szCs w:val="22"/>
                      <w:lang w:val="en-US"/>
                    </w:rPr>
                    <w:t xml:space="preserve">EEG: </w:t>
                  </w:r>
                  <w:r w:rsidRPr="00504EEE">
                    <w:rPr>
                      <w:rFonts w:ascii="Segoe UI Symbol" w:hAnsi="Segoe UI Symbol" w:cs="Segoe UI Symbol"/>
                      <w:sz w:val="22"/>
                      <w:szCs w:val="22"/>
                      <w:lang w:val="en-US"/>
                    </w:rPr>
                    <w:t>☐</w:t>
                  </w:r>
                  <w:r w:rsidRPr="00504EEE">
                    <w:rPr>
                      <w:rFonts w:ascii="Times New Roman" w:hAnsi="Times New Roman" w:cs="Times New Roman"/>
                      <w:sz w:val="22"/>
                      <w:szCs w:val="22"/>
                      <w:lang w:val="en-US"/>
                    </w:rPr>
                    <w:t xml:space="preserve"> Not done </w:t>
                  </w:r>
                  <w:r w:rsidRPr="00504EEE">
                    <w:rPr>
                      <w:rFonts w:ascii="Segoe UI Symbol" w:hAnsi="Segoe UI Symbol" w:cs="Segoe UI Symbol"/>
                      <w:sz w:val="22"/>
                      <w:szCs w:val="22"/>
                      <w:lang w:val="en-US"/>
                    </w:rPr>
                    <w:t>☐</w:t>
                  </w:r>
                  <w:r w:rsidRPr="00504EEE">
                    <w:rPr>
                      <w:rFonts w:ascii="Times New Roman" w:hAnsi="Times New Roman" w:cs="Times New Roman"/>
                      <w:sz w:val="22"/>
                      <w:szCs w:val="22"/>
                      <w:lang w:val="en-US"/>
                    </w:rPr>
                    <w:t xml:space="preserve"> Normal </w:t>
                  </w:r>
                  <w:r w:rsidRPr="00504EEE">
                    <w:rPr>
                      <w:rFonts w:ascii="Segoe UI Symbol" w:hAnsi="Segoe UI Symbol" w:cs="Segoe UI Symbol"/>
                      <w:sz w:val="22"/>
                      <w:szCs w:val="22"/>
                      <w:lang w:val="en-US"/>
                    </w:rPr>
                    <w:t>☐</w:t>
                  </w:r>
                  <w:r w:rsidRPr="00504EEE">
                    <w:rPr>
                      <w:rFonts w:ascii="Times New Roman" w:hAnsi="Times New Roman" w:cs="Times New Roman"/>
                      <w:sz w:val="22"/>
                      <w:szCs w:val="22"/>
                      <w:lang w:val="en-US"/>
                    </w:rPr>
                    <w:t xml:space="preserve"> Abnormal</w:t>
                  </w:r>
                </w:p>
                <w:p w14:paraId="43BDC609" w14:textId="77777777" w:rsidR="00504EEE" w:rsidRPr="00504EEE" w:rsidRDefault="00504EEE" w:rsidP="00242F1B">
                  <w:pPr>
                    <w:pStyle w:val="ListParagraph"/>
                    <w:numPr>
                      <w:ilvl w:val="0"/>
                      <w:numId w:val="23"/>
                    </w:numPr>
                    <w:spacing w:before="25" w:after="25" w:line="276" w:lineRule="auto"/>
                    <w:rPr>
                      <w:rFonts w:ascii="Times New Roman" w:hAnsi="Times New Roman" w:cs="Times New Roman"/>
                      <w:sz w:val="22"/>
                      <w:szCs w:val="22"/>
                      <w:lang w:val="en-US"/>
                    </w:rPr>
                  </w:pPr>
                  <w:r w:rsidRPr="00504EEE">
                    <w:rPr>
                      <w:rFonts w:ascii="Times New Roman" w:hAnsi="Times New Roman" w:cs="Times New Roman"/>
                      <w:sz w:val="22"/>
                      <w:szCs w:val="22"/>
                      <w:lang w:val="en-US"/>
                    </w:rPr>
                    <w:t xml:space="preserve">Status Epilepticus: </w:t>
                  </w:r>
                  <w:r w:rsidRPr="00504EEE">
                    <w:rPr>
                      <w:rFonts w:ascii="Segoe UI Symbol" w:hAnsi="Segoe UI Symbol" w:cs="Segoe UI Symbol"/>
                      <w:sz w:val="22"/>
                      <w:szCs w:val="22"/>
                      <w:lang w:val="en-US"/>
                    </w:rPr>
                    <w:t>☐</w:t>
                  </w:r>
                  <w:r w:rsidRPr="00504EEE">
                    <w:rPr>
                      <w:rFonts w:ascii="Times New Roman" w:hAnsi="Times New Roman" w:cs="Times New Roman"/>
                      <w:sz w:val="22"/>
                      <w:szCs w:val="22"/>
                      <w:lang w:val="en-US"/>
                    </w:rPr>
                    <w:t xml:space="preserve"> Yes </w:t>
                  </w:r>
                  <w:r w:rsidRPr="00504EEE">
                    <w:rPr>
                      <w:rFonts w:ascii="Segoe UI Symbol" w:hAnsi="Segoe UI Symbol" w:cs="Segoe UI Symbol"/>
                      <w:sz w:val="22"/>
                      <w:szCs w:val="22"/>
                      <w:lang w:val="en-US"/>
                    </w:rPr>
                    <w:t>☐</w:t>
                  </w:r>
                  <w:r w:rsidRPr="00504EEE">
                    <w:rPr>
                      <w:rFonts w:ascii="Times New Roman" w:hAnsi="Times New Roman" w:cs="Times New Roman"/>
                      <w:sz w:val="22"/>
                      <w:szCs w:val="22"/>
                      <w:lang w:val="en-US"/>
                    </w:rPr>
                    <w:t xml:space="preserve"> No</w:t>
                  </w:r>
                </w:p>
                <w:p w14:paraId="37742CA1" w14:textId="77777777" w:rsidR="00504EEE" w:rsidRPr="00504EEE" w:rsidRDefault="00504EEE" w:rsidP="00242F1B">
                  <w:pPr>
                    <w:pStyle w:val="ListParagraph"/>
                    <w:numPr>
                      <w:ilvl w:val="0"/>
                      <w:numId w:val="23"/>
                    </w:numPr>
                    <w:spacing w:before="25" w:after="25" w:line="276" w:lineRule="auto"/>
                    <w:rPr>
                      <w:rFonts w:ascii="Times New Roman" w:hAnsi="Times New Roman" w:cs="Times New Roman"/>
                      <w:sz w:val="22"/>
                      <w:szCs w:val="22"/>
                      <w:lang w:val="en-US"/>
                    </w:rPr>
                  </w:pPr>
                  <w:r w:rsidRPr="00504EEE">
                    <w:rPr>
                      <w:rFonts w:ascii="Times New Roman" w:hAnsi="Times New Roman" w:cs="Times New Roman"/>
                      <w:sz w:val="22"/>
                      <w:szCs w:val="22"/>
                      <w:lang w:val="en-US"/>
                    </w:rPr>
                    <w:t xml:space="preserve">Number of AEDs: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1</w:t>
                  </w:r>
                  <w:r w:rsidRPr="00504EEE">
                    <w:rPr>
                      <w:rFonts w:ascii="Segoe UI Symbol" w:hAnsi="Segoe UI Symbol" w:cs="Segoe UI Symbol"/>
                      <w:sz w:val="22"/>
                      <w:szCs w:val="22"/>
                      <w:lang w:val="en-US"/>
                    </w:rPr>
                    <w:t xml:space="preserve"> ☐ </w:t>
                  </w:r>
                  <w:r w:rsidRPr="00504EEE">
                    <w:rPr>
                      <w:rFonts w:ascii="Times New Roman" w:hAnsi="Times New Roman" w:cs="Times New Roman"/>
                      <w:sz w:val="22"/>
                      <w:szCs w:val="22"/>
                      <w:lang w:val="en-US"/>
                    </w:rPr>
                    <w:t xml:space="preserve">2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 xml:space="preserve">3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4</w:t>
                  </w:r>
                  <w:r w:rsidRPr="00504EEE">
                    <w:rPr>
                      <w:rFonts w:ascii="Segoe UI Symbol" w:hAnsi="Segoe UI Symbol" w:cs="Segoe UI Symbol"/>
                      <w:sz w:val="22"/>
                      <w:szCs w:val="22"/>
                      <w:lang w:val="en-US"/>
                    </w:rPr>
                    <w:t xml:space="preserve"> ☐ </w:t>
                  </w:r>
                  <w:r w:rsidRPr="00504EEE">
                    <w:rPr>
                      <w:rFonts w:ascii="Times New Roman" w:hAnsi="Times New Roman" w:cs="Times New Roman"/>
                      <w:sz w:val="22"/>
                      <w:szCs w:val="22"/>
                      <w:lang w:val="en-US"/>
                    </w:rPr>
                    <w:t xml:space="preserve">5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6</w:t>
                  </w:r>
                </w:p>
                <w:p w14:paraId="7EE0FDAB" w14:textId="77777777" w:rsidR="00504EEE" w:rsidRPr="00504EEE" w:rsidRDefault="00504EEE" w:rsidP="00242F1B">
                  <w:pPr>
                    <w:pStyle w:val="ListParagraph"/>
                    <w:numPr>
                      <w:ilvl w:val="0"/>
                      <w:numId w:val="23"/>
                    </w:numPr>
                    <w:spacing w:before="25" w:after="25" w:line="276" w:lineRule="auto"/>
                    <w:rPr>
                      <w:rFonts w:ascii="Times New Roman" w:hAnsi="Times New Roman" w:cs="Times New Roman"/>
                      <w:sz w:val="22"/>
                      <w:szCs w:val="22"/>
                      <w:lang w:val="en-US"/>
                    </w:rPr>
                  </w:pPr>
                  <w:r w:rsidRPr="00504EEE">
                    <w:rPr>
                      <w:rFonts w:ascii="Times New Roman" w:hAnsi="Times New Roman" w:cs="Times New Roman"/>
                      <w:sz w:val="22"/>
                      <w:szCs w:val="22"/>
                      <w:lang w:val="en-US"/>
                    </w:rPr>
                    <w:t xml:space="preserve">Which AED: </w:t>
                  </w:r>
                  <w:r w:rsidRPr="00504EEE">
                    <w:rPr>
                      <w:rFonts w:ascii="Segoe UI Symbol" w:hAnsi="Segoe UI Symbol" w:cs="Segoe UI Symbol"/>
                      <w:sz w:val="22"/>
                      <w:szCs w:val="22"/>
                      <w:lang w:val="en-US"/>
                    </w:rPr>
                    <w:t>☐</w:t>
                  </w:r>
                  <w:r w:rsidRPr="00504EEE">
                    <w:rPr>
                      <w:rFonts w:ascii="Times New Roman" w:hAnsi="Times New Roman" w:cs="Times New Roman"/>
                      <w:sz w:val="22"/>
                      <w:szCs w:val="22"/>
                      <w:lang w:val="en-US"/>
                    </w:rPr>
                    <w:t xml:space="preserve"> Phenytoin </w:t>
                  </w:r>
                  <w:r w:rsidRPr="00504EEE">
                    <w:rPr>
                      <w:rFonts w:ascii="Segoe UI Symbol" w:hAnsi="Segoe UI Symbol" w:cs="Segoe UI Symbol"/>
                      <w:sz w:val="22"/>
                      <w:szCs w:val="22"/>
                      <w:lang w:val="en-US"/>
                    </w:rPr>
                    <w:t xml:space="preserve">☐ </w:t>
                  </w:r>
                  <w:proofErr w:type="spellStart"/>
                  <w:r w:rsidRPr="00504EEE">
                    <w:rPr>
                      <w:rFonts w:ascii="Times New Roman" w:hAnsi="Times New Roman" w:cs="Times New Roman"/>
                      <w:sz w:val="22"/>
                      <w:szCs w:val="22"/>
                      <w:lang w:val="en-US"/>
                    </w:rPr>
                    <w:t>Phenobarbitone</w:t>
                  </w:r>
                  <w:proofErr w:type="spellEnd"/>
                  <w:r w:rsidRPr="00504EEE">
                    <w:rPr>
                      <w:rFonts w:ascii="Times New Roman" w:hAnsi="Times New Roman" w:cs="Times New Roman"/>
                      <w:sz w:val="22"/>
                      <w:szCs w:val="22"/>
                      <w:lang w:val="en-US"/>
                    </w:rPr>
                    <w:t xml:space="preserve"> </w:t>
                  </w:r>
                  <w:r w:rsidRPr="00504EEE">
                    <w:rPr>
                      <w:rFonts w:ascii="Segoe UI Symbol" w:hAnsi="Segoe UI Symbol" w:cs="Segoe UI Symbol"/>
                      <w:sz w:val="22"/>
                      <w:szCs w:val="22"/>
                      <w:lang w:val="en-US"/>
                    </w:rPr>
                    <w:t xml:space="preserve">☐ </w:t>
                  </w:r>
                  <w:proofErr w:type="spellStart"/>
                  <w:r w:rsidRPr="00504EEE">
                    <w:rPr>
                      <w:rFonts w:ascii="Times New Roman" w:hAnsi="Times New Roman" w:cs="Times New Roman"/>
                      <w:sz w:val="22"/>
                      <w:szCs w:val="22"/>
                      <w:lang w:val="en-US"/>
                    </w:rPr>
                    <w:t>Levetiracetam</w:t>
                  </w:r>
                  <w:proofErr w:type="spellEnd"/>
                  <w:r w:rsidRPr="00504EEE">
                    <w:rPr>
                      <w:rFonts w:ascii="Times New Roman" w:hAnsi="Times New Roman" w:cs="Times New Roman"/>
                      <w:sz w:val="22"/>
                      <w:szCs w:val="22"/>
                      <w:lang w:val="en-US"/>
                    </w:rPr>
                    <w:t xml:space="preserve">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 xml:space="preserve">Midazolam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 xml:space="preserve">Lorazepam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 xml:space="preserve">Pyridoxine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Others ________</w:t>
                  </w:r>
                </w:p>
                <w:p w14:paraId="34CCB2E4" w14:textId="1F23AF09" w:rsidR="00504EEE" w:rsidRPr="00A91A02" w:rsidRDefault="00504EEE" w:rsidP="00242F1B">
                  <w:pPr>
                    <w:pStyle w:val="ListParagraph"/>
                    <w:numPr>
                      <w:ilvl w:val="0"/>
                      <w:numId w:val="23"/>
                    </w:numPr>
                  </w:pPr>
                  <w:r w:rsidRPr="00504EEE">
                    <w:rPr>
                      <w:rFonts w:ascii="Times New Roman" w:hAnsi="Times New Roman" w:cs="Times New Roman"/>
                      <w:sz w:val="22"/>
                      <w:szCs w:val="22"/>
                      <w:lang w:val="en-US"/>
                    </w:rPr>
                    <w:t xml:space="preserve">Etiology: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 xml:space="preserve">Asphyxia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 xml:space="preserve">Intracranial hemorrhage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 xml:space="preserve">Hyponatremia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 xml:space="preserve">Hypocalcemia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 xml:space="preserve">Hypoglycemia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 xml:space="preserve">Meningitis </w:t>
                  </w:r>
                  <w:r w:rsidRPr="00504EEE">
                    <w:rPr>
                      <w:rFonts w:ascii="Segoe UI Symbol" w:hAnsi="Segoe UI Symbol" w:cs="Segoe UI Symbol"/>
                      <w:sz w:val="22"/>
                      <w:szCs w:val="22"/>
                      <w:lang w:val="en-US"/>
                    </w:rPr>
                    <w:t xml:space="preserve">☐ </w:t>
                  </w:r>
                  <w:r w:rsidRPr="00504EEE">
                    <w:rPr>
                      <w:rFonts w:ascii="Times New Roman" w:hAnsi="Times New Roman" w:cs="Times New Roman"/>
                      <w:sz w:val="22"/>
                      <w:szCs w:val="22"/>
                      <w:lang w:val="en-US"/>
                    </w:rPr>
                    <w:t>Others __________</w:t>
                  </w:r>
                </w:p>
              </w:tc>
              <w:tc>
                <w:tcPr>
                  <w:tcW w:w="2632" w:type="dxa"/>
                  <w:tcBorders>
                    <w:left w:val="single" w:sz="4" w:space="0" w:color="auto"/>
                  </w:tcBorders>
                </w:tcPr>
                <w:p w14:paraId="2BF79F75" w14:textId="77777777" w:rsidR="00504EEE" w:rsidRDefault="00504EEE" w:rsidP="00DC43A5">
                  <w:pPr>
                    <w:ind w:left="54"/>
                    <w:rPr>
                      <w:rFonts w:ascii="Times New Roman" w:hAnsi="Times New Roman" w:cs="Times New Roman"/>
                      <w:sz w:val="22"/>
                      <w:szCs w:val="22"/>
                      <w:lang w:val="en-US"/>
                    </w:rPr>
                  </w:pPr>
                </w:p>
              </w:tc>
            </w:tr>
          </w:tbl>
          <w:p w14:paraId="1B1F55F4" w14:textId="4247F14D" w:rsidR="00FC3A1D" w:rsidRPr="006D2253" w:rsidRDefault="00FC3A1D" w:rsidP="005D37AA">
            <w:pPr>
              <w:spacing w:before="25" w:after="25" w:line="276" w:lineRule="auto"/>
              <w:rPr>
                <w:rFonts w:ascii="Times New Roman" w:hAnsi="Times New Roman" w:cs="Times New Roman"/>
                <w:sz w:val="22"/>
                <w:szCs w:val="22"/>
                <w:lang w:val="en-US"/>
              </w:rPr>
            </w:pPr>
          </w:p>
        </w:tc>
        <w:tc>
          <w:tcPr>
            <w:tcW w:w="5310" w:type="dxa"/>
          </w:tcPr>
          <w:tbl>
            <w:tblPr>
              <w:tblStyle w:val="TableGrid"/>
              <w:tblW w:w="5107" w:type="dxa"/>
              <w:tblLayout w:type="fixed"/>
              <w:tblLook w:val="04A0" w:firstRow="1" w:lastRow="0" w:firstColumn="1" w:lastColumn="0" w:noHBand="0" w:noVBand="1"/>
            </w:tblPr>
            <w:tblGrid>
              <w:gridCol w:w="1422"/>
              <w:gridCol w:w="900"/>
              <w:gridCol w:w="360"/>
              <w:gridCol w:w="270"/>
              <w:gridCol w:w="2155"/>
            </w:tblGrid>
            <w:tr w:rsidR="00A91A02" w14:paraId="3029CACF" w14:textId="77777777" w:rsidTr="00A91A02">
              <w:tc>
                <w:tcPr>
                  <w:tcW w:w="5107" w:type="dxa"/>
                  <w:gridSpan w:val="5"/>
                  <w:tcBorders>
                    <w:top w:val="nil"/>
                    <w:left w:val="nil"/>
                    <w:bottom w:val="nil"/>
                    <w:right w:val="nil"/>
                  </w:tcBorders>
                </w:tcPr>
                <w:p w14:paraId="73982E01" w14:textId="46783FAE" w:rsidR="00A91A02" w:rsidRPr="00A91A02" w:rsidRDefault="00A91A02" w:rsidP="00A91A02">
                  <w:pPr>
                    <w:spacing w:after="100"/>
                    <w:jc w:val="center"/>
                    <w:rPr>
                      <w:rFonts w:ascii="Times New Roman" w:hAnsi="Times New Roman" w:cs="Times New Roman"/>
                      <w:b/>
                      <w:bCs/>
                      <w:i/>
                      <w:iCs/>
                      <w:sz w:val="24"/>
                      <w:szCs w:val="24"/>
                      <w:lang w:val="en-US"/>
                    </w:rPr>
                  </w:pPr>
                  <w:r>
                    <w:rPr>
                      <w:rFonts w:ascii="Times New Roman" w:hAnsi="Times New Roman" w:cs="Times New Roman"/>
                      <w:b/>
                      <w:bCs/>
                      <w:i/>
                      <w:iCs/>
                      <w:sz w:val="24"/>
                      <w:szCs w:val="24"/>
                      <w:highlight w:val="cyan"/>
                      <w:lang w:val="en-US"/>
                    </w:rPr>
                    <w:t xml:space="preserve">H2. </w:t>
                  </w:r>
                  <w:r w:rsidRPr="00B80E7C">
                    <w:rPr>
                      <w:rFonts w:ascii="Times New Roman" w:hAnsi="Times New Roman" w:cs="Times New Roman"/>
                      <w:b/>
                      <w:bCs/>
                      <w:i/>
                      <w:iCs/>
                      <w:sz w:val="24"/>
                      <w:szCs w:val="24"/>
                      <w:highlight w:val="cyan"/>
                      <w:lang w:val="en-US"/>
                    </w:rPr>
                    <w:t>RESPIRATORY</w:t>
                  </w:r>
                </w:p>
              </w:tc>
            </w:tr>
            <w:tr w:rsidR="00A91A02" w14:paraId="61B96628" w14:textId="77777777" w:rsidTr="00F467C0">
              <w:tc>
                <w:tcPr>
                  <w:tcW w:w="5107" w:type="dxa"/>
                  <w:gridSpan w:val="5"/>
                  <w:tcBorders>
                    <w:top w:val="nil"/>
                    <w:left w:val="nil"/>
                    <w:bottom w:val="nil"/>
                    <w:right w:val="nil"/>
                  </w:tcBorders>
                </w:tcPr>
                <w:p w14:paraId="659DB5A8" w14:textId="77777777" w:rsidR="00A91A02" w:rsidRDefault="00A91A02" w:rsidP="00E13CDB">
                  <w:pPr>
                    <w:spacing w:before="25" w:after="25" w:line="276" w:lineRule="auto"/>
                    <w:ind w:left="-36"/>
                    <w:rPr>
                      <w:rFonts w:ascii="Times New Roman" w:hAnsi="Times New Roman" w:cs="Times New Roman"/>
                      <w:b/>
                      <w:bCs/>
                      <w:sz w:val="22"/>
                      <w:szCs w:val="22"/>
                      <w:lang w:val="en-US"/>
                    </w:rPr>
                  </w:pPr>
                  <w:r w:rsidRPr="00A91A02">
                    <w:rPr>
                      <w:rFonts w:ascii="Times New Roman" w:hAnsi="Times New Roman" w:cs="Times New Roman"/>
                      <w:b/>
                      <w:bCs/>
                      <w:sz w:val="22"/>
                      <w:szCs w:val="22"/>
                      <w:lang w:val="en-US"/>
                    </w:rPr>
                    <w:t>H2.1</w:t>
                  </w:r>
                  <w:r w:rsidRPr="00A91A02">
                    <w:rPr>
                      <w:rFonts w:ascii="Times New Roman" w:hAnsi="Times New Roman" w:cs="Times New Roman"/>
                      <w:b/>
                      <w:bCs/>
                      <w:i/>
                      <w:iCs/>
                      <w:sz w:val="24"/>
                      <w:szCs w:val="24"/>
                      <w:lang w:val="en-US"/>
                    </w:rPr>
                    <w:t xml:space="preserve"> </w:t>
                  </w:r>
                  <w:r w:rsidRPr="00A91A02">
                    <w:rPr>
                      <w:rFonts w:ascii="Times New Roman" w:hAnsi="Times New Roman" w:cs="Times New Roman"/>
                      <w:b/>
                      <w:bCs/>
                      <w:sz w:val="22"/>
                      <w:szCs w:val="22"/>
                      <w:lang w:val="en-US"/>
                    </w:rPr>
                    <w:t>Bronchopulmonary</w:t>
                  </w:r>
                  <w:r w:rsidRPr="00132499">
                    <w:rPr>
                      <w:rFonts w:ascii="Times New Roman" w:hAnsi="Times New Roman" w:cs="Times New Roman"/>
                      <w:b/>
                      <w:bCs/>
                      <w:sz w:val="22"/>
                      <w:szCs w:val="22"/>
                      <w:lang w:val="en-US"/>
                    </w:rPr>
                    <w:t xml:space="preserve"> Dysplasia (BPD)</w:t>
                  </w:r>
                </w:p>
                <w:p w14:paraId="0AADBF4E" w14:textId="77777777" w:rsidR="00A91A02" w:rsidRPr="00A91A02" w:rsidRDefault="00A91A02"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A91A02">
                    <w:rPr>
                      <w:rFonts w:ascii="Times New Roman" w:hAnsi="Times New Roman" w:cs="Times New Roman"/>
                      <w:sz w:val="22"/>
                      <w:szCs w:val="22"/>
                      <w:lang w:val="en-US"/>
                    </w:rPr>
                    <w:t xml:space="preserve">BPD Diagnosed: </w:t>
                  </w:r>
                  <w:r w:rsidRPr="00A91A02">
                    <w:rPr>
                      <w:rFonts w:ascii="Segoe UI Symbol" w:hAnsi="Segoe UI Symbol" w:cs="Segoe UI Symbol"/>
                      <w:sz w:val="22"/>
                      <w:szCs w:val="22"/>
                      <w:lang w:val="en-US"/>
                    </w:rPr>
                    <w:t>☐</w:t>
                  </w:r>
                  <w:r w:rsidRPr="00A91A02">
                    <w:rPr>
                      <w:rFonts w:ascii="Times New Roman" w:hAnsi="Times New Roman" w:cs="Times New Roman"/>
                      <w:sz w:val="22"/>
                      <w:szCs w:val="22"/>
                      <w:lang w:val="en-US"/>
                    </w:rPr>
                    <w:t xml:space="preserve"> Yes </w:t>
                  </w:r>
                  <w:r w:rsidRPr="00A91A02">
                    <w:rPr>
                      <w:rFonts w:ascii="Segoe UI Symbol" w:hAnsi="Segoe UI Symbol" w:cs="Segoe UI Symbol"/>
                      <w:sz w:val="22"/>
                      <w:szCs w:val="22"/>
                      <w:lang w:val="en-US"/>
                    </w:rPr>
                    <w:t>☐</w:t>
                  </w:r>
                  <w:r w:rsidRPr="00A91A02">
                    <w:rPr>
                      <w:rFonts w:ascii="Times New Roman" w:hAnsi="Times New Roman" w:cs="Times New Roman"/>
                      <w:sz w:val="22"/>
                      <w:szCs w:val="22"/>
                      <w:lang w:val="en-US"/>
                    </w:rPr>
                    <w:t xml:space="preserve"> No</w:t>
                  </w:r>
                </w:p>
                <w:p w14:paraId="39701F06" w14:textId="2ECEBEAB" w:rsidR="00A91A02" w:rsidRPr="00A91A02" w:rsidRDefault="00A91A02"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A91A02">
                    <w:rPr>
                      <w:rFonts w:ascii="Times New Roman" w:hAnsi="Times New Roman" w:cs="Times New Roman"/>
                      <w:sz w:val="22"/>
                      <w:szCs w:val="22"/>
                      <w:lang w:val="en-US"/>
                    </w:rPr>
                    <w:t xml:space="preserve">At 36 </w:t>
                  </w:r>
                  <w:proofErr w:type="spellStart"/>
                  <w:r w:rsidRPr="00A91A02">
                    <w:rPr>
                      <w:rFonts w:ascii="Times New Roman" w:hAnsi="Times New Roman" w:cs="Times New Roman"/>
                      <w:sz w:val="22"/>
                      <w:szCs w:val="22"/>
                      <w:lang w:val="en-US"/>
                    </w:rPr>
                    <w:t>wks</w:t>
                  </w:r>
                  <w:proofErr w:type="spellEnd"/>
                  <w:r w:rsidRPr="00A91A02">
                    <w:rPr>
                      <w:rFonts w:ascii="Times New Roman" w:hAnsi="Times New Roman" w:cs="Times New Roman"/>
                      <w:sz w:val="22"/>
                      <w:szCs w:val="22"/>
                      <w:lang w:val="en-US"/>
                    </w:rPr>
                    <w:t xml:space="preserve"> PMA: </w:t>
                  </w:r>
                  <w:r w:rsidRPr="00A91A02">
                    <w:rPr>
                      <w:rFonts w:ascii="Segoe UI Symbol" w:hAnsi="Segoe UI Symbol" w:cs="Segoe UI Symbol"/>
                      <w:sz w:val="22"/>
                      <w:szCs w:val="22"/>
                      <w:lang w:val="en-US"/>
                    </w:rPr>
                    <w:t>☐</w:t>
                  </w:r>
                  <w:r w:rsidRPr="00A91A02">
                    <w:rPr>
                      <w:rFonts w:ascii="Times New Roman" w:hAnsi="Times New Roman" w:cs="Times New Roman"/>
                      <w:sz w:val="22"/>
                      <w:szCs w:val="22"/>
                      <w:lang w:val="en-US"/>
                    </w:rPr>
                    <w:t xml:space="preserve">NC≤2L </w:t>
                  </w:r>
                  <w:r w:rsidRPr="00A91A02">
                    <w:rPr>
                      <w:rFonts w:ascii="Segoe UI Symbol" w:hAnsi="Segoe UI Symbol" w:cs="Segoe UI Symbol"/>
                      <w:sz w:val="22"/>
                      <w:szCs w:val="22"/>
                      <w:lang w:val="en-US"/>
                    </w:rPr>
                    <w:t>☐</w:t>
                  </w:r>
                  <w:r w:rsidR="003C3540">
                    <w:rPr>
                      <w:rFonts w:ascii="Segoe UI Symbol" w:hAnsi="Segoe UI Symbol" w:cs="Segoe UI Symbol"/>
                      <w:sz w:val="22"/>
                      <w:szCs w:val="22"/>
                      <w:lang w:val="en-US"/>
                    </w:rPr>
                    <w:t xml:space="preserve"> </w:t>
                  </w:r>
                  <w:r w:rsidRPr="00A91A02">
                    <w:rPr>
                      <w:rFonts w:ascii="Times New Roman" w:hAnsi="Times New Roman" w:cs="Times New Roman"/>
                      <w:sz w:val="22"/>
                      <w:szCs w:val="22"/>
                      <w:lang w:val="en-US"/>
                    </w:rPr>
                    <w:t xml:space="preserve">NC&gt;2L/CPAP/NIPPV </w:t>
                  </w:r>
                  <w:r w:rsidRPr="00A91A02">
                    <w:rPr>
                      <w:rFonts w:ascii="Segoe UI Symbol" w:hAnsi="Segoe UI Symbol" w:cs="Segoe UI Symbol"/>
                      <w:sz w:val="22"/>
                      <w:szCs w:val="22"/>
                      <w:lang w:val="en-US"/>
                    </w:rPr>
                    <w:t>☐</w:t>
                  </w:r>
                  <w:r w:rsidR="003C3540">
                    <w:rPr>
                      <w:rFonts w:ascii="Segoe UI Symbol" w:hAnsi="Segoe UI Symbol" w:cs="Segoe UI Symbol"/>
                      <w:sz w:val="22"/>
                      <w:szCs w:val="22"/>
                      <w:lang w:val="en-US"/>
                    </w:rPr>
                    <w:t xml:space="preserve"> </w:t>
                  </w:r>
                  <w:r>
                    <w:rPr>
                      <w:rFonts w:ascii="Times New Roman" w:hAnsi="Times New Roman" w:cs="Times New Roman"/>
                      <w:sz w:val="22"/>
                      <w:szCs w:val="22"/>
                      <w:lang w:val="en-US"/>
                    </w:rPr>
                    <w:t>I</w:t>
                  </w:r>
                  <w:r w:rsidRPr="00A91A02">
                    <w:rPr>
                      <w:rFonts w:ascii="Times New Roman" w:hAnsi="Times New Roman" w:cs="Times New Roman"/>
                      <w:sz w:val="22"/>
                      <w:szCs w:val="22"/>
                      <w:lang w:val="en-US"/>
                    </w:rPr>
                    <w:t xml:space="preserve">nvasive mechanical ventilation </w:t>
                  </w:r>
                </w:p>
                <w:p w14:paraId="1D62ECEB" w14:textId="77777777" w:rsidR="00A91A02" w:rsidRPr="00A91A02" w:rsidRDefault="00A91A02"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A91A02">
                    <w:rPr>
                      <w:rFonts w:ascii="Times New Roman" w:hAnsi="Times New Roman" w:cs="Times New Roman"/>
                      <w:sz w:val="22"/>
                      <w:szCs w:val="22"/>
                      <w:lang w:val="en-US"/>
                    </w:rPr>
                    <w:t xml:space="preserve">Grade (Jensen): </w:t>
                  </w:r>
                  <w:r w:rsidRPr="00A91A02">
                    <w:rPr>
                      <w:rFonts w:ascii="Segoe UI Symbol" w:hAnsi="Segoe UI Symbol" w:cs="Segoe UI Symbol"/>
                      <w:sz w:val="22"/>
                      <w:szCs w:val="22"/>
                      <w:lang w:val="en-US"/>
                    </w:rPr>
                    <w:t>☐</w:t>
                  </w:r>
                  <w:r w:rsidRPr="00A91A02">
                    <w:rPr>
                      <w:rFonts w:ascii="Times New Roman" w:hAnsi="Times New Roman" w:cs="Times New Roman"/>
                      <w:sz w:val="22"/>
                      <w:szCs w:val="22"/>
                      <w:lang w:val="en-US"/>
                    </w:rPr>
                    <w:t xml:space="preserve"> 1 </w:t>
                  </w:r>
                  <w:r w:rsidRPr="00A91A02">
                    <w:rPr>
                      <w:rFonts w:ascii="Segoe UI Symbol" w:hAnsi="Segoe UI Symbol" w:cs="Segoe UI Symbol"/>
                      <w:sz w:val="22"/>
                      <w:szCs w:val="22"/>
                      <w:lang w:val="en-US"/>
                    </w:rPr>
                    <w:t>☐</w:t>
                  </w:r>
                  <w:r w:rsidRPr="00A91A02">
                    <w:rPr>
                      <w:rFonts w:ascii="Times New Roman" w:hAnsi="Times New Roman" w:cs="Times New Roman"/>
                      <w:sz w:val="22"/>
                      <w:szCs w:val="22"/>
                      <w:lang w:val="en-US"/>
                    </w:rPr>
                    <w:t xml:space="preserve"> 2 </w:t>
                  </w:r>
                  <w:r w:rsidRPr="00A91A02">
                    <w:rPr>
                      <w:rFonts w:ascii="Segoe UI Symbol" w:hAnsi="Segoe UI Symbol" w:cs="Segoe UI Symbol"/>
                      <w:sz w:val="22"/>
                      <w:szCs w:val="22"/>
                      <w:lang w:val="en-US"/>
                    </w:rPr>
                    <w:t>☐</w:t>
                  </w:r>
                  <w:r w:rsidRPr="00A91A02">
                    <w:rPr>
                      <w:rFonts w:ascii="Times New Roman" w:hAnsi="Times New Roman" w:cs="Times New Roman"/>
                      <w:sz w:val="22"/>
                      <w:szCs w:val="22"/>
                      <w:lang w:val="en-US"/>
                    </w:rPr>
                    <w:t xml:space="preserve"> 3</w:t>
                  </w:r>
                </w:p>
                <w:p w14:paraId="768C1B4F" w14:textId="3D29C918" w:rsidR="00A91A02" w:rsidRPr="006D2253" w:rsidRDefault="00A91A02" w:rsidP="00E13CDB">
                  <w:pPr>
                    <w:spacing w:before="25" w:after="25" w:line="276" w:lineRule="auto"/>
                    <w:ind w:left="-36"/>
                    <w:rPr>
                      <w:rFonts w:ascii="Times New Roman" w:hAnsi="Times New Roman" w:cs="Times New Roman"/>
                      <w:b/>
                      <w:bCs/>
                      <w:sz w:val="22"/>
                      <w:szCs w:val="22"/>
                      <w:lang w:val="en-US"/>
                    </w:rPr>
                  </w:pPr>
                  <w:r w:rsidRPr="00A91A02">
                    <w:rPr>
                      <w:rFonts w:ascii="Times New Roman" w:hAnsi="Times New Roman" w:cs="Times New Roman"/>
                      <w:b/>
                      <w:bCs/>
                      <w:sz w:val="22"/>
                      <w:szCs w:val="22"/>
                      <w:lang w:val="en-US"/>
                    </w:rPr>
                    <w:t>H2.</w:t>
                  </w:r>
                  <w:r>
                    <w:rPr>
                      <w:rFonts w:ascii="Times New Roman" w:hAnsi="Times New Roman" w:cs="Times New Roman"/>
                      <w:b/>
                      <w:bCs/>
                      <w:sz w:val="22"/>
                      <w:szCs w:val="22"/>
                      <w:lang w:val="en-US"/>
                    </w:rPr>
                    <w:t xml:space="preserve">2 Respiratory support </w:t>
                  </w:r>
                </w:p>
                <w:p w14:paraId="5C8E7F60" w14:textId="1E1CEFFA" w:rsidR="00A91A02" w:rsidRPr="0085098D" w:rsidRDefault="00A91A02"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A91A02">
                    <w:rPr>
                      <w:rFonts w:ascii="Times New Roman" w:hAnsi="Times New Roman" w:cs="Times New Roman"/>
                      <w:sz w:val="22"/>
                      <w:szCs w:val="22"/>
                      <w:lang w:val="en-US"/>
                    </w:rPr>
                    <w:t>O</w:t>
                  </w:r>
                  <w:r w:rsidRPr="00A91A02">
                    <w:rPr>
                      <w:rFonts w:ascii="Times New Roman" w:hAnsi="Times New Roman" w:cs="Times New Roman"/>
                      <w:sz w:val="22"/>
                      <w:szCs w:val="22"/>
                      <w:vertAlign w:val="subscript"/>
                      <w:lang w:val="en-US"/>
                    </w:rPr>
                    <w:t>2</w:t>
                  </w:r>
                  <w:r w:rsidRPr="00A91A02">
                    <w:rPr>
                      <w:rFonts w:ascii="Times New Roman" w:hAnsi="Times New Roman" w:cs="Times New Roman"/>
                      <w:sz w:val="22"/>
                      <w:szCs w:val="22"/>
                      <w:lang w:val="en-US"/>
                    </w:rPr>
                    <w:t xml:space="preserve"> Days: ____ </w:t>
                  </w:r>
                </w:p>
              </w:tc>
            </w:tr>
            <w:tr w:rsidR="000A1031" w14:paraId="302F4319" w14:textId="77777777" w:rsidTr="00862343">
              <w:trPr>
                <w:trHeight w:val="260"/>
              </w:trPr>
              <w:tc>
                <w:tcPr>
                  <w:tcW w:w="2952" w:type="dxa"/>
                  <w:gridSpan w:val="4"/>
                  <w:tcBorders>
                    <w:top w:val="nil"/>
                    <w:left w:val="nil"/>
                    <w:bottom w:val="nil"/>
                    <w:right w:val="nil"/>
                  </w:tcBorders>
                </w:tcPr>
                <w:p w14:paraId="1A74D188" w14:textId="31D8BD1C" w:rsidR="000A1031" w:rsidRPr="000A1031" w:rsidRDefault="000A1031" w:rsidP="00242F1B">
                  <w:pPr>
                    <w:pStyle w:val="ListParagraph"/>
                    <w:numPr>
                      <w:ilvl w:val="0"/>
                      <w:numId w:val="23"/>
                    </w:numPr>
                    <w:spacing w:after="100"/>
                    <w:ind w:left="54"/>
                    <w:rPr>
                      <w:rFonts w:ascii="Times New Roman" w:hAnsi="Times New Roman" w:cs="Times New Roman"/>
                      <w:b/>
                      <w:bCs/>
                      <w:i/>
                      <w:iCs/>
                      <w:sz w:val="24"/>
                      <w:szCs w:val="24"/>
                      <w:lang w:val="en-US"/>
                    </w:rPr>
                  </w:pPr>
                  <w:r w:rsidRPr="000A1031">
                    <w:rPr>
                      <w:rFonts w:ascii="Times New Roman" w:hAnsi="Times New Roman" w:cs="Times New Roman"/>
                      <w:sz w:val="22"/>
                      <w:szCs w:val="22"/>
                      <w:lang w:val="en-US"/>
                    </w:rPr>
                    <w:t xml:space="preserve">Nasal </w:t>
                  </w:r>
                  <w:proofErr w:type="spellStart"/>
                  <w:r w:rsidRPr="000A1031">
                    <w:rPr>
                      <w:rFonts w:ascii="Times New Roman" w:hAnsi="Times New Roman" w:cs="Times New Roman"/>
                      <w:sz w:val="22"/>
                      <w:szCs w:val="22"/>
                      <w:lang w:val="en-US"/>
                    </w:rPr>
                    <w:t>Canula</w:t>
                  </w:r>
                  <w:proofErr w:type="spellEnd"/>
                  <w:r w:rsidRPr="000A1031">
                    <w:rPr>
                      <w:rFonts w:ascii="Times New Roman" w:hAnsi="Times New Roman" w:cs="Times New Roman"/>
                      <w:sz w:val="22"/>
                      <w:szCs w:val="22"/>
                      <w:lang w:val="en-US"/>
                    </w:rPr>
                    <w:t xml:space="preserve"> - </w:t>
                  </w:r>
                  <w:r w:rsidRPr="000A1031">
                    <w:rPr>
                      <w:rFonts w:ascii="Segoe UI Symbol" w:hAnsi="Segoe UI Symbol" w:cs="Segoe UI Symbol"/>
                      <w:sz w:val="22"/>
                      <w:szCs w:val="22"/>
                      <w:lang w:val="en-US"/>
                    </w:rPr>
                    <w:t xml:space="preserve">☐ </w:t>
                  </w:r>
                  <w:r w:rsidRPr="000A1031">
                    <w:rPr>
                      <w:rFonts w:ascii="Times New Roman" w:hAnsi="Times New Roman" w:cs="Times New Roman"/>
                      <w:sz w:val="22"/>
                      <w:szCs w:val="22"/>
                      <w:lang w:val="en-US"/>
                    </w:rPr>
                    <w:t xml:space="preserve">Yes </w:t>
                  </w:r>
                  <w:r w:rsidRPr="000A1031">
                    <w:rPr>
                      <w:rFonts w:ascii="Segoe UI Symbol" w:hAnsi="Segoe UI Symbol" w:cs="Segoe UI Symbol"/>
                      <w:sz w:val="22"/>
                      <w:szCs w:val="22"/>
                      <w:lang w:val="en-US"/>
                    </w:rPr>
                    <w:t xml:space="preserve">☐ </w:t>
                  </w:r>
                  <w:r w:rsidRPr="000A1031">
                    <w:rPr>
                      <w:rFonts w:ascii="Times New Roman" w:hAnsi="Times New Roman" w:cs="Times New Roman"/>
                      <w:sz w:val="22"/>
                      <w:szCs w:val="22"/>
                      <w:lang w:val="en-US"/>
                    </w:rPr>
                    <w:t>No</w:t>
                  </w:r>
                </w:p>
              </w:tc>
              <w:tc>
                <w:tcPr>
                  <w:tcW w:w="2155" w:type="dxa"/>
                  <w:tcBorders>
                    <w:top w:val="nil"/>
                    <w:left w:val="nil"/>
                    <w:bottom w:val="nil"/>
                    <w:right w:val="nil"/>
                  </w:tcBorders>
                </w:tcPr>
                <w:p w14:paraId="296F5C28" w14:textId="40646ADC" w:rsidR="000A1031" w:rsidRPr="0006159F" w:rsidRDefault="000A1031" w:rsidP="00242F1B">
                  <w:pPr>
                    <w:pStyle w:val="ListParagraph"/>
                    <w:numPr>
                      <w:ilvl w:val="0"/>
                      <w:numId w:val="23"/>
                    </w:numPr>
                    <w:spacing w:after="100"/>
                    <w:rPr>
                      <w:rFonts w:ascii="Times New Roman" w:hAnsi="Times New Roman" w:cs="Times New Roman"/>
                      <w:b/>
                      <w:bCs/>
                      <w:i/>
                      <w:iCs/>
                      <w:sz w:val="24"/>
                      <w:szCs w:val="24"/>
                      <w:lang w:val="en-US"/>
                    </w:rPr>
                  </w:pPr>
                  <w:r w:rsidRPr="0006159F">
                    <w:rPr>
                      <w:rFonts w:ascii="Times New Roman" w:hAnsi="Times New Roman" w:cs="Times New Roman"/>
                      <w:sz w:val="22"/>
                      <w:szCs w:val="22"/>
                      <w:lang w:val="en-US"/>
                    </w:rPr>
                    <w:t>Days ______</w:t>
                  </w:r>
                </w:p>
              </w:tc>
            </w:tr>
            <w:tr w:rsidR="00A91A02" w14:paraId="4ABF7602" w14:textId="77777777" w:rsidTr="00F467C0">
              <w:tc>
                <w:tcPr>
                  <w:tcW w:w="2682" w:type="dxa"/>
                  <w:gridSpan w:val="3"/>
                  <w:tcBorders>
                    <w:top w:val="nil"/>
                    <w:left w:val="nil"/>
                    <w:bottom w:val="nil"/>
                    <w:right w:val="nil"/>
                  </w:tcBorders>
                </w:tcPr>
                <w:p w14:paraId="202DE462" w14:textId="5B7ABC97" w:rsidR="00A91A02" w:rsidRPr="0006159F" w:rsidRDefault="000A1031" w:rsidP="00242F1B">
                  <w:pPr>
                    <w:pStyle w:val="ListParagraph"/>
                    <w:numPr>
                      <w:ilvl w:val="0"/>
                      <w:numId w:val="23"/>
                    </w:numPr>
                    <w:spacing w:after="100"/>
                    <w:ind w:left="54"/>
                    <w:rPr>
                      <w:rFonts w:ascii="Times New Roman" w:hAnsi="Times New Roman" w:cs="Times New Roman"/>
                      <w:b/>
                      <w:bCs/>
                      <w:i/>
                      <w:iCs/>
                      <w:sz w:val="24"/>
                      <w:szCs w:val="24"/>
                      <w:lang w:val="en-US"/>
                    </w:rPr>
                  </w:pPr>
                  <w:r>
                    <w:rPr>
                      <w:rFonts w:ascii="Times New Roman" w:hAnsi="Times New Roman" w:cs="Times New Roman"/>
                      <w:sz w:val="22"/>
                      <w:szCs w:val="22"/>
                      <w:lang w:val="en-US"/>
                    </w:rPr>
                    <w:t xml:space="preserve">CPAP </w:t>
                  </w:r>
                  <w:r w:rsidRPr="0006159F">
                    <w:rPr>
                      <w:rFonts w:ascii="Times New Roman" w:hAnsi="Times New Roman" w:cs="Times New Roman"/>
                      <w:sz w:val="22"/>
                      <w:szCs w:val="22"/>
                      <w:lang w:val="en-US"/>
                    </w:rPr>
                    <w:t xml:space="preserve">- </w:t>
                  </w:r>
                  <w:r w:rsidRPr="0006159F">
                    <w:rPr>
                      <w:rFonts w:ascii="Segoe UI Symbol" w:hAnsi="Segoe UI Symbol" w:cs="Segoe UI Symbol"/>
                      <w:sz w:val="22"/>
                      <w:szCs w:val="22"/>
                      <w:lang w:val="en-US"/>
                    </w:rPr>
                    <w:t xml:space="preserve">☐ </w:t>
                  </w:r>
                  <w:r w:rsidRPr="0006159F">
                    <w:rPr>
                      <w:rFonts w:ascii="Times New Roman" w:hAnsi="Times New Roman" w:cs="Times New Roman"/>
                      <w:sz w:val="22"/>
                      <w:szCs w:val="22"/>
                      <w:lang w:val="en-US"/>
                    </w:rPr>
                    <w:t xml:space="preserve">Yes </w:t>
                  </w:r>
                  <w:r w:rsidRPr="0006159F">
                    <w:rPr>
                      <w:rFonts w:ascii="Segoe UI Symbol" w:hAnsi="Segoe UI Symbol" w:cs="Segoe UI Symbol"/>
                      <w:sz w:val="22"/>
                      <w:szCs w:val="22"/>
                      <w:lang w:val="en-US"/>
                    </w:rPr>
                    <w:t xml:space="preserve">☐ </w:t>
                  </w:r>
                  <w:r w:rsidRPr="0006159F">
                    <w:rPr>
                      <w:rFonts w:ascii="Times New Roman" w:hAnsi="Times New Roman" w:cs="Times New Roman"/>
                      <w:sz w:val="22"/>
                      <w:szCs w:val="22"/>
                      <w:lang w:val="en-US"/>
                    </w:rPr>
                    <w:t>No</w:t>
                  </w:r>
                </w:p>
              </w:tc>
              <w:tc>
                <w:tcPr>
                  <w:tcW w:w="2425" w:type="dxa"/>
                  <w:gridSpan w:val="2"/>
                  <w:tcBorders>
                    <w:top w:val="nil"/>
                    <w:left w:val="nil"/>
                    <w:bottom w:val="nil"/>
                    <w:right w:val="nil"/>
                  </w:tcBorders>
                </w:tcPr>
                <w:p w14:paraId="1B9F5653" w14:textId="0FA97572" w:rsidR="00A91A02" w:rsidRPr="0006159F" w:rsidRDefault="0006159F" w:rsidP="00242F1B">
                  <w:pPr>
                    <w:pStyle w:val="ListParagraph"/>
                    <w:numPr>
                      <w:ilvl w:val="0"/>
                      <w:numId w:val="23"/>
                    </w:numPr>
                    <w:spacing w:after="100"/>
                    <w:rPr>
                      <w:rFonts w:ascii="Times New Roman" w:hAnsi="Times New Roman" w:cs="Times New Roman"/>
                      <w:b/>
                      <w:bCs/>
                      <w:i/>
                      <w:iCs/>
                      <w:sz w:val="24"/>
                      <w:szCs w:val="24"/>
                      <w:lang w:val="en-US"/>
                    </w:rPr>
                  </w:pPr>
                  <w:r w:rsidRPr="0006159F">
                    <w:rPr>
                      <w:rFonts w:ascii="Times New Roman" w:hAnsi="Times New Roman" w:cs="Times New Roman"/>
                      <w:sz w:val="22"/>
                      <w:szCs w:val="22"/>
                      <w:lang w:val="en-US"/>
                    </w:rPr>
                    <w:t>Days _______</w:t>
                  </w:r>
                </w:p>
              </w:tc>
            </w:tr>
            <w:tr w:rsidR="00A91A02" w14:paraId="4550A99B" w14:textId="77777777" w:rsidTr="00F467C0">
              <w:tc>
                <w:tcPr>
                  <w:tcW w:w="2682" w:type="dxa"/>
                  <w:gridSpan w:val="3"/>
                  <w:tcBorders>
                    <w:top w:val="nil"/>
                    <w:left w:val="nil"/>
                    <w:bottom w:val="nil"/>
                    <w:right w:val="nil"/>
                  </w:tcBorders>
                </w:tcPr>
                <w:p w14:paraId="54F822E5" w14:textId="685217EB" w:rsidR="00A91A02" w:rsidRPr="0006159F" w:rsidRDefault="0006159F" w:rsidP="00242F1B">
                  <w:pPr>
                    <w:pStyle w:val="ListParagraph"/>
                    <w:numPr>
                      <w:ilvl w:val="0"/>
                      <w:numId w:val="23"/>
                    </w:numPr>
                    <w:spacing w:after="100"/>
                    <w:ind w:left="54"/>
                    <w:jc w:val="both"/>
                    <w:rPr>
                      <w:rFonts w:ascii="Times New Roman" w:hAnsi="Times New Roman" w:cs="Times New Roman"/>
                      <w:b/>
                      <w:bCs/>
                      <w:i/>
                      <w:iCs/>
                      <w:sz w:val="24"/>
                      <w:szCs w:val="24"/>
                      <w:lang w:val="en-US"/>
                    </w:rPr>
                  </w:pPr>
                  <w:r w:rsidRPr="0006159F">
                    <w:rPr>
                      <w:rFonts w:ascii="Times New Roman" w:hAnsi="Times New Roman" w:cs="Times New Roman"/>
                      <w:sz w:val="22"/>
                      <w:szCs w:val="22"/>
                      <w:lang w:val="en-US"/>
                    </w:rPr>
                    <w:t xml:space="preserve">NIPPV - </w:t>
                  </w:r>
                  <w:r w:rsidRPr="0006159F">
                    <w:rPr>
                      <w:rFonts w:ascii="Segoe UI Symbol" w:hAnsi="Segoe UI Symbol" w:cs="Segoe UI Symbol"/>
                      <w:sz w:val="22"/>
                      <w:szCs w:val="22"/>
                      <w:lang w:val="en-US"/>
                    </w:rPr>
                    <w:t xml:space="preserve">☐ </w:t>
                  </w:r>
                  <w:r w:rsidRPr="0006159F">
                    <w:rPr>
                      <w:rFonts w:ascii="Times New Roman" w:hAnsi="Times New Roman" w:cs="Times New Roman"/>
                      <w:sz w:val="22"/>
                      <w:szCs w:val="22"/>
                      <w:lang w:val="en-US"/>
                    </w:rPr>
                    <w:t xml:space="preserve">Yes </w:t>
                  </w:r>
                  <w:r w:rsidRPr="0006159F">
                    <w:rPr>
                      <w:rFonts w:ascii="Segoe UI Symbol" w:hAnsi="Segoe UI Symbol" w:cs="Segoe UI Symbol"/>
                      <w:sz w:val="22"/>
                      <w:szCs w:val="22"/>
                      <w:lang w:val="en-US"/>
                    </w:rPr>
                    <w:t xml:space="preserve">☐ </w:t>
                  </w:r>
                  <w:r w:rsidRPr="0006159F">
                    <w:rPr>
                      <w:rFonts w:ascii="Times New Roman" w:hAnsi="Times New Roman" w:cs="Times New Roman"/>
                      <w:sz w:val="22"/>
                      <w:szCs w:val="22"/>
                      <w:lang w:val="en-US"/>
                    </w:rPr>
                    <w:t>No</w:t>
                  </w:r>
                </w:p>
              </w:tc>
              <w:tc>
                <w:tcPr>
                  <w:tcW w:w="2425" w:type="dxa"/>
                  <w:gridSpan w:val="2"/>
                  <w:tcBorders>
                    <w:top w:val="nil"/>
                    <w:left w:val="nil"/>
                    <w:bottom w:val="nil"/>
                    <w:right w:val="nil"/>
                  </w:tcBorders>
                </w:tcPr>
                <w:p w14:paraId="4E5F9E81" w14:textId="0F377EB4" w:rsidR="00A91A02" w:rsidRPr="0006159F" w:rsidRDefault="0006159F" w:rsidP="00242F1B">
                  <w:pPr>
                    <w:pStyle w:val="ListParagraph"/>
                    <w:numPr>
                      <w:ilvl w:val="0"/>
                      <w:numId w:val="23"/>
                    </w:numPr>
                    <w:spacing w:after="100"/>
                    <w:rPr>
                      <w:rFonts w:ascii="Times New Roman" w:hAnsi="Times New Roman" w:cs="Times New Roman"/>
                      <w:b/>
                      <w:bCs/>
                      <w:i/>
                      <w:iCs/>
                      <w:sz w:val="24"/>
                      <w:szCs w:val="24"/>
                      <w:lang w:val="en-US"/>
                    </w:rPr>
                  </w:pPr>
                  <w:r w:rsidRPr="0006159F">
                    <w:rPr>
                      <w:rFonts w:ascii="Times New Roman" w:hAnsi="Times New Roman" w:cs="Times New Roman"/>
                      <w:sz w:val="22"/>
                      <w:szCs w:val="22"/>
                      <w:lang w:val="en-US"/>
                    </w:rPr>
                    <w:t>Days _______</w:t>
                  </w:r>
                </w:p>
              </w:tc>
            </w:tr>
            <w:tr w:rsidR="00A91A02" w14:paraId="3D742BB0" w14:textId="77777777" w:rsidTr="001006E1">
              <w:tc>
                <w:tcPr>
                  <w:tcW w:w="2682" w:type="dxa"/>
                  <w:gridSpan w:val="3"/>
                  <w:tcBorders>
                    <w:top w:val="nil"/>
                    <w:left w:val="nil"/>
                    <w:bottom w:val="nil"/>
                    <w:right w:val="nil"/>
                  </w:tcBorders>
                </w:tcPr>
                <w:p w14:paraId="42878AFB" w14:textId="4C204943" w:rsidR="00A91A02" w:rsidRPr="0006159F" w:rsidRDefault="0006159F" w:rsidP="00242F1B">
                  <w:pPr>
                    <w:pStyle w:val="ListParagraph"/>
                    <w:numPr>
                      <w:ilvl w:val="0"/>
                      <w:numId w:val="23"/>
                    </w:numPr>
                    <w:spacing w:after="100"/>
                    <w:ind w:left="54"/>
                    <w:rPr>
                      <w:rFonts w:ascii="Times New Roman" w:hAnsi="Times New Roman" w:cs="Times New Roman"/>
                      <w:b/>
                      <w:bCs/>
                      <w:i/>
                      <w:iCs/>
                      <w:sz w:val="24"/>
                      <w:szCs w:val="24"/>
                      <w:lang w:val="en-US"/>
                    </w:rPr>
                  </w:pPr>
                  <w:r w:rsidRPr="0006159F">
                    <w:rPr>
                      <w:rFonts w:ascii="Times New Roman" w:hAnsi="Times New Roman" w:cs="Times New Roman"/>
                      <w:sz w:val="22"/>
                      <w:szCs w:val="22"/>
                      <w:lang w:val="en-US"/>
                    </w:rPr>
                    <w:t xml:space="preserve">HFNC - </w:t>
                  </w:r>
                  <w:r w:rsidRPr="0006159F">
                    <w:rPr>
                      <w:rFonts w:ascii="Segoe UI Symbol" w:hAnsi="Segoe UI Symbol" w:cs="Segoe UI Symbol"/>
                      <w:sz w:val="22"/>
                      <w:szCs w:val="22"/>
                      <w:lang w:val="en-US"/>
                    </w:rPr>
                    <w:t xml:space="preserve">☐ </w:t>
                  </w:r>
                  <w:r w:rsidRPr="0006159F">
                    <w:rPr>
                      <w:rFonts w:ascii="Times New Roman" w:hAnsi="Times New Roman" w:cs="Times New Roman"/>
                      <w:sz w:val="22"/>
                      <w:szCs w:val="22"/>
                      <w:lang w:val="en-US"/>
                    </w:rPr>
                    <w:t xml:space="preserve">Yes </w:t>
                  </w:r>
                  <w:r w:rsidRPr="0006159F">
                    <w:rPr>
                      <w:rFonts w:ascii="Segoe UI Symbol" w:hAnsi="Segoe UI Symbol" w:cs="Segoe UI Symbol"/>
                      <w:sz w:val="22"/>
                      <w:szCs w:val="22"/>
                      <w:lang w:val="en-US"/>
                    </w:rPr>
                    <w:t xml:space="preserve">☐ </w:t>
                  </w:r>
                  <w:r w:rsidRPr="0006159F">
                    <w:rPr>
                      <w:rFonts w:ascii="Times New Roman" w:hAnsi="Times New Roman" w:cs="Times New Roman"/>
                      <w:sz w:val="22"/>
                      <w:szCs w:val="22"/>
                      <w:lang w:val="en-US"/>
                    </w:rPr>
                    <w:t>No</w:t>
                  </w:r>
                </w:p>
              </w:tc>
              <w:tc>
                <w:tcPr>
                  <w:tcW w:w="2425" w:type="dxa"/>
                  <w:gridSpan w:val="2"/>
                  <w:tcBorders>
                    <w:top w:val="nil"/>
                    <w:left w:val="nil"/>
                    <w:bottom w:val="nil"/>
                    <w:right w:val="nil"/>
                  </w:tcBorders>
                </w:tcPr>
                <w:p w14:paraId="64EB99B2" w14:textId="425A8630" w:rsidR="00A91A02" w:rsidRPr="0006159F" w:rsidRDefault="0006159F" w:rsidP="00242F1B">
                  <w:pPr>
                    <w:pStyle w:val="ListParagraph"/>
                    <w:numPr>
                      <w:ilvl w:val="0"/>
                      <w:numId w:val="23"/>
                    </w:numPr>
                    <w:spacing w:after="100"/>
                    <w:rPr>
                      <w:rFonts w:ascii="Times New Roman" w:hAnsi="Times New Roman" w:cs="Times New Roman"/>
                      <w:b/>
                      <w:bCs/>
                      <w:i/>
                      <w:iCs/>
                      <w:sz w:val="24"/>
                      <w:szCs w:val="24"/>
                      <w:lang w:val="en-US"/>
                    </w:rPr>
                  </w:pPr>
                  <w:r w:rsidRPr="0006159F">
                    <w:rPr>
                      <w:rFonts w:ascii="Times New Roman" w:hAnsi="Times New Roman" w:cs="Times New Roman"/>
                      <w:sz w:val="22"/>
                      <w:szCs w:val="22"/>
                      <w:lang w:val="en-US"/>
                    </w:rPr>
                    <w:t>Days _______</w:t>
                  </w:r>
                </w:p>
              </w:tc>
            </w:tr>
            <w:tr w:rsidR="0006159F" w14:paraId="6765DF62" w14:textId="77777777" w:rsidTr="006025DD">
              <w:tc>
                <w:tcPr>
                  <w:tcW w:w="5107" w:type="dxa"/>
                  <w:gridSpan w:val="5"/>
                  <w:tcBorders>
                    <w:top w:val="nil"/>
                    <w:left w:val="nil"/>
                    <w:bottom w:val="nil"/>
                    <w:right w:val="nil"/>
                  </w:tcBorders>
                </w:tcPr>
                <w:p w14:paraId="6B6A4855" w14:textId="74A9F984" w:rsidR="0006159F" w:rsidRPr="0006159F" w:rsidRDefault="0006159F" w:rsidP="00242F1B">
                  <w:pPr>
                    <w:pStyle w:val="ListParagraph"/>
                    <w:numPr>
                      <w:ilvl w:val="0"/>
                      <w:numId w:val="23"/>
                    </w:numPr>
                    <w:spacing w:after="100"/>
                    <w:ind w:left="54"/>
                    <w:rPr>
                      <w:rFonts w:ascii="Times New Roman" w:hAnsi="Times New Roman" w:cs="Times New Roman"/>
                      <w:sz w:val="22"/>
                      <w:szCs w:val="22"/>
                      <w:lang w:val="en-US"/>
                    </w:rPr>
                  </w:pPr>
                  <w:r>
                    <w:rPr>
                      <w:rFonts w:ascii="Times New Roman" w:hAnsi="Times New Roman" w:cs="Times New Roman"/>
                      <w:sz w:val="22"/>
                      <w:szCs w:val="22"/>
                      <w:lang w:val="en-US"/>
                    </w:rPr>
                    <w:t xml:space="preserve">Invasive mechanical ventilation: </w:t>
                  </w:r>
                  <w:r w:rsidRPr="00132499">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sz w:val="22"/>
                      <w:szCs w:val="22"/>
                      <w:lang w:val="en-US"/>
                    </w:rPr>
                    <w:t xml:space="preserve">Yes </w:t>
                  </w:r>
                  <w:r w:rsidRPr="00132499">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sz w:val="22"/>
                      <w:szCs w:val="22"/>
                      <w:lang w:val="en-US"/>
                    </w:rPr>
                    <w:t>No</w:t>
                  </w:r>
                </w:p>
              </w:tc>
            </w:tr>
            <w:tr w:rsidR="0006159F" w14:paraId="17F9C308" w14:textId="77777777" w:rsidTr="0006159F">
              <w:tc>
                <w:tcPr>
                  <w:tcW w:w="1422" w:type="dxa"/>
                  <w:tcBorders>
                    <w:top w:val="nil"/>
                    <w:left w:val="nil"/>
                    <w:bottom w:val="nil"/>
                    <w:right w:val="nil"/>
                  </w:tcBorders>
                </w:tcPr>
                <w:p w14:paraId="756BEC51" w14:textId="6AC25800" w:rsidR="0006159F" w:rsidRDefault="0006159F" w:rsidP="00242F1B">
                  <w:pPr>
                    <w:pStyle w:val="ListParagraph"/>
                    <w:numPr>
                      <w:ilvl w:val="0"/>
                      <w:numId w:val="23"/>
                    </w:numPr>
                    <w:spacing w:after="100"/>
                    <w:ind w:left="54"/>
                    <w:rPr>
                      <w:rFonts w:ascii="Times New Roman" w:hAnsi="Times New Roman" w:cs="Times New Roman"/>
                      <w:sz w:val="22"/>
                      <w:szCs w:val="22"/>
                      <w:lang w:val="en-US"/>
                    </w:rPr>
                  </w:pPr>
                  <w:r w:rsidRPr="0006159F">
                    <w:rPr>
                      <w:rFonts w:ascii="Times New Roman" w:hAnsi="Times New Roman" w:cs="Times New Roman"/>
                      <w:sz w:val="22"/>
                      <w:szCs w:val="22"/>
                      <w:lang w:val="en-US"/>
                    </w:rPr>
                    <w:t xml:space="preserve">Days </w:t>
                  </w:r>
                  <w:r>
                    <w:rPr>
                      <w:rFonts w:ascii="Times New Roman" w:hAnsi="Times New Roman" w:cs="Times New Roman"/>
                      <w:sz w:val="22"/>
                      <w:szCs w:val="22"/>
                      <w:lang w:val="en-US"/>
                    </w:rPr>
                    <w:t>____</w:t>
                  </w:r>
                </w:p>
              </w:tc>
              <w:tc>
                <w:tcPr>
                  <w:tcW w:w="3685" w:type="dxa"/>
                  <w:gridSpan w:val="4"/>
                  <w:tcBorders>
                    <w:top w:val="nil"/>
                    <w:left w:val="nil"/>
                    <w:bottom w:val="nil"/>
                    <w:right w:val="nil"/>
                  </w:tcBorders>
                </w:tcPr>
                <w:p w14:paraId="602C20F8" w14:textId="3652E807" w:rsidR="0006159F" w:rsidRPr="0006159F" w:rsidRDefault="0006159F"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06159F">
                    <w:rPr>
                      <w:rFonts w:ascii="Times New Roman" w:hAnsi="Times New Roman" w:cs="Times New Roman"/>
                      <w:sz w:val="22"/>
                      <w:szCs w:val="22"/>
                      <w:lang w:val="en-US"/>
                    </w:rPr>
                    <w:t>Integ</w:t>
                  </w:r>
                  <w:r>
                    <w:rPr>
                      <w:rFonts w:ascii="Times New Roman" w:hAnsi="Times New Roman" w:cs="Times New Roman"/>
                      <w:sz w:val="22"/>
                      <w:szCs w:val="22"/>
                      <w:lang w:val="en-US"/>
                    </w:rPr>
                    <w:t>rated oxygen exposure: ______</w:t>
                  </w:r>
                </w:p>
              </w:tc>
            </w:tr>
            <w:tr w:rsidR="0006159F" w14:paraId="3610B77E" w14:textId="77777777" w:rsidTr="00340EE8">
              <w:tc>
                <w:tcPr>
                  <w:tcW w:w="5107" w:type="dxa"/>
                  <w:gridSpan w:val="5"/>
                  <w:tcBorders>
                    <w:top w:val="nil"/>
                    <w:left w:val="nil"/>
                    <w:bottom w:val="single" w:sz="4" w:space="0" w:color="auto"/>
                    <w:right w:val="nil"/>
                  </w:tcBorders>
                </w:tcPr>
                <w:p w14:paraId="55BC5B8B" w14:textId="4C0D20D5" w:rsidR="0006159F" w:rsidRPr="0006159F" w:rsidRDefault="0006159F"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06159F">
                    <w:rPr>
                      <w:rFonts w:ascii="Times New Roman" w:hAnsi="Times New Roman" w:cs="Times New Roman"/>
                      <w:sz w:val="22"/>
                      <w:szCs w:val="22"/>
                      <w:lang w:val="en-US"/>
                    </w:rPr>
                    <w:t xml:space="preserve">Postnatal steroids: </w:t>
                  </w:r>
                  <w:r w:rsidRPr="0006159F">
                    <w:rPr>
                      <w:rFonts w:ascii="Segoe UI Symbol" w:hAnsi="Segoe UI Symbol" w:cs="Segoe UI Symbol"/>
                      <w:sz w:val="22"/>
                      <w:szCs w:val="22"/>
                      <w:lang w:val="en-US"/>
                    </w:rPr>
                    <w:t xml:space="preserve">☐ </w:t>
                  </w:r>
                  <w:r w:rsidRPr="0006159F">
                    <w:rPr>
                      <w:rFonts w:ascii="Times New Roman" w:hAnsi="Times New Roman" w:cs="Times New Roman"/>
                      <w:sz w:val="22"/>
                      <w:szCs w:val="22"/>
                      <w:lang w:val="en-US"/>
                    </w:rPr>
                    <w:t xml:space="preserve">Yes </w:t>
                  </w:r>
                  <w:r w:rsidRPr="0006159F">
                    <w:rPr>
                      <w:rFonts w:ascii="Segoe UI Symbol" w:hAnsi="Segoe UI Symbol" w:cs="Segoe UI Symbol"/>
                      <w:sz w:val="22"/>
                      <w:szCs w:val="22"/>
                      <w:lang w:val="en-US"/>
                    </w:rPr>
                    <w:t xml:space="preserve">☐ </w:t>
                  </w:r>
                  <w:r w:rsidRPr="0006159F">
                    <w:rPr>
                      <w:rFonts w:ascii="Times New Roman" w:hAnsi="Times New Roman" w:cs="Times New Roman"/>
                      <w:sz w:val="22"/>
                      <w:szCs w:val="22"/>
                      <w:lang w:val="en-US"/>
                    </w:rPr>
                    <w:t>No</w:t>
                  </w:r>
                </w:p>
              </w:tc>
            </w:tr>
            <w:tr w:rsidR="00340EE8" w14:paraId="0D0DAE78" w14:textId="77777777" w:rsidTr="00340EE8">
              <w:tc>
                <w:tcPr>
                  <w:tcW w:w="5107" w:type="dxa"/>
                  <w:gridSpan w:val="5"/>
                  <w:tcBorders>
                    <w:top w:val="single" w:sz="4" w:space="0" w:color="auto"/>
                    <w:left w:val="single" w:sz="4" w:space="0" w:color="auto"/>
                    <w:bottom w:val="single" w:sz="4" w:space="0" w:color="auto"/>
                    <w:right w:val="single" w:sz="4" w:space="0" w:color="auto"/>
                  </w:tcBorders>
                </w:tcPr>
                <w:p w14:paraId="5778F4C4" w14:textId="77777777" w:rsidR="00340EE8" w:rsidRPr="00340EE8" w:rsidRDefault="00340EE8"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340EE8">
                    <w:rPr>
                      <w:rFonts w:ascii="Times New Roman" w:hAnsi="Times New Roman" w:cs="Times New Roman"/>
                      <w:sz w:val="22"/>
                      <w:szCs w:val="22"/>
                      <w:lang w:val="en-US"/>
                    </w:rPr>
                    <w:t xml:space="preserve">Drug: </w:t>
                  </w:r>
                  <w:r w:rsidRPr="00340EE8">
                    <w:rPr>
                      <w:rFonts w:ascii="Segoe UI Symbol" w:hAnsi="Segoe UI Symbol" w:cs="Segoe UI Symbol"/>
                      <w:sz w:val="22"/>
                      <w:szCs w:val="22"/>
                      <w:lang w:val="en-US"/>
                    </w:rPr>
                    <w:t xml:space="preserve">☐ </w:t>
                  </w:r>
                  <w:r w:rsidRPr="00340EE8">
                    <w:rPr>
                      <w:rFonts w:ascii="Times New Roman" w:hAnsi="Times New Roman" w:cs="Times New Roman"/>
                      <w:sz w:val="22"/>
                      <w:szCs w:val="22"/>
                      <w:lang w:val="en-US"/>
                    </w:rPr>
                    <w:t xml:space="preserve">Hydrocortisone </w:t>
                  </w:r>
                  <w:r w:rsidRPr="00340EE8">
                    <w:rPr>
                      <w:rFonts w:ascii="Segoe UI Symbol" w:hAnsi="Segoe UI Symbol" w:cs="Segoe UI Symbol"/>
                      <w:sz w:val="22"/>
                      <w:szCs w:val="22"/>
                      <w:lang w:val="en-US"/>
                    </w:rPr>
                    <w:t xml:space="preserve">☐ </w:t>
                  </w:r>
                  <w:r w:rsidRPr="00340EE8">
                    <w:rPr>
                      <w:rFonts w:ascii="Times New Roman" w:hAnsi="Times New Roman" w:cs="Times New Roman"/>
                      <w:sz w:val="22"/>
                      <w:szCs w:val="22"/>
                      <w:lang w:val="en-US"/>
                    </w:rPr>
                    <w:t xml:space="preserve">Dexamethasone </w:t>
                  </w:r>
                  <w:r w:rsidRPr="00340EE8">
                    <w:rPr>
                      <w:rFonts w:ascii="Segoe UI Symbol" w:hAnsi="Segoe UI Symbol" w:cs="Segoe UI Symbol"/>
                      <w:sz w:val="22"/>
                      <w:szCs w:val="22"/>
                      <w:lang w:val="en-US"/>
                    </w:rPr>
                    <w:t xml:space="preserve">☐ </w:t>
                  </w:r>
                  <w:r w:rsidRPr="00340EE8">
                    <w:rPr>
                      <w:rFonts w:ascii="Times New Roman" w:hAnsi="Times New Roman" w:cs="Times New Roman"/>
                      <w:sz w:val="22"/>
                      <w:szCs w:val="22"/>
                      <w:lang w:val="en-US"/>
                    </w:rPr>
                    <w:t xml:space="preserve">Budesonide </w:t>
                  </w:r>
                  <w:r w:rsidRPr="00340EE8">
                    <w:rPr>
                      <w:rFonts w:ascii="Segoe UI Symbol" w:hAnsi="Segoe UI Symbol" w:cs="Segoe UI Symbol"/>
                      <w:sz w:val="22"/>
                      <w:szCs w:val="22"/>
                      <w:lang w:val="en-US"/>
                    </w:rPr>
                    <w:t xml:space="preserve">☐ </w:t>
                  </w:r>
                  <w:r w:rsidRPr="00340EE8">
                    <w:rPr>
                      <w:rFonts w:ascii="Times New Roman" w:hAnsi="Times New Roman" w:cs="Times New Roman"/>
                      <w:sz w:val="22"/>
                      <w:szCs w:val="22"/>
                      <w:lang w:val="en-US"/>
                    </w:rPr>
                    <w:t xml:space="preserve">Other _________    </w:t>
                  </w:r>
                </w:p>
                <w:p w14:paraId="022B8A0D" w14:textId="77777777" w:rsidR="00340EE8" w:rsidRPr="00340EE8" w:rsidRDefault="00340EE8"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340EE8">
                    <w:rPr>
                      <w:rFonts w:ascii="Times New Roman" w:hAnsi="Times New Roman" w:cs="Times New Roman"/>
                      <w:sz w:val="22"/>
                      <w:szCs w:val="22"/>
                      <w:lang w:val="en-US"/>
                    </w:rPr>
                    <w:t xml:space="preserve">Age at steroid: ________days </w:t>
                  </w:r>
                </w:p>
                <w:p w14:paraId="5B5BB949" w14:textId="77777777" w:rsidR="00340EE8" w:rsidRPr="00340EE8" w:rsidRDefault="00340EE8"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340EE8">
                    <w:rPr>
                      <w:rFonts w:ascii="Times New Roman" w:hAnsi="Times New Roman" w:cs="Times New Roman"/>
                      <w:sz w:val="22"/>
                      <w:szCs w:val="22"/>
                      <w:lang w:val="en-US"/>
                    </w:rPr>
                    <w:t>Cumulative dose (mg/kg): ________ (</w:t>
                  </w:r>
                  <w:r w:rsidRPr="00340EE8">
                    <w:rPr>
                      <w:rFonts w:ascii="Times New Roman" w:hAnsi="Times New Roman" w:cs="Times New Roman"/>
                      <w:i/>
                      <w:iCs/>
                      <w:sz w:val="22"/>
                      <w:szCs w:val="22"/>
                      <w:lang w:val="en-US"/>
                    </w:rPr>
                    <w:t>1</w:t>
                  </w:r>
                  <w:r w:rsidRPr="00340EE8">
                    <w:rPr>
                      <w:rFonts w:ascii="Times New Roman" w:hAnsi="Times New Roman" w:cs="Times New Roman"/>
                      <w:i/>
                      <w:iCs/>
                      <w:sz w:val="22"/>
                      <w:szCs w:val="22"/>
                      <w:vertAlign w:val="superscript"/>
                      <w:lang w:val="en-US"/>
                    </w:rPr>
                    <w:t>st</w:t>
                  </w:r>
                  <w:r w:rsidRPr="00340EE8">
                    <w:rPr>
                      <w:rFonts w:ascii="Times New Roman" w:hAnsi="Times New Roman" w:cs="Times New Roman"/>
                      <w:i/>
                      <w:iCs/>
                      <w:sz w:val="22"/>
                      <w:szCs w:val="22"/>
                      <w:lang w:val="en-US"/>
                    </w:rPr>
                    <w:t xml:space="preserve"> drug</w:t>
                  </w:r>
                  <w:r w:rsidRPr="00340EE8">
                    <w:rPr>
                      <w:rFonts w:ascii="Times New Roman" w:hAnsi="Times New Roman" w:cs="Times New Roman"/>
                      <w:sz w:val="22"/>
                      <w:szCs w:val="22"/>
                      <w:lang w:val="en-US"/>
                    </w:rPr>
                    <w:t>)</w:t>
                  </w:r>
                </w:p>
                <w:p w14:paraId="2A350F83" w14:textId="77777777" w:rsidR="00340EE8" w:rsidRDefault="00340EE8"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340EE8">
                    <w:rPr>
                      <w:rFonts w:ascii="Times New Roman" w:hAnsi="Times New Roman" w:cs="Times New Roman"/>
                      <w:sz w:val="22"/>
                      <w:szCs w:val="22"/>
                      <w:lang w:val="en-US"/>
                    </w:rPr>
                    <w:t>Cumulative dose (mg/kg): _________ (</w:t>
                  </w:r>
                  <w:r w:rsidRPr="00340EE8">
                    <w:rPr>
                      <w:rFonts w:ascii="Times New Roman" w:hAnsi="Times New Roman" w:cs="Times New Roman"/>
                      <w:i/>
                      <w:iCs/>
                      <w:sz w:val="22"/>
                      <w:szCs w:val="22"/>
                      <w:lang w:val="en-US"/>
                    </w:rPr>
                    <w:t>2</w:t>
                  </w:r>
                  <w:r w:rsidRPr="00340EE8">
                    <w:rPr>
                      <w:rFonts w:ascii="Times New Roman" w:hAnsi="Times New Roman" w:cs="Times New Roman"/>
                      <w:i/>
                      <w:iCs/>
                      <w:sz w:val="22"/>
                      <w:szCs w:val="22"/>
                      <w:vertAlign w:val="superscript"/>
                      <w:lang w:val="en-US"/>
                    </w:rPr>
                    <w:t>nd</w:t>
                  </w:r>
                  <w:r w:rsidRPr="00340EE8">
                    <w:rPr>
                      <w:rFonts w:ascii="Times New Roman" w:hAnsi="Times New Roman" w:cs="Times New Roman"/>
                      <w:i/>
                      <w:iCs/>
                      <w:sz w:val="22"/>
                      <w:szCs w:val="22"/>
                      <w:lang w:val="en-US"/>
                    </w:rPr>
                    <w:t xml:space="preserve"> drug</w:t>
                  </w:r>
                  <w:r w:rsidRPr="00340EE8">
                    <w:rPr>
                      <w:rFonts w:ascii="Times New Roman" w:hAnsi="Times New Roman" w:cs="Times New Roman"/>
                      <w:sz w:val="22"/>
                      <w:szCs w:val="22"/>
                      <w:lang w:val="en-US"/>
                    </w:rPr>
                    <w:t>)</w:t>
                  </w:r>
                </w:p>
                <w:p w14:paraId="68E017EF" w14:textId="50A0CD63" w:rsidR="00340EE8" w:rsidRPr="00340EE8" w:rsidRDefault="00340EE8"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340EE8">
                    <w:rPr>
                      <w:rFonts w:ascii="Times New Roman" w:hAnsi="Times New Roman" w:cs="Times New Roman"/>
                      <w:sz w:val="22"/>
                      <w:szCs w:val="22"/>
                      <w:lang w:val="en-US"/>
                    </w:rPr>
                    <w:t xml:space="preserve">Indication: </w:t>
                  </w:r>
                  <w:r w:rsidRPr="00340EE8">
                    <w:rPr>
                      <w:rFonts w:ascii="Segoe UI Symbol" w:hAnsi="Segoe UI Symbol" w:cs="Segoe UI Symbol"/>
                      <w:sz w:val="22"/>
                      <w:szCs w:val="22"/>
                      <w:lang w:val="en-US"/>
                    </w:rPr>
                    <w:t xml:space="preserve">☐ </w:t>
                  </w:r>
                  <w:r w:rsidRPr="00340EE8">
                    <w:rPr>
                      <w:rFonts w:ascii="Times New Roman" w:hAnsi="Times New Roman" w:cs="Times New Roman"/>
                      <w:sz w:val="22"/>
                      <w:szCs w:val="22"/>
                      <w:lang w:val="en-US"/>
                    </w:rPr>
                    <w:t>Post-</w:t>
                  </w:r>
                  <w:proofErr w:type="spellStart"/>
                  <w:r w:rsidRPr="00340EE8">
                    <w:rPr>
                      <w:rFonts w:ascii="Times New Roman" w:hAnsi="Times New Roman" w:cs="Times New Roman"/>
                      <w:sz w:val="22"/>
                      <w:szCs w:val="22"/>
                      <w:lang w:val="en-US"/>
                    </w:rPr>
                    <w:t>extubation</w:t>
                  </w:r>
                  <w:proofErr w:type="spellEnd"/>
                  <w:r w:rsidRPr="00340EE8">
                    <w:rPr>
                      <w:rFonts w:ascii="Times New Roman" w:hAnsi="Times New Roman" w:cs="Times New Roman"/>
                      <w:sz w:val="22"/>
                      <w:szCs w:val="22"/>
                      <w:lang w:val="en-US"/>
                    </w:rPr>
                    <w:t xml:space="preserve"> </w:t>
                  </w:r>
                  <w:r w:rsidRPr="00340EE8">
                    <w:rPr>
                      <w:rFonts w:ascii="Segoe UI Symbol" w:hAnsi="Segoe UI Symbol" w:cs="Segoe UI Symbol"/>
                      <w:sz w:val="22"/>
                      <w:szCs w:val="22"/>
                      <w:lang w:val="en-US"/>
                    </w:rPr>
                    <w:t xml:space="preserve">☐ </w:t>
                  </w:r>
                  <w:r w:rsidRPr="00340EE8">
                    <w:rPr>
                      <w:rFonts w:ascii="Times New Roman" w:hAnsi="Times New Roman" w:cs="Times New Roman"/>
                      <w:sz w:val="22"/>
                      <w:szCs w:val="22"/>
                      <w:lang w:val="en-US"/>
                    </w:rPr>
                    <w:t xml:space="preserve">unable to extubate </w:t>
                  </w:r>
                </w:p>
                <w:p w14:paraId="7C776FEC" w14:textId="343664B3" w:rsidR="00340EE8" w:rsidRPr="00340EE8" w:rsidRDefault="00340EE8" w:rsidP="00340EE8">
                  <w:pPr>
                    <w:spacing w:before="25" w:after="25" w:line="276" w:lineRule="auto"/>
                    <w:rPr>
                      <w:rFonts w:ascii="Times New Roman" w:hAnsi="Times New Roman" w:cs="Times New Roman"/>
                      <w:sz w:val="22"/>
                      <w:szCs w:val="22"/>
                      <w:lang w:val="en-US"/>
                    </w:rPr>
                  </w:pPr>
                  <w:r w:rsidRPr="00132499">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sz w:val="22"/>
                      <w:szCs w:val="22"/>
                      <w:lang w:val="en-US"/>
                    </w:rPr>
                    <w:t xml:space="preserve">BPD </w:t>
                  </w:r>
                  <w:r w:rsidRPr="00132499">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sz w:val="22"/>
                      <w:szCs w:val="22"/>
                      <w:lang w:val="en-US"/>
                    </w:rPr>
                    <w:t>Other _______</w:t>
                  </w:r>
                </w:p>
              </w:tc>
            </w:tr>
            <w:tr w:rsidR="00902546" w14:paraId="4F33AD61" w14:textId="77777777" w:rsidTr="00902546">
              <w:tc>
                <w:tcPr>
                  <w:tcW w:w="5107" w:type="dxa"/>
                  <w:gridSpan w:val="5"/>
                  <w:tcBorders>
                    <w:top w:val="single" w:sz="4" w:space="0" w:color="auto"/>
                    <w:left w:val="nil"/>
                    <w:bottom w:val="single" w:sz="4" w:space="0" w:color="auto"/>
                    <w:right w:val="nil"/>
                  </w:tcBorders>
                </w:tcPr>
                <w:p w14:paraId="50BD7217" w14:textId="202F041F" w:rsidR="00902546" w:rsidRPr="00132499" w:rsidRDefault="00902546" w:rsidP="00E13CDB">
                  <w:pPr>
                    <w:spacing w:before="25" w:after="25" w:line="276" w:lineRule="auto"/>
                    <w:ind w:left="-36"/>
                    <w:rPr>
                      <w:rFonts w:ascii="Times New Roman" w:hAnsi="Times New Roman" w:cs="Times New Roman"/>
                      <w:sz w:val="22"/>
                      <w:szCs w:val="22"/>
                      <w:lang w:val="en-US"/>
                    </w:rPr>
                  </w:pPr>
                  <w:r>
                    <w:rPr>
                      <w:rFonts w:ascii="Times New Roman" w:hAnsi="Times New Roman" w:cs="Times New Roman"/>
                      <w:b/>
                      <w:bCs/>
                      <w:sz w:val="22"/>
                      <w:szCs w:val="22"/>
                      <w:lang w:val="en-US"/>
                    </w:rPr>
                    <w:t xml:space="preserve">H2.3 </w:t>
                  </w:r>
                  <w:r w:rsidRPr="00132499">
                    <w:rPr>
                      <w:rFonts w:ascii="Times New Roman" w:hAnsi="Times New Roman" w:cs="Times New Roman"/>
                      <w:b/>
                      <w:bCs/>
                      <w:sz w:val="22"/>
                      <w:szCs w:val="22"/>
                      <w:lang w:val="en-US"/>
                    </w:rPr>
                    <w:t>Other Respiratory</w:t>
                  </w:r>
                </w:p>
                <w:p w14:paraId="3F74A683" w14:textId="77777777" w:rsidR="00902546" w:rsidRPr="00902546" w:rsidRDefault="00902546"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902546">
                    <w:rPr>
                      <w:rFonts w:ascii="Times New Roman" w:hAnsi="Times New Roman" w:cs="Times New Roman"/>
                      <w:sz w:val="22"/>
                      <w:szCs w:val="22"/>
                      <w:lang w:val="en-US"/>
                    </w:rPr>
                    <w:t xml:space="preserve">Pulmonary Hemorrhage: </w:t>
                  </w:r>
                  <w:r w:rsidRPr="00902546">
                    <w:rPr>
                      <w:rFonts w:ascii="Segoe UI Symbol" w:hAnsi="Segoe UI Symbol" w:cs="Segoe UI Symbol"/>
                      <w:sz w:val="22"/>
                      <w:szCs w:val="22"/>
                      <w:lang w:val="en-US"/>
                    </w:rPr>
                    <w:t>☐</w:t>
                  </w:r>
                  <w:r w:rsidRPr="00902546">
                    <w:rPr>
                      <w:rFonts w:ascii="Times New Roman" w:hAnsi="Times New Roman" w:cs="Times New Roman"/>
                      <w:sz w:val="22"/>
                      <w:szCs w:val="22"/>
                      <w:lang w:val="en-US"/>
                    </w:rPr>
                    <w:t xml:space="preserve"> Yes </w:t>
                  </w:r>
                  <w:r w:rsidRPr="00902546">
                    <w:rPr>
                      <w:rFonts w:ascii="Segoe UI Symbol" w:hAnsi="Segoe UI Symbol" w:cs="Segoe UI Symbol"/>
                      <w:sz w:val="22"/>
                      <w:szCs w:val="22"/>
                      <w:lang w:val="en-US"/>
                    </w:rPr>
                    <w:t>☐</w:t>
                  </w:r>
                  <w:r w:rsidRPr="00902546">
                    <w:rPr>
                      <w:rFonts w:ascii="Times New Roman" w:hAnsi="Times New Roman" w:cs="Times New Roman"/>
                      <w:sz w:val="22"/>
                      <w:szCs w:val="22"/>
                      <w:lang w:val="en-US"/>
                    </w:rPr>
                    <w:t xml:space="preserve"> No </w:t>
                  </w:r>
                </w:p>
                <w:p w14:paraId="2D37C2AA" w14:textId="0274D5C8" w:rsidR="00902546" w:rsidRPr="00902546" w:rsidRDefault="00902546" w:rsidP="00242F1B">
                  <w:pPr>
                    <w:pStyle w:val="ListParagraph"/>
                    <w:numPr>
                      <w:ilvl w:val="0"/>
                      <w:numId w:val="23"/>
                    </w:numPr>
                    <w:spacing w:before="25" w:after="25" w:line="276" w:lineRule="auto"/>
                    <w:ind w:left="-36" w:hanging="54"/>
                    <w:rPr>
                      <w:rFonts w:ascii="Times New Roman" w:hAnsi="Times New Roman" w:cs="Times New Roman"/>
                      <w:sz w:val="22"/>
                      <w:szCs w:val="22"/>
                      <w:lang w:val="en-US"/>
                    </w:rPr>
                  </w:pPr>
                  <w:r w:rsidRPr="00902546">
                    <w:rPr>
                      <w:rFonts w:ascii="Times New Roman" w:hAnsi="Times New Roman" w:cs="Times New Roman"/>
                      <w:sz w:val="22"/>
                      <w:szCs w:val="22"/>
                      <w:lang w:val="en-US"/>
                    </w:rPr>
                    <w:t xml:space="preserve">Pneumothorax: </w:t>
                  </w:r>
                  <w:r w:rsidRPr="00902546">
                    <w:rPr>
                      <w:rFonts w:ascii="Segoe UI Symbol" w:hAnsi="Segoe UI Symbol" w:cs="Segoe UI Symbol"/>
                      <w:sz w:val="22"/>
                      <w:szCs w:val="22"/>
                      <w:lang w:val="en-US"/>
                    </w:rPr>
                    <w:t>☐</w:t>
                  </w:r>
                  <w:r w:rsidRPr="00902546">
                    <w:rPr>
                      <w:rFonts w:ascii="Times New Roman" w:hAnsi="Times New Roman" w:cs="Times New Roman"/>
                      <w:sz w:val="22"/>
                      <w:szCs w:val="22"/>
                      <w:lang w:val="en-US"/>
                    </w:rPr>
                    <w:t xml:space="preserve"> Yes </w:t>
                  </w:r>
                  <w:r w:rsidRPr="00902546">
                    <w:rPr>
                      <w:rFonts w:ascii="Segoe UI Symbol" w:hAnsi="Segoe UI Symbol" w:cs="Segoe UI Symbol"/>
                      <w:sz w:val="22"/>
                      <w:szCs w:val="22"/>
                      <w:lang w:val="en-US"/>
                    </w:rPr>
                    <w:t>☐</w:t>
                  </w:r>
                  <w:r w:rsidRPr="00902546">
                    <w:rPr>
                      <w:rFonts w:ascii="Times New Roman" w:hAnsi="Times New Roman" w:cs="Times New Roman"/>
                      <w:sz w:val="22"/>
                      <w:szCs w:val="22"/>
                      <w:lang w:val="en-US"/>
                    </w:rPr>
                    <w:t xml:space="preserve"> No </w:t>
                  </w:r>
                </w:p>
              </w:tc>
            </w:tr>
            <w:tr w:rsidR="001006E1" w14:paraId="19AF17C5" w14:textId="77777777" w:rsidTr="006025DD">
              <w:tc>
                <w:tcPr>
                  <w:tcW w:w="5107" w:type="dxa"/>
                  <w:gridSpan w:val="5"/>
                  <w:tcBorders>
                    <w:top w:val="single" w:sz="4" w:space="0" w:color="auto"/>
                    <w:bottom w:val="single" w:sz="4" w:space="0" w:color="auto"/>
                  </w:tcBorders>
                </w:tcPr>
                <w:p w14:paraId="4F6CBD83" w14:textId="236D07BA" w:rsidR="001006E1" w:rsidRPr="0006159F" w:rsidRDefault="001006E1" w:rsidP="00242F1B">
                  <w:pPr>
                    <w:pStyle w:val="ListParagraph"/>
                    <w:numPr>
                      <w:ilvl w:val="0"/>
                      <w:numId w:val="23"/>
                    </w:numPr>
                    <w:spacing w:after="100"/>
                    <w:ind w:left="54"/>
                    <w:rPr>
                      <w:rFonts w:ascii="Times New Roman" w:hAnsi="Times New Roman" w:cs="Times New Roman"/>
                      <w:sz w:val="22"/>
                      <w:szCs w:val="22"/>
                      <w:lang w:val="en-US"/>
                    </w:rPr>
                  </w:pPr>
                  <w:r w:rsidRPr="00902546">
                    <w:rPr>
                      <w:rFonts w:ascii="Times New Roman" w:hAnsi="Times New Roman" w:cs="Times New Roman"/>
                      <w:sz w:val="22"/>
                      <w:szCs w:val="22"/>
                      <w:lang w:val="en-US"/>
                    </w:rPr>
                    <w:t>Side: Right / Left / Bilateral</w:t>
                  </w:r>
                </w:p>
              </w:tc>
            </w:tr>
            <w:tr w:rsidR="001006E1" w14:paraId="42D7C9C5" w14:textId="77777777" w:rsidTr="001006E1">
              <w:trPr>
                <w:trHeight w:val="404"/>
              </w:trPr>
              <w:tc>
                <w:tcPr>
                  <w:tcW w:w="5107" w:type="dxa"/>
                  <w:gridSpan w:val="5"/>
                  <w:tcBorders>
                    <w:top w:val="single" w:sz="4" w:space="0" w:color="auto"/>
                    <w:left w:val="nil"/>
                    <w:bottom w:val="nil"/>
                    <w:right w:val="nil"/>
                  </w:tcBorders>
                </w:tcPr>
                <w:p w14:paraId="4932F46D" w14:textId="4270398A" w:rsidR="001006E1" w:rsidRPr="001006E1" w:rsidRDefault="001006E1"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1006E1">
                    <w:rPr>
                      <w:rFonts w:ascii="Times New Roman" w:hAnsi="Times New Roman" w:cs="Times New Roman"/>
                      <w:sz w:val="22"/>
                      <w:szCs w:val="22"/>
                      <w:lang w:val="en-US"/>
                    </w:rPr>
                    <w:t xml:space="preserve">Chest drain: </w:t>
                  </w:r>
                  <w:r w:rsidRPr="001006E1">
                    <w:rPr>
                      <w:rFonts w:ascii="Segoe UI Symbol" w:hAnsi="Segoe UI Symbol" w:cs="Segoe UI Symbol"/>
                      <w:sz w:val="22"/>
                      <w:szCs w:val="22"/>
                      <w:lang w:val="en-US"/>
                    </w:rPr>
                    <w:t>☐</w:t>
                  </w:r>
                  <w:r w:rsidRPr="001006E1">
                    <w:rPr>
                      <w:rFonts w:ascii="Times New Roman" w:hAnsi="Times New Roman" w:cs="Times New Roman"/>
                      <w:sz w:val="22"/>
                      <w:szCs w:val="22"/>
                      <w:lang w:val="en-US"/>
                    </w:rPr>
                    <w:t xml:space="preserve"> Yes </w:t>
                  </w:r>
                  <w:r w:rsidRPr="001006E1">
                    <w:rPr>
                      <w:rFonts w:ascii="Segoe UI Symbol" w:hAnsi="Segoe UI Symbol" w:cs="Segoe UI Symbol"/>
                      <w:sz w:val="22"/>
                      <w:szCs w:val="22"/>
                      <w:lang w:val="en-US"/>
                    </w:rPr>
                    <w:t>☐</w:t>
                  </w:r>
                  <w:r w:rsidRPr="001006E1">
                    <w:rPr>
                      <w:rFonts w:ascii="Times New Roman" w:hAnsi="Times New Roman" w:cs="Times New Roman"/>
                      <w:sz w:val="22"/>
                      <w:szCs w:val="22"/>
                      <w:lang w:val="en-US"/>
                    </w:rPr>
                    <w:t xml:space="preserve"> No</w:t>
                  </w:r>
                </w:p>
              </w:tc>
            </w:tr>
            <w:tr w:rsidR="001006E1" w14:paraId="28834BA7" w14:textId="77777777" w:rsidTr="00E13CDB">
              <w:tc>
                <w:tcPr>
                  <w:tcW w:w="5107" w:type="dxa"/>
                  <w:gridSpan w:val="5"/>
                  <w:tcBorders>
                    <w:top w:val="nil"/>
                    <w:left w:val="nil"/>
                    <w:bottom w:val="single" w:sz="4" w:space="0" w:color="auto"/>
                    <w:right w:val="nil"/>
                  </w:tcBorders>
                </w:tcPr>
                <w:p w14:paraId="448B2124" w14:textId="4D9572FD" w:rsidR="001006E1" w:rsidRPr="001006E1" w:rsidRDefault="001006E1"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1006E1">
                    <w:rPr>
                      <w:rFonts w:ascii="Times New Roman" w:hAnsi="Times New Roman" w:cs="Times New Roman"/>
                      <w:sz w:val="22"/>
                      <w:szCs w:val="22"/>
                      <w:lang w:val="en-US"/>
                    </w:rPr>
                    <w:t xml:space="preserve">Pulmonary HTN: </w:t>
                  </w:r>
                  <w:r w:rsidRPr="001006E1">
                    <w:rPr>
                      <w:rFonts w:ascii="Segoe UI Symbol" w:hAnsi="Segoe UI Symbol" w:cs="Segoe UI Symbol"/>
                      <w:sz w:val="22"/>
                      <w:szCs w:val="22"/>
                      <w:lang w:val="en-US"/>
                    </w:rPr>
                    <w:t>☐</w:t>
                  </w:r>
                  <w:r w:rsidRPr="001006E1">
                    <w:rPr>
                      <w:rFonts w:ascii="Times New Roman" w:hAnsi="Times New Roman" w:cs="Times New Roman"/>
                      <w:sz w:val="22"/>
                      <w:szCs w:val="22"/>
                      <w:lang w:val="en-US"/>
                    </w:rPr>
                    <w:t xml:space="preserve"> Yes </w:t>
                  </w:r>
                  <w:r w:rsidRPr="001006E1">
                    <w:rPr>
                      <w:rFonts w:ascii="Segoe UI Symbol" w:hAnsi="Segoe UI Symbol" w:cs="Segoe UI Symbol"/>
                      <w:sz w:val="22"/>
                      <w:szCs w:val="22"/>
                      <w:lang w:val="en-US"/>
                    </w:rPr>
                    <w:t>☐</w:t>
                  </w:r>
                  <w:r w:rsidRPr="001006E1">
                    <w:rPr>
                      <w:rFonts w:ascii="Times New Roman" w:hAnsi="Times New Roman" w:cs="Times New Roman"/>
                      <w:sz w:val="22"/>
                      <w:szCs w:val="22"/>
                      <w:lang w:val="en-US"/>
                    </w:rPr>
                    <w:t xml:space="preserve"> No</w:t>
                  </w:r>
                </w:p>
              </w:tc>
            </w:tr>
            <w:tr w:rsidR="00E13CDB" w14:paraId="749BAA8E" w14:textId="77777777" w:rsidTr="00E13CDB">
              <w:tc>
                <w:tcPr>
                  <w:tcW w:w="5107" w:type="dxa"/>
                  <w:gridSpan w:val="5"/>
                  <w:tcBorders>
                    <w:top w:val="single" w:sz="4" w:space="0" w:color="auto"/>
                    <w:left w:val="single" w:sz="4" w:space="0" w:color="auto"/>
                    <w:bottom w:val="single" w:sz="4" w:space="0" w:color="auto"/>
                    <w:right w:val="single" w:sz="4" w:space="0" w:color="auto"/>
                  </w:tcBorders>
                </w:tcPr>
                <w:p w14:paraId="0B4BC39A" w14:textId="20C40B41" w:rsidR="00E13CDB" w:rsidRPr="001006E1" w:rsidRDefault="00E13CD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555979">
                    <w:rPr>
                      <w:rFonts w:ascii="Times New Roman" w:hAnsi="Times New Roman" w:cs="Times New Roman"/>
                      <w:sz w:val="22"/>
                      <w:szCs w:val="22"/>
                      <w:lang w:val="en-US"/>
                    </w:rPr>
                    <w:t>R</w:t>
                  </w:r>
                  <w:r w:rsidRPr="00555979">
                    <w:rPr>
                      <w:rFonts w:ascii="Times New Roman" w:hAnsi="Times New Roman" w:cs="Times New Roman"/>
                      <w:sz w:val="22"/>
                      <w:szCs w:val="22"/>
                      <w:vertAlign w:val="subscript"/>
                      <w:lang w:val="en-US"/>
                    </w:rPr>
                    <w:t>x</w:t>
                  </w:r>
                  <w:r w:rsidRPr="00555979">
                    <w:rPr>
                      <w:rFonts w:ascii="Times New Roman" w:hAnsi="Times New Roman" w:cs="Times New Roman"/>
                      <w:sz w:val="22"/>
                      <w:szCs w:val="22"/>
                      <w:lang w:val="en-US"/>
                    </w:rPr>
                    <w:t xml:space="preserve">: </w:t>
                  </w:r>
                  <w:r w:rsidRPr="00555979">
                    <w:rPr>
                      <w:rFonts w:ascii="Segoe UI Symbol" w:hAnsi="Segoe UI Symbol" w:cs="Segoe UI Symbol"/>
                      <w:sz w:val="22"/>
                      <w:szCs w:val="22"/>
                      <w:lang w:val="en-US"/>
                    </w:rPr>
                    <w:t>☐</w:t>
                  </w:r>
                  <w:r w:rsidRPr="00555979">
                    <w:rPr>
                      <w:rFonts w:ascii="Times New Roman" w:hAnsi="Times New Roman" w:cs="Times New Roman"/>
                      <w:sz w:val="22"/>
                      <w:szCs w:val="22"/>
                      <w:lang w:val="en-US"/>
                    </w:rPr>
                    <w:t xml:space="preserve"> Sildenafil </w:t>
                  </w:r>
                  <w:r w:rsidRPr="00555979">
                    <w:rPr>
                      <w:rFonts w:ascii="Segoe UI Symbol" w:hAnsi="Segoe UI Symbol" w:cs="Segoe UI Symbol"/>
                      <w:sz w:val="22"/>
                      <w:szCs w:val="22"/>
                      <w:lang w:val="en-US"/>
                    </w:rPr>
                    <w:t>☐</w:t>
                  </w:r>
                  <w:r w:rsidRPr="00555979">
                    <w:rPr>
                      <w:rFonts w:ascii="Times New Roman" w:hAnsi="Times New Roman" w:cs="Times New Roman"/>
                      <w:sz w:val="22"/>
                      <w:szCs w:val="22"/>
                      <w:lang w:val="en-US"/>
                    </w:rPr>
                    <w:t xml:space="preserve"> </w:t>
                  </w:r>
                  <w:proofErr w:type="spellStart"/>
                  <w:r w:rsidRPr="00555979">
                    <w:rPr>
                      <w:rFonts w:ascii="Times New Roman" w:hAnsi="Times New Roman" w:cs="Times New Roman"/>
                      <w:sz w:val="22"/>
                      <w:szCs w:val="22"/>
                      <w:lang w:val="en-US"/>
                    </w:rPr>
                    <w:t>iNO</w:t>
                  </w:r>
                  <w:proofErr w:type="spellEnd"/>
                  <w:r>
                    <w:rPr>
                      <w:rFonts w:ascii="Times New Roman" w:hAnsi="Times New Roman" w:cs="Times New Roman"/>
                      <w:sz w:val="22"/>
                      <w:szCs w:val="22"/>
                      <w:lang w:val="en-US"/>
                    </w:rPr>
                    <w:t xml:space="preserve"> </w:t>
                  </w:r>
                  <w:r w:rsidRPr="00555979">
                    <w:rPr>
                      <w:rFonts w:ascii="Segoe UI Symbol" w:hAnsi="Segoe UI Symbol" w:cs="Segoe UI Symbol"/>
                      <w:sz w:val="22"/>
                      <w:szCs w:val="22"/>
                      <w:lang w:val="en-US"/>
                    </w:rPr>
                    <w:t>☐</w:t>
                  </w:r>
                  <w:r>
                    <w:rPr>
                      <w:rFonts w:ascii="Segoe UI Symbol" w:hAnsi="Segoe UI Symbol" w:cs="Segoe UI Symbol"/>
                      <w:sz w:val="22"/>
                      <w:szCs w:val="22"/>
                      <w:lang w:val="en-US"/>
                    </w:rPr>
                    <w:t xml:space="preserve"> </w:t>
                  </w:r>
                  <w:proofErr w:type="spellStart"/>
                  <w:r w:rsidRPr="00717EA0">
                    <w:rPr>
                      <w:rFonts w:ascii="Times New Roman" w:hAnsi="Times New Roman" w:cs="Times New Roman"/>
                      <w:sz w:val="22"/>
                      <w:szCs w:val="22"/>
                      <w:lang w:val="en-US"/>
                    </w:rPr>
                    <w:t>Miliri</w:t>
                  </w:r>
                  <w:proofErr w:type="spellEnd"/>
                  <w:r>
                    <w:rPr>
                      <w:rFonts w:ascii="Segoe UI Symbol" w:hAnsi="Segoe UI Symbol" w:cs="Segoe UI Symbol"/>
                      <w:sz w:val="22"/>
                      <w:szCs w:val="22"/>
                      <w:lang w:val="en-US"/>
                    </w:rPr>
                    <w:t xml:space="preserve"> </w:t>
                  </w:r>
                  <w:r w:rsidRPr="00555979">
                    <w:rPr>
                      <w:rFonts w:ascii="Segoe UI Symbol" w:hAnsi="Segoe UI Symbol" w:cs="Segoe UI Symbol"/>
                      <w:sz w:val="22"/>
                      <w:szCs w:val="22"/>
                      <w:lang w:val="en-US"/>
                    </w:rPr>
                    <w:t>☐</w:t>
                  </w:r>
                  <w:r>
                    <w:rPr>
                      <w:rFonts w:ascii="Segoe UI Symbol" w:hAnsi="Segoe UI Symbol" w:cs="Segoe UI Symbol"/>
                      <w:sz w:val="22"/>
                      <w:szCs w:val="22"/>
                      <w:lang w:val="en-US"/>
                    </w:rPr>
                    <w:t xml:space="preserve"> </w:t>
                  </w:r>
                  <w:proofErr w:type="spellStart"/>
                  <w:r w:rsidRPr="00717EA0">
                    <w:rPr>
                      <w:rFonts w:ascii="Times New Roman" w:hAnsi="Times New Roman" w:cs="Times New Roman"/>
                      <w:sz w:val="22"/>
                      <w:szCs w:val="22"/>
                      <w:lang w:val="en-US"/>
                    </w:rPr>
                    <w:t>Vaso</w:t>
                  </w:r>
                  <w:proofErr w:type="spellEnd"/>
                  <w:r w:rsidRPr="00555979">
                    <w:rPr>
                      <w:rFonts w:ascii="Times New Roman" w:hAnsi="Times New Roman" w:cs="Times New Roman"/>
                      <w:sz w:val="22"/>
                      <w:szCs w:val="22"/>
                      <w:lang w:val="en-US"/>
                    </w:rPr>
                    <w:t xml:space="preserve"> </w:t>
                  </w:r>
                  <w:r w:rsidRPr="00555979">
                    <w:rPr>
                      <w:rFonts w:ascii="Segoe UI Symbol" w:hAnsi="Segoe UI Symbol" w:cs="Segoe UI Symbol"/>
                      <w:sz w:val="22"/>
                      <w:szCs w:val="22"/>
                      <w:lang w:val="en-US"/>
                    </w:rPr>
                    <w:t>☐</w:t>
                  </w:r>
                  <w:r w:rsidRPr="00555979">
                    <w:rPr>
                      <w:rFonts w:ascii="Times New Roman" w:hAnsi="Times New Roman" w:cs="Times New Roman"/>
                      <w:sz w:val="22"/>
                      <w:szCs w:val="22"/>
                      <w:lang w:val="en-US"/>
                    </w:rPr>
                    <w:t xml:space="preserve"> Other </w:t>
                  </w:r>
                </w:p>
              </w:tc>
            </w:tr>
            <w:tr w:rsidR="00E13CDB" w14:paraId="5F1CADF5" w14:textId="77777777" w:rsidTr="00862343">
              <w:tc>
                <w:tcPr>
                  <w:tcW w:w="2952" w:type="dxa"/>
                  <w:gridSpan w:val="4"/>
                  <w:tcBorders>
                    <w:top w:val="single" w:sz="4" w:space="0" w:color="auto"/>
                    <w:left w:val="nil"/>
                    <w:bottom w:val="nil"/>
                    <w:right w:val="nil"/>
                  </w:tcBorders>
                </w:tcPr>
                <w:p w14:paraId="244C6BC2" w14:textId="240C2A82" w:rsidR="00E13CDB" w:rsidRPr="001006E1" w:rsidRDefault="00E13CDB" w:rsidP="00242F1B">
                  <w:pPr>
                    <w:pStyle w:val="ListParagraph"/>
                    <w:numPr>
                      <w:ilvl w:val="0"/>
                      <w:numId w:val="23"/>
                    </w:numPr>
                    <w:spacing w:before="25" w:after="25" w:line="276" w:lineRule="auto"/>
                    <w:ind w:left="54"/>
                    <w:rPr>
                      <w:rFonts w:ascii="Times New Roman" w:hAnsi="Times New Roman" w:cs="Times New Roman"/>
                      <w:sz w:val="22"/>
                      <w:szCs w:val="22"/>
                      <w:lang w:val="en-US"/>
                    </w:rPr>
                  </w:pPr>
                  <w:proofErr w:type="spellStart"/>
                  <w:r w:rsidRPr="00555979">
                    <w:rPr>
                      <w:rFonts w:ascii="Times New Roman" w:hAnsi="Times New Roman" w:cs="Times New Roman"/>
                      <w:sz w:val="22"/>
                      <w:szCs w:val="22"/>
                      <w:lang w:val="en-US"/>
                    </w:rPr>
                    <w:t>Extubation</w:t>
                  </w:r>
                  <w:proofErr w:type="spellEnd"/>
                  <w:r w:rsidRPr="00555979">
                    <w:rPr>
                      <w:rFonts w:ascii="Times New Roman" w:hAnsi="Times New Roman" w:cs="Times New Roman"/>
                      <w:sz w:val="22"/>
                      <w:szCs w:val="22"/>
                      <w:lang w:val="en-US"/>
                    </w:rPr>
                    <w:t xml:space="preserve"> Failure: </w:t>
                  </w:r>
                  <w:r w:rsidRPr="00555979">
                    <w:rPr>
                      <w:rFonts w:ascii="Segoe UI Symbol" w:hAnsi="Segoe UI Symbol" w:cs="Segoe UI Symbol"/>
                      <w:sz w:val="22"/>
                      <w:szCs w:val="22"/>
                      <w:lang w:val="en-US"/>
                    </w:rPr>
                    <w:t>☐</w:t>
                  </w:r>
                  <w:r w:rsidRPr="00555979">
                    <w:rPr>
                      <w:rFonts w:ascii="Times New Roman" w:hAnsi="Times New Roman" w:cs="Times New Roman"/>
                      <w:sz w:val="22"/>
                      <w:szCs w:val="22"/>
                      <w:lang w:val="en-US"/>
                    </w:rPr>
                    <w:t xml:space="preserve"> Yes </w:t>
                  </w:r>
                  <w:r w:rsidRPr="00555979">
                    <w:rPr>
                      <w:rFonts w:ascii="Segoe UI Symbol" w:hAnsi="Segoe UI Symbol" w:cs="Segoe UI Symbol"/>
                      <w:sz w:val="22"/>
                      <w:szCs w:val="22"/>
                      <w:lang w:val="en-US"/>
                    </w:rPr>
                    <w:t>☐</w:t>
                  </w:r>
                  <w:r w:rsidRPr="00555979">
                    <w:rPr>
                      <w:rFonts w:ascii="Times New Roman" w:hAnsi="Times New Roman" w:cs="Times New Roman"/>
                      <w:sz w:val="22"/>
                      <w:szCs w:val="22"/>
                      <w:lang w:val="en-US"/>
                    </w:rPr>
                    <w:t xml:space="preserve"> No</w:t>
                  </w:r>
                </w:p>
              </w:tc>
              <w:tc>
                <w:tcPr>
                  <w:tcW w:w="2155" w:type="dxa"/>
                  <w:tcBorders>
                    <w:top w:val="single" w:sz="4" w:space="0" w:color="auto"/>
                    <w:left w:val="nil"/>
                    <w:bottom w:val="nil"/>
                    <w:right w:val="nil"/>
                  </w:tcBorders>
                </w:tcPr>
                <w:p w14:paraId="12EB11F5" w14:textId="224BACB9" w:rsidR="00E13CDB" w:rsidRPr="001006E1" w:rsidRDefault="00E13CD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Pr>
                      <w:rFonts w:ascii="Times New Roman" w:hAnsi="Times New Roman" w:cs="Times New Roman"/>
                      <w:sz w:val="22"/>
                      <w:szCs w:val="22"/>
                      <w:lang w:val="en-US"/>
                    </w:rPr>
                    <w:t>Episodes: ___</w:t>
                  </w:r>
                </w:p>
              </w:tc>
            </w:tr>
            <w:tr w:rsidR="00E13CDB" w14:paraId="74F8AC27" w14:textId="77777777" w:rsidTr="00862343">
              <w:tc>
                <w:tcPr>
                  <w:tcW w:w="2952" w:type="dxa"/>
                  <w:gridSpan w:val="4"/>
                  <w:tcBorders>
                    <w:top w:val="nil"/>
                    <w:left w:val="nil"/>
                    <w:bottom w:val="nil"/>
                    <w:right w:val="nil"/>
                  </w:tcBorders>
                </w:tcPr>
                <w:p w14:paraId="1A0DB35A" w14:textId="2F2ACC22" w:rsidR="00E13CDB" w:rsidRPr="00E13CDB" w:rsidRDefault="00E13CDB" w:rsidP="00E13CDB">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 xml:space="preserve">H2.4 </w:t>
                  </w:r>
                  <w:r w:rsidRPr="00132499">
                    <w:rPr>
                      <w:rFonts w:ascii="Times New Roman" w:hAnsi="Times New Roman" w:cs="Times New Roman"/>
                      <w:b/>
                      <w:bCs/>
                      <w:sz w:val="22"/>
                      <w:szCs w:val="22"/>
                      <w:lang w:val="en-US"/>
                    </w:rPr>
                    <w:t>Apnea of Prematurity</w:t>
                  </w:r>
                </w:p>
              </w:tc>
              <w:tc>
                <w:tcPr>
                  <w:tcW w:w="2155" w:type="dxa"/>
                  <w:tcBorders>
                    <w:top w:val="nil"/>
                    <w:left w:val="nil"/>
                    <w:bottom w:val="nil"/>
                    <w:right w:val="nil"/>
                  </w:tcBorders>
                </w:tcPr>
                <w:p w14:paraId="1AA632D4" w14:textId="77777777" w:rsidR="00E13CDB" w:rsidRDefault="00E13CDB" w:rsidP="00E13CDB">
                  <w:pPr>
                    <w:pStyle w:val="ListParagraph"/>
                    <w:spacing w:before="25" w:after="25" w:line="276" w:lineRule="auto"/>
                    <w:ind w:left="54"/>
                    <w:rPr>
                      <w:rFonts w:ascii="Times New Roman" w:hAnsi="Times New Roman" w:cs="Times New Roman"/>
                      <w:sz w:val="22"/>
                      <w:szCs w:val="22"/>
                      <w:lang w:val="en-US"/>
                    </w:rPr>
                  </w:pPr>
                </w:p>
              </w:tc>
            </w:tr>
            <w:tr w:rsidR="00E13CDB" w14:paraId="767835AA" w14:textId="77777777" w:rsidTr="006025DD">
              <w:tc>
                <w:tcPr>
                  <w:tcW w:w="2322" w:type="dxa"/>
                  <w:gridSpan w:val="2"/>
                  <w:tcBorders>
                    <w:top w:val="nil"/>
                    <w:left w:val="nil"/>
                    <w:bottom w:val="nil"/>
                    <w:right w:val="nil"/>
                  </w:tcBorders>
                </w:tcPr>
                <w:p w14:paraId="1F787241" w14:textId="77777777" w:rsidR="00E13CDB" w:rsidRPr="00985EA6" w:rsidRDefault="00E13CD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132499">
                    <w:rPr>
                      <w:rFonts w:ascii="Times New Roman" w:hAnsi="Times New Roman" w:cs="Times New Roman"/>
                      <w:sz w:val="22"/>
                      <w:szCs w:val="22"/>
                      <w:lang w:val="en-US"/>
                    </w:rPr>
                    <w:t>Apnea</w:t>
                  </w:r>
                  <w:r>
                    <w:rPr>
                      <w:rFonts w:ascii="Times New Roman" w:hAnsi="Times New Roman" w:cs="Times New Roman"/>
                      <w:sz w:val="22"/>
                      <w:szCs w:val="22"/>
                      <w:lang w:val="en-US"/>
                    </w:rPr>
                    <w:t>:</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c>
                <w:tcPr>
                  <w:tcW w:w="2785" w:type="dxa"/>
                  <w:gridSpan w:val="3"/>
                  <w:tcBorders>
                    <w:top w:val="nil"/>
                    <w:left w:val="nil"/>
                    <w:bottom w:val="nil"/>
                    <w:right w:val="nil"/>
                  </w:tcBorders>
                </w:tcPr>
                <w:p w14:paraId="7198300C" w14:textId="7A3E8D0C" w:rsidR="00E13CDB" w:rsidRDefault="00E13CD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132499">
                    <w:rPr>
                      <w:rFonts w:ascii="Times New Roman" w:hAnsi="Times New Roman" w:cs="Times New Roman"/>
                      <w:sz w:val="22"/>
                      <w:szCs w:val="22"/>
                      <w:lang w:val="en-US"/>
                    </w:rPr>
                    <w:t>Age at onset: ____ days</w:t>
                  </w:r>
                </w:p>
              </w:tc>
            </w:tr>
            <w:tr w:rsidR="00E13CDB" w14:paraId="30C9319D" w14:textId="77777777" w:rsidTr="00862343">
              <w:tc>
                <w:tcPr>
                  <w:tcW w:w="2952" w:type="dxa"/>
                  <w:gridSpan w:val="4"/>
                  <w:tcBorders>
                    <w:top w:val="nil"/>
                    <w:left w:val="nil"/>
                    <w:bottom w:val="nil"/>
                    <w:right w:val="nil"/>
                  </w:tcBorders>
                </w:tcPr>
                <w:p w14:paraId="5D4C2217" w14:textId="4B9D1F31" w:rsidR="00E13CDB" w:rsidRPr="00555979" w:rsidRDefault="00E13CD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985EA6">
                    <w:rPr>
                      <w:rFonts w:ascii="Times New Roman" w:hAnsi="Times New Roman" w:cs="Times New Roman"/>
                      <w:sz w:val="22"/>
                      <w:szCs w:val="22"/>
                      <w:lang w:val="en-US"/>
                    </w:rPr>
                    <w:t xml:space="preserve">Caffeine: </w:t>
                  </w:r>
                  <w:r w:rsidRPr="00985EA6">
                    <w:rPr>
                      <w:rFonts w:ascii="Segoe UI Symbol" w:hAnsi="Segoe UI Symbol" w:cs="Segoe UI Symbol"/>
                      <w:sz w:val="22"/>
                      <w:szCs w:val="22"/>
                      <w:lang w:val="en-US"/>
                    </w:rPr>
                    <w:t>☐</w:t>
                  </w:r>
                  <w:r w:rsidRPr="00985EA6">
                    <w:rPr>
                      <w:rFonts w:ascii="Times New Roman" w:hAnsi="Times New Roman" w:cs="Times New Roman"/>
                      <w:sz w:val="22"/>
                      <w:szCs w:val="22"/>
                      <w:lang w:val="en-US"/>
                    </w:rPr>
                    <w:t xml:space="preserve"> Yes </w:t>
                  </w:r>
                  <w:r w:rsidRPr="00985EA6">
                    <w:rPr>
                      <w:rFonts w:ascii="Segoe UI Symbol" w:hAnsi="Segoe UI Symbol" w:cs="Segoe UI Symbol"/>
                      <w:sz w:val="22"/>
                      <w:szCs w:val="22"/>
                      <w:lang w:val="en-US"/>
                    </w:rPr>
                    <w:t>☐</w:t>
                  </w:r>
                  <w:r w:rsidRPr="00985EA6">
                    <w:rPr>
                      <w:rFonts w:ascii="Times New Roman" w:hAnsi="Times New Roman" w:cs="Times New Roman"/>
                      <w:sz w:val="22"/>
                      <w:szCs w:val="22"/>
                      <w:lang w:val="en-US"/>
                    </w:rPr>
                    <w:t xml:space="preserve"> No</w:t>
                  </w:r>
                </w:p>
              </w:tc>
              <w:tc>
                <w:tcPr>
                  <w:tcW w:w="2155" w:type="dxa"/>
                  <w:tcBorders>
                    <w:top w:val="nil"/>
                    <w:left w:val="nil"/>
                    <w:bottom w:val="nil"/>
                    <w:right w:val="nil"/>
                  </w:tcBorders>
                </w:tcPr>
                <w:p w14:paraId="4CC4B10E" w14:textId="3920376D" w:rsidR="00E13CDB" w:rsidRDefault="00E13CD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Pr>
                      <w:rFonts w:ascii="Times New Roman" w:hAnsi="Times New Roman" w:cs="Times New Roman"/>
                      <w:sz w:val="22"/>
                      <w:szCs w:val="22"/>
                      <w:lang w:val="en-US"/>
                    </w:rPr>
                    <w:t xml:space="preserve">Days: ____ </w:t>
                  </w:r>
                </w:p>
              </w:tc>
            </w:tr>
            <w:tr w:rsidR="000A1031" w14:paraId="6E684448" w14:textId="77777777" w:rsidTr="00862343">
              <w:trPr>
                <w:trHeight w:val="216"/>
              </w:trPr>
              <w:tc>
                <w:tcPr>
                  <w:tcW w:w="5107" w:type="dxa"/>
                  <w:gridSpan w:val="5"/>
                  <w:tcBorders>
                    <w:top w:val="nil"/>
                    <w:left w:val="nil"/>
                    <w:bottom w:val="nil"/>
                    <w:right w:val="nil"/>
                  </w:tcBorders>
                </w:tcPr>
                <w:p w14:paraId="27792AB6" w14:textId="5C6FC191" w:rsidR="000A1031" w:rsidRPr="00CE5A67" w:rsidRDefault="00CE5A67" w:rsidP="00CE5A67">
                  <w:pPr>
                    <w:spacing w:before="25" w:after="25" w:line="276" w:lineRule="auto"/>
                    <w:jc w:val="center"/>
                    <w:rPr>
                      <w:rFonts w:ascii="Times New Roman" w:hAnsi="Times New Roman" w:cs="Times New Roman"/>
                      <w:b/>
                      <w:bCs/>
                      <w:i/>
                      <w:iCs/>
                      <w:sz w:val="24"/>
                      <w:szCs w:val="24"/>
                      <w:lang w:val="en-US"/>
                    </w:rPr>
                  </w:pPr>
                  <w:r>
                    <w:rPr>
                      <w:rFonts w:ascii="Times New Roman" w:hAnsi="Times New Roman" w:cs="Times New Roman"/>
                      <w:b/>
                      <w:bCs/>
                      <w:i/>
                      <w:iCs/>
                      <w:sz w:val="24"/>
                      <w:szCs w:val="24"/>
                      <w:highlight w:val="cyan"/>
                      <w:lang w:val="en-US"/>
                    </w:rPr>
                    <w:t xml:space="preserve">H3. </w:t>
                  </w:r>
                  <w:r w:rsidRPr="00B80E7C">
                    <w:rPr>
                      <w:rFonts w:ascii="Times New Roman" w:hAnsi="Times New Roman" w:cs="Times New Roman"/>
                      <w:b/>
                      <w:bCs/>
                      <w:i/>
                      <w:iCs/>
                      <w:sz w:val="24"/>
                      <w:szCs w:val="24"/>
                      <w:highlight w:val="cyan"/>
                      <w:lang w:val="en-US"/>
                    </w:rPr>
                    <w:t>GASTROINTESTINAL</w:t>
                  </w:r>
                </w:p>
              </w:tc>
            </w:tr>
            <w:tr w:rsidR="000A1031" w14:paraId="0633164A" w14:textId="77777777" w:rsidTr="00862343">
              <w:trPr>
                <w:trHeight w:val="216"/>
              </w:trPr>
              <w:tc>
                <w:tcPr>
                  <w:tcW w:w="5107" w:type="dxa"/>
                  <w:gridSpan w:val="5"/>
                  <w:tcBorders>
                    <w:top w:val="nil"/>
                    <w:left w:val="nil"/>
                    <w:bottom w:val="single" w:sz="4" w:space="0" w:color="auto"/>
                    <w:right w:val="nil"/>
                  </w:tcBorders>
                </w:tcPr>
                <w:p w14:paraId="7C488C16" w14:textId="56926357" w:rsidR="000A1031" w:rsidRPr="00CE5A67" w:rsidRDefault="00CE5A67"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CE5A67">
                    <w:rPr>
                      <w:rFonts w:ascii="Times New Roman" w:hAnsi="Times New Roman" w:cs="Times New Roman"/>
                      <w:sz w:val="22"/>
                      <w:szCs w:val="22"/>
                      <w:lang w:val="en-US"/>
                    </w:rPr>
                    <w:t xml:space="preserve">Feed intolerance: </w:t>
                  </w:r>
                  <w:r w:rsidRPr="00CE5A67">
                    <w:rPr>
                      <w:rFonts w:ascii="Segoe UI Symbol" w:hAnsi="Segoe UI Symbol" w:cs="Segoe UI Symbol"/>
                      <w:sz w:val="22"/>
                      <w:szCs w:val="22"/>
                      <w:lang w:val="en-US"/>
                    </w:rPr>
                    <w:t>☐</w:t>
                  </w:r>
                  <w:r w:rsidRPr="00CE5A67">
                    <w:rPr>
                      <w:rFonts w:ascii="Times New Roman" w:hAnsi="Times New Roman" w:cs="Times New Roman"/>
                      <w:sz w:val="22"/>
                      <w:szCs w:val="22"/>
                      <w:lang w:val="en-US"/>
                    </w:rPr>
                    <w:t xml:space="preserve"> Yes  </w:t>
                  </w:r>
                  <w:r w:rsidRPr="00CE5A67">
                    <w:rPr>
                      <w:rFonts w:ascii="Segoe UI Symbol" w:hAnsi="Segoe UI Symbol" w:cs="Segoe UI Symbol"/>
                      <w:sz w:val="22"/>
                      <w:szCs w:val="22"/>
                      <w:lang w:val="en-US"/>
                    </w:rPr>
                    <w:t>☐</w:t>
                  </w:r>
                  <w:r w:rsidRPr="00CE5A67">
                    <w:rPr>
                      <w:rFonts w:ascii="Times New Roman" w:hAnsi="Times New Roman" w:cs="Times New Roman"/>
                      <w:sz w:val="22"/>
                      <w:szCs w:val="22"/>
                      <w:lang w:val="en-US"/>
                    </w:rPr>
                    <w:t xml:space="preserve"> No </w:t>
                  </w:r>
                  <w:r w:rsidRPr="00CE5A67">
                    <w:rPr>
                      <w:rFonts w:ascii="Times New Roman" w:hAnsi="Times New Roman" w:cs="Times New Roman"/>
                      <w:i/>
                      <w:iCs/>
                      <w:lang w:val="en-US"/>
                    </w:rPr>
                    <w:t>Record First</w:t>
                  </w:r>
                </w:p>
              </w:tc>
            </w:tr>
            <w:tr w:rsidR="000A1031" w14:paraId="518B3444" w14:textId="77777777" w:rsidTr="00CE5A67">
              <w:trPr>
                <w:trHeight w:val="216"/>
              </w:trPr>
              <w:tc>
                <w:tcPr>
                  <w:tcW w:w="5107" w:type="dxa"/>
                  <w:gridSpan w:val="5"/>
                  <w:tcBorders>
                    <w:top w:val="single" w:sz="4" w:space="0" w:color="auto"/>
                    <w:left w:val="single" w:sz="4" w:space="0" w:color="auto"/>
                    <w:bottom w:val="single" w:sz="4" w:space="0" w:color="auto"/>
                    <w:right w:val="single" w:sz="4" w:space="0" w:color="auto"/>
                  </w:tcBorders>
                </w:tcPr>
                <w:p w14:paraId="7C3D2A43" w14:textId="7F7B847B" w:rsidR="000A1031" w:rsidRPr="00CE5A67" w:rsidRDefault="00CE5A67"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CE5A67">
                    <w:rPr>
                      <w:rFonts w:ascii="Times New Roman" w:hAnsi="Times New Roman" w:cs="Times New Roman"/>
                      <w:sz w:val="22"/>
                      <w:szCs w:val="22"/>
                      <w:lang w:val="en-US"/>
                    </w:rPr>
                    <w:t xml:space="preserve">If 'Yes', specify: </w:t>
                  </w:r>
                  <w:r w:rsidRPr="00CE5A67">
                    <w:rPr>
                      <w:rFonts w:ascii="Segoe UI Symbol" w:hAnsi="Segoe UI Symbol" w:cs="Segoe UI Symbol"/>
                      <w:sz w:val="22"/>
                      <w:szCs w:val="22"/>
                      <w:lang w:val="en-US"/>
                    </w:rPr>
                    <w:t>☐</w:t>
                  </w:r>
                  <w:r w:rsidRPr="00CE5A67">
                    <w:rPr>
                      <w:rFonts w:ascii="Times New Roman" w:hAnsi="Times New Roman" w:cs="Times New Roman"/>
                      <w:sz w:val="22"/>
                      <w:szCs w:val="22"/>
                      <w:lang w:val="en-US"/>
                    </w:rPr>
                    <w:t xml:space="preserve"> Abdominal distension </w:t>
                  </w:r>
                  <w:r w:rsidRPr="00CE5A67">
                    <w:rPr>
                      <w:rFonts w:ascii="Segoe UI Symbol" w:hAnsi="Segoe UI Symbol" w:cs="Segoe UI Symbol"/>
                      <w:sz w:val="22"/>
                      <w:szCs w:val="22"/>
                      <w:lang w:val="en-US"/>
                    </w:rPr>
                    <w:t>☐</w:t>
                  </w:r>
                  <w:r w:rsidRPr="00CE5A67">
                    <w:rPr>
                      <w:rFonts w:ascii="Times New Roman" w:hAnsi="Times New Roman" w:cs="Times New Roman"/>
                      <w:sz w:val="22"/>
                      <w:szCs w:val="22"/>
                      <w:lang w:val="en-US"/>
                    </w:rPr>
                    <w:t xml:space="preserve"> Pre-feed aspirates </w:t>
                  </w:r>
                  <w:r w:rsidRPr="00CE5A67">
                    <w:rPr>
                      <w:rFonts w:ascii="Segoe UI Symbol" w:hAnsi="Segoe UI Symbol" w:cs="Segoe UI Symbol"/>
                      <w:sz w:val="22"/>
                      <w:szCs w:val="22"/>
                      <w:lang w:val="en-US"/>
                    </w:rPr>
                    <w:t>☐</w:t>
                  </w:r>
                  <w:r w:rsidRPr="00CE5A67">
                    <w:rPr>
                      <w:rFonts w:ascii="Times New Roman" w:hAnsi="Times New Roman" w:cs="Times New Roman"/>
                      <w:sz w:val="22"/>
                      <w:szCs w:val="22"/>
                      <w:lang w:val="en-US"/>
                    </w:rPr>
                    <w:t xml:space="preserve"> Altered aspirates </w:t>
                  </w:r>
                  <w:r w:rsidRPr="00CE5A67">
                    <w:rPr>
                      <w:rFonts w:ascii="Segoe UI Symbol" w:hAnsi="Segoe UI Symbol" w:cs="Segoe UI Symbol"/>
                      <w:sz w:val="22"/>
                      <w:szCs w:val="22"/>
                      <w:lang w:val="en-US"/>
                    </w:rPr>
                    <w:t>☐</w:t>
                  </w:r>
                  <w:r w:rsidRPr="00CE5A67">
                    <w:rPr>
                      <w:rFonts w:ascii="Times New Roman" w:hAnsi="Times New Roman" w:cs="Times New Roman"/>
                      <w:sz w:val="22"/>
                      <w:szCs w:val="22"/>
                      <w:lang w:val="en-US"/>
                    </w:rPr>
                    <w:t xml:space="preserve"> Sluggish/absent bowel sounds </w:t>
                  </w:r>
                  <w:r w:rsidRPr="00CE5A67">
                    <w:rPr>
                      <w:rFonts w:ascii="Segoe UI Symbol" w:hAnsi="Segoe UI Symbol" w:cs="Segoe UI Symbol"/>
                      <w:sz w:val="22"/>
                      <w:szCs w:val="22"/>
                      <w:lang w:val="en-US"/>
                    </w:rPr>
                    <w:t>☐ O</w:t>
                  </w:r>
                  <w:r w:rsidRPr="00CE5A67">
                    <w:rPr>
                      <w:rFonts w:ascii="Times New Roman" w:hAnsi="Times New Roman" w:cs="Times New Roman"/>
                      <w:sz w:val="22"/>
                      <w:szCs w:val="22"/>
                      <w:lang w:val="en-US"/>
                    </w:rPr>
                    <w:t xml:space="preserve">thers ______ </w:t>
                  </w:r>
                  <w:r w:rsidRPr="00CE5A67">
                    <w:rPr>
                      <w:rFonts w:ascii="Arial Narrow" w:hAnsi="Arial Narrow" w:cs="Times New Roman"/>
                      <w:i/>
                      <w:iCs/>
                      <w:lang w:val="en-US"/>
                    </w:rPr>
                    <w:t>(</w:t>
                  </w:r>
                  <w:r w:rsidRPr="00CE5A67">
                    <w:rPr>
                      <w:rFonts w:ascii="Arial Narrow" w:hAnsi="Arial Narrow" w:cs="Times New Roman"/>
                      <w:i/>
                      <w:iCs/>
                    </w:rPr>
                    <w:t>Select all that apply)</w:t>
                  </w:r>
                </w:p>
              </w:tc>
            </w:tr>
          </w:tbl>
          <w:p w14:paraId="1C31329B" w14:textId="0D761890" w:rsidR="006D77A6" w:rsidRPr="00CB048A" w:rsidRDefault="006D77A6" w:rsidP="00A471C0">
            <w:pPr>
              <w:spacing w:before="25" w:after="25" w:line="276" w:lineRule="auto"/>
              <w:rPr>
                <w:rFonts w:ascii="Times New Roman" w:hAnsi="Times New Roman" w:cs="Times New Roman"/>
                <w:sz w:val="22"/>
                <w:szCs w:val="22"/>
                <w:lang w:val="en-US"/>
              </w:rPr>
            </w:pPr>
          </w:p>
        </w:tc>
      </w:tr>
    </w:tbl>
    <w:p w14:paraId="60030724" w14:textId="77777777" w:rsidR="00DF01B9" w:rsidRDefault="00DF01B9"/>
    <w:tbl>
      <w:tblPr>
        <w:tblStyle w:val="TableGrid"/>
        <w:tblW w:w="10800" w:type="dxa"/>
        <w:tblInd w:w="-275" w:type="dxa"/>
        <w:tblLayout w:type="fixed"/>
        <w:tblLook w:val="04A0" w:firstRow="1" w:lastRow="0" w:firstColumn="1" w:lastColumn="0" w:noHBand="0" w:noVBand="1"/>
      </w:tblPr>
      <w:tblGrid>
        <w:gridCol w:w="5490"/>
        <w:gridCol w:w="5310"/>
      </w:tblGrid>
      <w:tr w:rsidR="00DF01B9" w14:paraId="062995BA" w14:textId="77777777" w:rsidTr="00171722">
        <w:trPr>
          <w:trHeight w:val="864"/>
        </w:trPr>
        <w:tc>
          <w:tcPr>
            <w:tcW w:w="5490" w:type="dxa"/>
          </w:tcPr>
          <w:tbl>
            <w:tblPr>
              <w:tblStyle w:val="TableGrid"/>
              <w:tblW w:w="0" w:type="auto"/>
              <w:tblLayout w:type="fixed"/>
              <w:tblCellMar>
                <w:left w:w="58" w:type="dxa"/>
                <w:right w:w="29" w:type="dxa"/>
              </w:tblCellMar>
              <w:tblLook w:val="04A0" w:firstRow="1" w:lastRow="0" w:firstColumn="1" w:lastColumn="0" w:noHBand="0" w:noVBand="1"/>
            </w:tblPr>
            <w:tblGrid>
              <w:gridCol w:w="1754"/>
              <w:gridCol w:w="208"/>
              <w:gridCol w:w="180"/>
              <w:gridCol w:w="270"/>
              <w:gridCol w:w="540"/>
              <w:gridCol w:w="557"/>
              <w:gridCol w:w="1755"/>
            </w:tblGrid>
            <w:tr w:rsidR="00DB2F06" w14:paraId="1F02859E" w14:textId="77777777" w:rsidTr="002C7777">
              <w:tc>
                <w:tcPr>
                  <w:tcW w:w="5264" w:type="dxa"/>
                  <w:gridSpan w:val="7"/>
                  <w:tcBorders>
                    <w:top w:val="nil"/>
                    <w:left w:val="nil"/>
                    <w:bottom w:val="nil"/>
                    <w:right w:val="nil"/>
                  </w:tcBorders>
                </w:tcPr>
                <w:p w14:paraId="7689C975" w14:textId="05BF1FEE" w:rsidR="00DB2F06" w:rsidRDefault="00DB2F06" w:rsidP="00AE2F4F">
                  <w:pPr>
                    <w:spacing w:before="25" w:after="25" w:line="276" w:lineRule="auto"/>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H3.1 </w:t>
                  </w:r>
                  <w:r w:rsidRPr="006D2253">
                    <w:rPr>
                      <w:rFonts w:ascii="Times New Roman" w:hAnsi="Times New Roman" w:cs="Times New Roman"/>
                      <w:b/>
                      <w:bCs/>
                      <w:sz w:val="22"/>
                      <w:szCs w:val="22"/>
                      <w:lang w:val="en-US"/>
                    </w:rPr>
                    <w:t>Necrotizing Enterocolitis (NEC)</w:t>
                  </w:r>
                  <w:r>
                    <w:rPr>
                      <w:rFonts w:ascii="Times New Roman" w:hAnsi="Times New Roman" w:cs="Times New Roman"/>
                      <w:b/>
                      <w:bCs/>
                      <w:sz w:val="22"/>
                      <w:szCs w:val="22"/>
                      <w:lang w:val="en-US"/>
                    </w:rPr>
                    <w:t xml:space="preserve"> </w:t>
                  </w:r>
                  <w:r w:rsidRPr="00C30919">
                    <w:rPr>
                      <w:rFonts w:ascii="Times New Roman" w:hAnsi="Times New Roman" w:cs="Times New Roman"/>
                      <w:i/>
                      <w:iCs/>
                      <w:lang w:val="en-US"/>
                    </w:rPr>
                    <w:t xml:space="preserve">Record </w:t>
                  </w:r>
                  <w:r>
                    <w:rPr>
                      <w:rFonts w:ascii="Times New Roman" w:hAnsi="Times New Roman" w:cs="Times New Roman"/>
                      <w:i/>
                      <w:iCs/>
                      <w:lang w:val="en-US"/>
                    </w:rPr>
                    <w:t>Max</w:t>
                  </w:r>
                </w:p>
              </w:tc>
            </w:tr>
            <w:tr w:rsidR="00217CEA" w14:paraId="4232FC21" w14:textId="77777777" w:rsidTr="002C7777">
              <w:tc>
                <w:tcPr>
                  <w:tcW w:w="5264" w:type="dxa"/>
                  <w:gridSpan w:val="7"/>
                  <w:tcBorders>
                    <w:top w:val="nil"/>
                    <w:left w:val="nil"/>
                    <w:bottom w:val="nil"/>
                    <w:right w:val="nil"/>
                  </w:tcBorders>
                </w:tcPr>
                <w:p w14:paraId="4ECDA4AA" w14:textId="1FF5420D" w:rsidR="00217CEA" w:rsidRPr="00217CEA" w:rsidRDefault="00217CEA" w:rsidP="00242F1B">
                  <w:pPr>
                    <w:pStyle w:val="ListParagraph"/>
                    <w:numPr>
                      <w:ilvl w:val="0"/>
                      <w:numId w:val="23"/>
                    </w:numPr>
                    <w:spacing w:before="25" w:after="25" w:line="276" w:lineRule="auto"/>
                    <w:rPr>
                      <w:rFonts w:ascii="Times New Roman" w:hAnsi="Times New Roman" w:cs="Times New Roman"/>
                      <w:b/>
                      <w:bCs/>
                      <w:sz w:val="22"/>
                      <w:szCs w:val="22"/>
                      <w:lang w:val="en-US"/>
                    </w:rPr>
                  </w:pPr>
                  <w:r w:rsidRPr="00217CEA">
                    <w:rPr>
                      <w:rFonts w:ascii="Times New Roman" w:hAnsi="Times New Roman" w:cs="Times New Roman"/>
                      <w:sz w:val="22"/>
                      <w:szCs w:val="22"/>
                      <w:lang w:val="en-US"/>
                    </w:rPr>
                    <w:t xml:space="preserve">NEC: </w:t>
                  </w:r>
                  <w:r w:rsidRPr="00217CEA">
                    <w:rPr>
                      <w:rFonts w:ascii="Segoe UI Symbol" w:hAnsi="Segoe UI Symbol" w:cs="Segoe UI Symbol"/>
                      <w:sz w:val="22"/>
                      <w:szCs w:val="22"/>
                      <w:lang w:val="en-US"/>
                    </w:rPr>
                    <w:t>☐</w:t>
                  </w:r>
                  <w:r w:rsidRPr="00217CEA">
                    <w:rPr>
                      <w:rFonts w:ascii="Times New Roman" w:hAnsi="Times New Roman" w:cs="Times New Roman"/>
                      <w:sz w:val="22"/>
                      <w:szCs w:val="22"/>
                      <w:lang w:val="en-US"/>
                    </w:rPr>
                    <w:t xml:space="preserve"> Yes </w:t>
                  </w:r>
                  <w:r w:rsidRPr="00217CEA">
                    <w:rPr>
                      <w:rFonts w:ascii="Segoe UI Symbol" w:hAnsi="Segoe UI Symbol" w:cs="Segoe UI Symbol"/>
                      <w:sz w:val="22"/>
                      <w:szCs w:val="22"/>
                      <w:lang w:val="en-US"/>
                    </w:rPr>
                    <w:t>☐</w:t>
                  </w:r>
                  <w:r w:rsidRPr="00217CEA">
                    <w:rPr>
                      <w:rFonts w:ascii="Times New Roman" w:hAnsi="Times New Roman" w:cs="Times New Roman"/>
                      <w:sz w:val="22"/>
                      <w:szCs w:val="22"/>
                      <w:lang w:val="en-US"/>
                    </w:rPr>
                    <w:t xml:space="preserve"> No</w:t>
                  </w:r>
                </w:p>
              </w:tc>
            </w:tr>
            <w:tr w:rsidR="00217CEA" w14:paraId="7CE42125" w14:textId="77777777" w:rsidTr="002C7777">
              <w:tc>
                <w:tcPr>
                  <w:tcW w:w="5264" w:type="dxa"/>
                  <w:gridSpan w:val="7"/>
                  <w:tcBorders>
                    <w:top w:val="nil"/>
                    <w:left w:val="nil"/>
                    <w:bottom w:val="nil"/>
                    <w:right w:val="nil"/>
                  </w:tcBorders>
                </w:tcPr>
                <w:p w14:paraId="344CAF0C" w14:textId="67E12F96" w:rsidR="00217CEA" w:rsidRPr="00217CEA" w:rsidRDefault="00217CEA" w:rsidP="00242F1B">
                  <w:pPr>
                    <w:pStyle w:val="ListParagraph"/>
                    <w:numPr>
                      <w:ilvl w:val="0"/>
                      <w:numId w:val="23"/>
                    </w:numPr>
                    <w:spacing w:before="25" w:after="25" w:line="276" w:lineRule="auto"/>
                    <w:rPr>
                      <w:rFonts w:ascii="Times New Roman" w:hAnsi="Times New Roman" w:cs="Times New Roman"/>
                      <w:sz w:val="22"/>
                      <w:szCs w:val="22"/>
                      <w:lang w:val="en-US"/>
                    </w:rPr>
                  </w:pPr>
                  <w:r w:rsidRPr="00217CEA">
                    <w:rPr>
                      <w:rFonts w:ascii="Times New Roman" w:hAnsi="Times New Roman" w:cs="Times New Roman"/>
                      <w:sz w:val="22"/>
                      <w:szCs w:val="22"/>
                      <w:lang w:val="en-US"/>
                    </w:rPr>
                    <w:t xml:space="preserve">Max Stage: </w:t>
                  </w:r>
                  <w:r w:rsidRPr="00217CEA">
                    <w:rPr>
                      <w:rFonts w:ascii="Segoe UI Symbol" w:hAnsi="Segoe UI Symbol" w:cs="Segoe UI Symbol"/>
                      <w:sz w:val="22"/>
                      <w:szCs w:val="22"/>
                      <w:lang w:val="en-US"/>
                    </w:rPr>
                    <w:t>☐</w:t>
                  </w:r>
                  <w:r w:rsidRPr="00217CEA">
                    <w:rPr>
                      <w:rFonts w:ascii="Times New Roman" w:hAnsi="Times New Roman" w:cs="Times New Roman"/>
                      <w:sz w:val="22"/>
                      <w:szCs w:val="22"/>
                      <w:lang w:val="en-US"/>
                    </w:rPr>
                    <w:t xml:space="preserve"> IA </w:t>
                  </w:r>
                  <w:r w:rsidRPr="00217CEA">
                    <w:rPr>
                      <w:rFonts w:ascii="Segoe UI Symbol" w:hAnsi="Segoe UI Symbol" w:cs="Segoe UI Symbol"/>
                      <w:sz w:val="22"/>
                      <w:szCs w:val="22"/>
                      <w:lang w:val="en-US"/>
                    </w:rPr>
                    <w:t>☐</w:t>
                  </w:r>
                  <w:r w:rsidRPr="00217CEA">
                    <w:rPr>
                      <w:rFonts w:ascii="Times New Roman" w:hAnsi="Times New Roman" w:cs="Times New Roman"/>
                      <w:sz w:val="22"/>
                      <w:szCs w:val="22"/>
                      <w:lang w:val="en-US"/>
                    </w:rPr>
                    <w:t xml:space="preserve"> IB </w:t>
                  </w:r>
                  <w:r w:rsidRPr="00217CEA">
                    <w:rPr>
                      <w:rFonts w:ascii="Segoe UI Symbol" w:hAnsi="Segoe UI Symbol" w:cs="Segoe UI Symbol"/>
                      <w:sz w:val="22"/>
                      <w:szCs w:val="22"/>
                      <w:lang w:val="en-US"/>
                    </w:rPr>
                    <w:t>☐</w:t>
                  </w:r>
                  <w:r w:rsidRPr="00217CEA">
                    <w:rPr>
                      <w:rFonts w:ascii="Times New Roman" w:hAnsi="Times New Roman" w:cs="Times New Roman"/>
                      <w:sz w:val="22"/>
                      <w:szCs w:val="22"/>
                      <w:lang w:val="en-US"/>
                    </w:rPr>
                    <w:t xml:space="preserve"> IIA </w:t>
                  </w:r>
                  <w:r w:rsidRPr="00217CEA">
                    <w:rPr>
                      <w:rFonts w:ascii="Segoe UI Symbol" w:hAnsi="Segoe UI Symbol" w:cs="Segoe UI Symbol"/>
                      <w:sz w:val="22"/>
                      <w:szCs w:val="22"/>
                      <w:lang w:val="en-US"/>
                    </w:rPr>
                    <w:t>☐</w:t>
                  </w:r>
                  <w:r w:rsidRPr="00217CEA">
                    <w:rPr>
                      <w:rFonts w:ascii="Times New Roman" w:hAnsi="Times New Roman" w:cs="Times New Roman"/>
                      <w:sz w:val="22"/>
                      <w:szCs w:val="22"/>
                      <w:lang w:val="en-US"/>
                    </w:rPr>
                    <w:t xml:space="preserve"> IIB </w:t>
                  </w:r>
                  <w:r w:rsidRPr="00217CEA">
                    <w:rPr>
                      <w:rFonts w:ascii="Segoe UI Symbol" w:hAnsi="Segoe UI Symbol" w:cs="Segoe UI Symbol"/>
                      <w:sz w:val="22"/>
                      <w:szCs w:val="22"/>
                      <w:lang w:val="en-US"/>
                    </w:rPr>
                    <w:t>☐</w:t>
                  </w:r>
                  <w:r w:rsidRPr="00217CEA">
                    <w:rPr>
                      <w:rFonts w:ascii="Times New Roman" w:hAnsi="Times New Roman" w:cs="Times New Roman"/>
                      <w:sz w:val="22"/>
                      <w:szCs w:val="22"/>
                      <w:lang w:val="en-US"/>
                    </w:rPr>
                    <w:t xml:space="preserve"> IIIA </w:t>
                  </w:r>
                  <w:r w:rsidRPr="00217CEA">
                    <w:rPr>
                      <w:rFonts w:ascii="Segoe UI Symbol" w:hAnsi="Segoe UI Symbol" w:cs="Segoe UI Symbol"/>
                      <w:sz w:val="22"/>
                      <w:szCs w:val="22"/>
                      <w:lang w:val="en-US"/>
                    </w:rPr>
                    <w:t>☐</w:t>
                  </w:r>
                  <w:r w:rsidRPr="00217CEA">
                    <w:rPr>
                      <w:rFonts w:ascii="Times New Roman" w:hAnsi="Times New Roman" w:cs="Times New Roman"/>
                      <w:sz w:val="22"/>
                      <w:szCs w:val="22"/>
                      <w:lang w:val="en-US"/>
                    </w:rPr>
                    <w:t xml:space="preserve"> IIIB</w:t>
                  </w:r>
                </w:p>
              </w:tc>
            </w:tr>
            <w:tr w:rsidR="00DB2F06" w14:paraId="79AD8060" w14:textId="77777777" w:rsidTr="003705B0">
              <w:tc>
                <w:tcPr>
                  <w:tcW w:w="2412" w:type="dxa"/>
                  <w:gridSpan w:val="4"/>
                  <w:tcBorders>
                    <w:top w:val="nil"/>
                    <w:left w:val="nil"/>
                    <w:bottom w:val="single" w:sz="4" w:space="0" w:color="auto"/>
                    <w:right w:val="nil"/>
                  </w:tcBorders>
                </w:tcPr>
                <w:p w14:paraId="56D874B6" w14:textId="34F7E837" w:rsidR="00DB2F06" w:rsidRPr="00217CEA" w:rsidRDefault="00217CEA" w:rsidP="00242F1B">
                  <w:pPr>
                    <w:pStyle w:val="ListParagraph"/>
                    <w:numPr>
                      <w:ilvl w:val="0"/>
                      <w:numId w:val="23"/>
                    </w:numPr>
                    <w:spacing w:before="25" w:after="25" w:line="276" w:lineRule="auto"/>
                    <w:rPr>
                      <w:rFonts w:ascii="Times New Roman" w:hAnsi="Times New Roman" w:cs="Times New Roman"/>
                      <w:b/>
                      <w:bCs/>
                      <w:sz w:val="22"/>
                      <w:szCs w:val="22"/>
                      <w:lang w:val="en-US"/>
                    </w:rPr>
                  </w:pPr>
                  <w:r w:rsidRPr="00217CEA">
                    <w:rPr>
                      <w:rFonts w:ascii="Times New Roman" w:hAnsi="Times New Roman" w:cs="Times New Roman"/>
                      <w:sz w:val="22"/>
                      <w:szCs w:val="22"/>
                      <w:lang w:val="en-US"/>
                    </w:rPr>
                    <w:t>Date: ___/___/____</w:t>
                  </w:r>
                </w:p>
              </w:tc>
              <w:tc>
                <w:tcPr>
                  <w:tcW w:w="2852" w:type="dxa"/>
                  <w:gridSpan w:val="3"/>
                  <w:tcBorders>
                    <w:top w:val="nil"/>
                    <w:left w:val="nil"/>
                    <w:bottom w:val="single" w:sz="4" w:space="0" w:color="auto"/>
                    <w:right w:val="nil"/>
                  </w:tcBorders>
                </w:tcPr>
                <w:p w14:paraId="49025617" w14:textId="52F20DC1" w:rsidR="00DB2F06" w:rsidRPr="00217CEA" w:rsidRDefault="00217CEA" w:rsidP="00242F1B">
                  <w:pPr>
                    <w:pStyle w:val="ListParagraph"/>
                    <w:numPr>
                      <w:ilvl w:val="0"/>
                      <w:numId w:val="23"/>
                    </w:numPr>
                    <w:spacing w:before="25" w:after="25" w:line="276" w:lineRule="auto"/>
                    <w:rPr>
                      <w:rFonts w:ascii="Times New Roman" w:hAnsi="Times New Roman" w:cs="Times New Roman"/>
                      <w:b/>
                      <w:bCs/>
                      <w:sz w:val="22"/>
                      <w:szCs w:val="22"/>
                      <w:lang w:val="en-US"/>
                    </w:rPr>
                  </w:pPr>
                  <w:r w:rsidRPr="00217CEA">
                    <w:rPr>
                      <w:rFonts w:ascii="Times New Roman" w:hAnsi="Times New Roman" w:cs="Times New Roman"/>
                      <w:sz w:val="22"/>
                      <w:szCs w:val="22"/>
                      <w:lang w:val="en-US"/>
                    </w:rPr>
                    <w:t>Age: ____ days</w:t>
                  </w:r>
                </w:p>
              </w:tc>
            </w:tr>
            <w:tr w:rsidR="00862343" w14:paraId="51BC3D3A" w14:textId="77777777" w:rsidTr="00862343">
              <w:trPr>
                <w:trHeight w:val="1531"/>
              </w:trPr>
              <w:tc>
                <w:tcPr>
                  <w:tcW w:w="5264" w:type="dxa"/>
                  <w:gridSpan w:val="7"/>
                  <w:tcBorders>
                    <w:top w:val="single" w:sz="4" w:space="0" w:color="auto"/>
                    <w:left w:val="single" w:sz="4" w:space="0" w:color="auto"/>
                    <w:bottom w:val="nil"/>
                    <w:right w:val="single" w:sz="4" w:space="0" w:color="auto"/>
                  </w:tcBorders>
                </w:tcPr>
                <w:p w14:paraId="1F4DE712" w14:textId="77777777" w:rsidR="00862343" w:rsidRPr="00217CEA" w:rsidRDefault="00862343" w:rsidP="00242F1B">
                  <w:pPr>
                    <w:pStyle w:val="ListParagraph"/>
                    <w:numPr>
                      <w:ilvl w:val="0"/>
                      <w:numId w:val="23"/>
                    </w:numPr>
                    <w:spacing w:before="25" w:after="25" w:line="276" w:lineRule="auto"/>
                    <w:rPr>
                      <w:rFonts w:ascii="Times New Roman" w:hAnsi="Times New Roman" w:cs="Times New Roman"/>
                      <w:sz w:val="22"/>
                      <w:szCs w:val="22"/>
                      <w:lang w:val="en-US"/>
                    </w:rPr>
                  </w:pPr>
                  <w:r w:rsidRPr="00217CEA">
                    <w:rPr>
                      <w:rFonts w:ascii="Times New Roman" w:hAnsi="Times New Roman" w:cs="Times New Roman"/>
                      <w:sz w:val="22"/>
                      <w:szCs w:val="22"/>
                      <w:lang w:val="en-US"/>
                    </w:rPr>
                    <w:t xml:space="preserve">Surgical intervention required: </w:t>
                  </w:r>
                  <w:r w:rsidRPr="00217CEA">
                    <w:rPr>
                      <w:rFonts w:ascii="Segoe UI Symbol" w:hAnsi="Segoe UI Symbol" w:cs="Segoe UI Symbol"/>
                      <w:sz w:val="22"/>
                      <w:szCs w:val="22"/>
                      <w:lang w:val="en-US"/>
                    </w:rPr>
                    <w:t>☐</w:t>
                  </w:r>
                  <w:r w:rsidRPr="00217CEA">
                    <w:rPr>
                      <w:rFonts w:ascii="Times New Roman" w:hAnsi="Times New Roman" w:cs="Times New Roman"/>
                      <w:sz w:val="22"/>
                      <w:szCs w:val="22"/>
                      <w:lang w:val="en-US"/>
                    </w:rPr>
                    <w:t xml:space="preserve"> Yes </w:t>
                  </w:r>
                  <w:r w:rsidRPr="00217CEA">
                    <w:rPr>
                      <w:rFonts w:ascii="Segoe UI Symbol" w:hAnsi="Segoe UI Symbol" w:cs="Segoe UI Symbol"/>
                      <w:sz w:val="22"/>
                      <w:szCs w:val="22"/>
                      <w:lang w:val="en-US"/>
                    </w:rPr>
                    <w:t>☐</w:t>
                  </w:r>
                  <w:r w:rsidRPr="00217CEA">
                    <w:rPr>
                      <w:rFonts w:ascii="Times New Roman" w:hAnsi="Times New Roman" w:cs="Times New Roman"/>
                      <w:sz w:val="22"/>
                      <w:szCs w:val="22"/>
                      <w:lang w:val="en-US"/>
                    </w:rPr>
                    <w:t xml:space="preserve"> No</w:t>
                  </w:r>
                </w:p>
                <w:p w14:paraId="0AA65C08" w14:textId="77777777" w:rsidR="00862343" w:rsidRDefault="00862343" w:rsidP="00242F1B">
                  <w:pPr>
                    <w:pStyle w:val="ListParagraph"/>
                    <w:numPr>
                      <w:ilvl w:val="0"/>
                      <w:numId w:val="23"/>
                    </w:numPr>
                    <w:spacing w:before="25" w:after="25" w:line="276" w:lineRule="auto"/>
                    <w:rPr>
                      <w:rFonts w:ascii="Times New Roman" w:hAnsi="Times New Roman" w:cs="Times New Roman"/>
                      <w:sz w:val="22"/>
                      <w:szCs w:val="22"/>
                      <w:lang w:val="en-US"/>
                    </w:rPr>
                  </w:pPr>
                  <w:r w:rsidRPr="00DF0E7C">
                    <w:rPr>
                      <w:rFonts w:ascii="Times New Roman" w:hAnsi="Times New Roman" w:cs="Times New Roman"/>
                      <w:sz w:val="22"/>
                      <w:szCs w:val="22"/>
                      <w:lang w:val="en-US"/>
                    </w:rPr>
                    <w:t xml:space="preserve">Type of surgical intervention: </w:t>
                  </w:r>
                  <w:r w:rsidRPr="00DF0E7C">
                    <w:rPr>
                      <w:rFonts w:ascii="Segoe UI Symbol" w:hAnsi="Segoe UI Symbol" w:cs="Segoe UI Symbol"/>
                      <w:sz w:val="22"/>
                      <w:szCs w:val="22"/>
                      <w:lang w:val="en-US"/>
                    </w:rPr>
                    <w:t>☐</w:t>
                  </w:r>
                  <w:r w:rsidRPr="00DF0E7C">
                    <w:rPr>
                      <w:rFonts w:ascii="Times New Roman" w:hAnsi="Times New Roman" w:cs="Times New Roman"/>
                      <w:sz w:val="22"/>
                      <w:szCs w:val="22"/>
                      <w:lang w:val="en-US"/>
                    </w:rPr>
                    <w:t xml:space="preserve"> Peritoneal drain </w:t>
                  </w:r>
                </w:p>
                <w:p w14:paraId="2B25651E" w14:textId="77777777" w:rsidR="00862343" w:rsidRPr="00DF0E7C" w:rsidRDefault="00862343" w:rsidP="00DF0E7C">
                  <w:pPr>
                    <w:pStyle w:val="ListParagraph"/>
                    <w:spacing w:before="25" w:after="25" w:line="276" w:lineRule="auto"/>
                    <w:ind w:left="144"/>
                    <w:rPr>
                      <w:rFonts w:ascii="Times New Roman" w:hAnsi="Times New Roman" w:cs="Times New Roman"/>
                      <w:sz w:val="22"/>
                      <w:szCs w:val="22"/>
                      <w:lang w:val="en-US"/>
                    </w:rPr>
                  </w:pPr>
                  <w:r w:rsidRPr="00DF0E7C">
                    <w:rPr>
                      <w:rFonts w:ascii="Segoe UI Symbol" w:hAnsi="Segoe UI Symbol" w:cs="Segoe UI Symbol"/>
                      <w:sz w:val="22"/>
                      <w:szCs w:val="22"/>
                      <w:lang w:val="en-US"/>
                    </w:rPr>
                    <w:t>☐</w:t>
                  </w:r>
                  <w:r w:rsidRPr="00DF0E7C">
                    <w:rPr>
                      <w:rFonts w:ascii="Times New Roman" w:hAnsi="Times New Roman" w:cs="Times New Roman"/>
                      <w:sz w:val="22"/>
                      <w:szCs w:val="22"/>
                      <w:lang w:val="en-US"/>
                    </w:rPr>
                    <w:t xml:space="preserve"> Laparotomy</w:t>
                  </w:r>
                </w:p>
                <w:p w14:paraId="3F6646F0" w14:textId="54A4EAF1" w:rsidR="00862343" w:rsidRPr="00217CEA" w:rsidRDefault="00862343"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If Laparotomy, </w:t>
                  </w:r>
                  <w:r w:rsidRPr="00132499">
                    <w:rPr>
                      <w:rFonts w:ascii="Times New Roman" w:hAnsi="Times New Roman" w:cs="Times New Roman"/>
                      <w:sz w:val="22"/>
                      <w:szCs w:val="22"/>
                      <w:lang w:val="en-US"/>
                    </w:rPr>
                    <w:t>Resection</w:t>
                  </w:r>
                  <w:r>
                    <w:rPr>
                      <w:rFonts w:ascii="Times New Roman" w:hAnsi="Times New Roman" w:cs="Times New Roman"/>
                      <w:sz w:val="22"/>
                      <w:szCs w:val="22"/>
                      <w:lang w:val="en-US"/>
                    </w:rPr>
                    <w:t>:</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r>
            <w:tr w:rsidR="00DF0E7C" w14:paraId="6A825FCF" w14:textId="77777777" w:rsidTr="003705B0">
              <w:tc>
                <w:tcPr>
                  <w:tcW w:w="2412" w:type="dxa"/>
                  <w:gridSpan w:val="4"/>
                  <w:tcBorders>
                    <w:top w:val="nil"/>
                    <w:bottom w:val="single" w:sz="4" w:space="0" w:color="auto"/>
                    <w:right w:val="nil"/>
                  </w:tcBorders>
                </w:tcPr>
                <w:p w14:paraId="5FD41560" w14:textId="1B8B39F3" w:rsidR="00DF0E7C" w:rsidRPr="00217CEA" w:rsidRDefault="00DF0E7C"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Length: ____ cm</w:t>
                  </w:r>
                </w:p>
              </w:tc>
              <w:tc>
                <w:tcPr>
                  <w:tcW w:w="2852" w:type="dxa"/>
                  <w:gridSpan w:val="3"/>
                  <w:tcBorders>
                    <w:top w:val="nil"/>
                    <w:left w:val="nil"/>
                    <w:bottom w:val="single" w:sz="4" w:space="0" w:color="auto"/>
                  </w:tcBorders>
                </w:tcPr>
                <w:p w14:paraId="6FC4C339" w14:textId="5D6001B5" w:rsidR="00DF0E7C" w:rsidRPr="00217CEA" w:rsidRDefault="00DF0E7C"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Stoma</w:t>
                  </w:r>
                  <w:r>
                    <w:rPr>
                      <w:rFonts w:ascii="Times New Roman" w:hAnsi="Times New Roman" w:cs="Times New Roman"/>
                      <w:sz w:val="22"/>
                      <w:szCs w:val="22"/>
                      <w:lang w:val="en-US"/>
                    </w:rPr>
                    <w:t>:</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r>
            <w:tr w:rsidR="00DF0E7C" w14:paraId="2919B0FD" w14:textId="77777777" w:rsidTr="002C7777">
              <w:tc>
                <w:tcPr>
                  <w:tcW w:w="5264" w:type="dxa"/>
                  <w:gridSpan w:val="7"/>
                  <w:tcBorders>
                    <w:top w:val="single" w:sz="4" w:space="0" w:color="auto"/>
                    <w:left w:val="nil"/>
                    <w:bottom w:val="nil"/>
                    <w:right w:val="nil"/>
                  </w:tcBorders>
                </w:tcPr>
                <w:p w14:paraId="4CA32044" w14:textId="1FE8F818" w:rsidR="00DF0E7C" w:rsidRPr="002560C0" w:rsidRDefault="002560C0" w:rsidP="002560C0">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 xml:space="preserve">H3.2 </w:t>
                  </w:r>
                  <w:r w:rsidRPr="00132499">
                    <w:rPr>
                      <w:rFonts w:ascii="Times New Roman" w:hAnsi="Times New Roman" w:cs="Times New Roman"/>
                      <w:b/>
                      <w:bCs/>
                      <w:sz w:val="22"/>
                      <w:szCs w:val="22"/>
                      <w:lang w:val="en-US"/>
                    </w:rPr>
                    <w:t>Feeding &amp; Nutrition</w:t>
                  </w:r>
                </w:p>
              </w:tc>
            </w:tr>
            <w:tr w:rsidR="00DF0E7C" w14:paraId="0E40A59C" w14:textId="77777777" w:rsidTr="003705B0">
              <w:tc>
                <w:tcPr>
                  <w:tcW w:w="5264" w:type="dxa"/>
                  <w:gridSpan w:val="7"/>
                  <w:tcBorders>
                    <w:top w:val="nil"/>
                    <w:left w:val="nil"/>
                    <w:bottom w:val="single" w:sz="4" w:space="0" w:color="auto"/>
                    <w:right w:val="nil"/>
                  </w:tcBorders>
                </w:tcPr>
                <w:p w14:paraId="59A79D0B" w14:textId="39A3A202" w:rsidR="00DF0E7C" w:rsidRPr="00217CEA" w:rsidRDefault="002560C0"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Age at 1st Enteral Feed: ____ days</w:t>
                  </w:r>
                </w:p>
              </w:tc>
            </w:tr>
            <w:tr w:rsidR="00DF0E7C" w14:paraId="5ACED0E9" w14:textId="77777777" w:rsidTr="003705B0">
              <w:tc>
                <w:tcPr>
                  <w:tcW w:w="5264" w:type="dxa"/>
                  <w:gridSpan w:val="7"/>
                  <w:tcBorders>
                    <w:top w:val="single" w:sz="4" w:space="0" w:color="auto"/>
                    <w:left w:val="single" w:sz="4" w:space="0" w:color="auto"/>
                    <w:bottom w:val="nil"/>
                    <w:right w:val="single" w:sz="4" w:space="0" w:color="auto"/>
                  </w:tcBorders>
                </w:tcPr>
                <w:p w14:paraId="611E19C0" w14:textId="2687201C" w:rsidR="00DF0E7C" w:rsidRPr="002C7777" w:rsidRDefault="002560C0" w:rsidP="00242F1B">
                  <w:pPr>
                    <w:pStyle w:val="ListParagraph"/>
                    <w:numPr>
                      <w:ilvl w:val="0"/>
                      <w:numId w:val="23"/>
                    </w:numPr>
                    <w:spacing w:before="25" w:after="25" w:line="276" w:lineRule="auto"/>
                    <w:rPr>
                      <w:rFonts w:ascii="Times New Roman" w:hAnsi="Times New Roman" w:cs="Times New Roman"/>
                      <w:sz w:val="22"/>
                      <w:szCs w:val="22"/>
                      <w:lang w:val="en-US"/>
                    </w:rPr>
                  </w:pPr>
                  <w:r w:rsidRPr="002560C0">
                    <w:rPr>
                      <w:rFonts w:ascii="Times New Roman" w:hAnsi="Times New Roman" w:cs="Times New Roman"/>
                      <w:sz w:val="22"/>
                      <w:szCs w:val="22"/>
                      <w:lang w:val="en-US"/>
                    </w:rPr>
                    <w:t>Age at Full Feeds: ____ days</w:t>
                  </w:r>
                </w:p>
              </w:tc>
            </w:tr>
            <w:tr w:rsidR="002C7777" w14:paraId="7344F8B3" w14:textId="77777777" w:rsidTr="003705B0">
              <w:tc>
                <w:tcPr>
                  <w:tcW w:w="1754" w:type="dxa"/>
                  <w:tcBorders>
                    <w:top w:val="single" w:sz="4" w:space="0" w:color="auto"/>
                    <w:left w:val="nil"/>
                    <w:bottom w:val="nil"/>
                    <w:right w:val="nil"/>
                  </w:tcBorders>
                </w:tcPr>
                <w:p w14:paraId="533A2E66" w14:textId="767A3A31" w:rsidR="002C7777" w:rsidRPr="002560C0" w:rsidRDefault="002C7777"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PDHM: __days</w:t>
                  </w:r>
                </w:p>
              </w:tc>
              <w:tc>
                <w:tcPr>
                  <w:tcW w:w="1755" w:type="dxa"/>
                  <w:gridSpan w:val="5"/>
                  <w:tcBorders>
                    <w:top w:val="single" w:sz="4" w:space="0" w:color="auto"/>
                    <w:left w:val="nil"/>
                    <w:bottom w:val="nil"/>
                    <w:right w:val="nil"/>
                  </w:tcBorders>
                </w:tcPr>
                <w:p w14:paraId="7A12CE8D" w14:textId="21F0227C" w:rsidR="002C7777" w:rsidRPr="002560C0" w:rsidRDefault="002C7777"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EBM: ___days</w:t>
                  </w:r>
                </w:p>
              </w:tc>
              <w:tc>
                <w:tcPr>
                  <w:tcW w:w="1755" w:type="dxa"/>
                  <w:tcBorders>
                    <w:top w:val="single" w:sz="4" w:space="0" w:color="auto"/>
                    <w:left w:val="nil"/>
                    <w:bottom w:val="nil"/>
                    <w:right w:val="nil"/>
                  </w:tcBorders>
                </w:tcPr>
                <w:p w14:paraId="5769072C" w14:textId="5831759F" w:rsidR="002C7777" w:rsidRPr="002560C0" w:rsidRDefault="002C7777"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FM: ___days</w:t>
                  </w:r>
                </w:p>
              </w:tc>
            </w:tr>
            <w:tr w:rsidR="002C7777" w14:paraId="54F315A1" w14:textId="77777777" w:rsidTr="002C7777">
              <w:tc>
                <w:tcPr>
                  <w:tcW w:w="1962" w:type="dxa"/>
                  <w:gridSpan w:val="2"/>
                  <w:tcBorders>
                    <w:top w:val="nil"/>
                    <w:left w:val="nil"/>
                    <w:bottom w:val="single" w:sz="4" w:space="0" w:color="auto"/>
                    <w:right w:val="nil"/>
                  </w:tcBorders>
                </w:tcPr>
                <w:p w14:paraId="440B0E78" w14:textId="2EC3A658" w:rsidR="002C7777" w:rsidRPr="002560C0" w:rsidRDefault="002C7777"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PN: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Yes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w:t>
                  </w:r>
                  <w:r>
                    <w:rPr>
                      <w:rFonts w:ascii="Times New Roman" w:hAnsi="Times New Roman" w:cs="Times New Roman"/>
                      <w:sz w:val="22"/>
                      <w:szCs w:val="22"/>
                      <w:lang w:val="en-US"/>
                    </w:rPr>
                    <w:t>No</w:t>
                  </w:r>
                </w:p>
              </w:tc>
              <w:tc>
                <w:tcPr>
                  <w:tcW w:w="3302" w:type="dxa"/>
                  <w:gridSpan w:val="5"/>
                  <w:tcBorders>
                    <w:top w:val="nil"/>
                    <w:left w:val="nil"/>
                    <w:bottom w:val="single" w:sz="4" w:space="0" w:color="auto"/>
                    <w:right w:val="nil"/>
                  </w:tcBorders>
                </w:tcPr>
                <w:p w14:paraId="3805E370" w14:textId="3C7B8F02" w:rsidR="002C7777" w:rsidRPr="002C7777" w:rsidRDefault="002C7777"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If Yes: Total PN Days: ____ </w:t>
                  </w:r>
                </w:p>
              </w:tc>
            </w:tr>
            <w:tr w:rsidR="006316BE" w14:paraId="7B83AD22" w14:textId="77777777" w:rsidTr="002C7777">
              <w:tc>
                <w:tcPr>
                  <w:tcW w:w="5264" w:type="dxa"/>
                  <w:gridSpan w:val="7"/>
                  <w:tcBorders>
                    <w:top w:val="single" w:sz="4" w:space="0" w:color="auto"/>
                  </w:tcBorders>
                </w:tcPr>
                <w:p w14:paraId="390E7AA4" w14:textId="775B69E7" w:rsidR="006316BE" w:rsidRPr="00C03C5B" w:rsidRDefault="00C03C5B" w:rsidP="00242F1B">
                  <w:pPr>
                    <w:pStyle w:val="ListParagraph"/>
                    <w:numPr>
                      <w:ilvl w:val="0"/>
                      <w:numId w:val="23"/>
                    </w:numPr>
                    <w:spacing w:before="25" w:after="25" w:line="276" w:lineRule="auto"/>
                    <w:rPr>
                      <w:rFonts w:ascii="Times New Roman" w:hAnsi="Times New Roman" w:cs="Times New Roman"/>
                      <w:sz w:val="22"/>
                      <w:szCs w:val="22"/>
                      <w:lang w:val="en-US"/>
                    </w:rPr>
                  </w:pPr>
                  <w:r w:rsidRPr="00C03C5B">
                    <w:rPr>
                      <w:rFonts w:ascii="Times New Roman" w:hAnsi="Times New Roman" w:cs="Times New Roman"/>
                      <w:sz w:val="22"/>
                      <w:szCs w:val="22"/>
                      <w:lang w:val="en-US"/>
                    </w:rPr>
                    <w:t xml:space="preserve">Adverse effects of PN: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Yes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No</w:t>
                  </w:r>
                </w:p>
              </w:tc>
            </w:tr>
            <w:tr w:rsidR="006316BE" w14:paraId="614FE9B6" w14:textId="77777777" w:rsidTr="002C7777">
              <w:tc>
                <w:tcPr>
                  <w:tcW w:w="5264" w:type="dxa"/>
                  <w:gridSpan w:val="7"/>
                </w:tcPr>
                <w:p w14:paraId="0595DD1A" w14:textId="309FF7B4" w:rsidR="006316BE" w:rsidRPr="00C03C5B" w:rsidRDefault="00C03C5B" w:rsidP="00242F1B">
                  <w:pPr>
                    <w:pStyle w:val="ListParagraph"/>
                    <w:numPr>
                      <w:ilvl w:val="0"/>
                      <w:numId w:val="23"/>
                    </w:numPr>
                    <w:spacing w:before="25" w:after="25" w:line="276" w:lineRule="auto"/>
                    <w:rPr>
                      <w:rFonts w:ascii="Times New Roman" w:hAnsi="Times New Roman" w:cs="Times New Roman"/>
                      <w:sz w:val="22"/>
                      <w:szCs w:val="22"/>
                      <w:lang w:val="en-US"/>
                    </w:rPr>
                  </w:pPr>
                  <w:r w:rsidRPr="00C03C5B">
                    <w:rPr>
                      <w:rFonts w:ascii="Times New Roman" w:hAnsi="Times New Roman" w:cs="Times New Roman"/>
                      <w:sz w:val="22"/>
                      <w:szCs w:val="22"/>
                      <w:lang w:val="en-US"/>
                    </w:rPr>
                    <w:t xml:space="preserve">If 'Yes', specify: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Cholestasis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Electrolyte imbalance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Acidosis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Hypercapnia </w:t>
                  </w:r>
                  <w:r w:rsidRPr="00C03C5B">
                    <w:rPr>
                      <w:rFonts w:ascii="Segoe UI Symbol" w:hAnsi="Segoe UI Symbol" w:cs="Segoe UI Symbol"/>
                      <w:sz w:val="22"/>
                      <w:szCs w:val="22"/>
                      <w:lang w:val="en-US"/>
                    </w:rPr>
                    <w:t>☐</w:t>
                  </w:r>
                  <w:r>
                    <w:rPr>
                      <w:rFonts w:ascii="Times New Roman" w:hAnsi="Times New Roman" w:cs="Times New Roman"/>
                      <w:sz w:val="22"/>
                      <w:szCs w:val="22"/>
                      <w:lang w:val="en-US"/>
                    </w:rPr>
                    <w:t xml:space="preserve"> Other: ______</w:t>
                  </w:r>
                </w:p>
              </w:tc>
            </w:tr>
            <w:tr w:rsidR="006316BE" w14:paraId="2F072FCD" w14:textId="77777777" w:rsidTr="00C03C5B">
              <w:tc>
                <w:tcPr>
                  <w:tcW w:w="5264" w:type="dxa"/>
                  <w:gridSpan w:val="7"/>
                  <w:tcBorders>
                    <w:left w:val="nil"/>
                    <w:right w:val="nil"/>
                  </w:tcBorders>
                </w:tcPr>
                <w:p w14:paraId="51C5DEF5" w14:textId="538DFB52" w:rsidR="006316BE" w:rsidRPr="00C03C5B" w:rsidRDefault="00C03C5B" w:rsidP="00242F1B">
                  <w:pPr>
                    <w:pStyle w:val="ListParagraph"/>
                    <w:numPr>
                      <w:ilvl w:val="0"/>
                      <w:numId w:val="23"/>
                    </w:numPr>
                    <w:spacing w:before="25" w:after="25" w:line="276" w:lineRule="auto"/>
                    <w:rPr>
                      <w:rFonts w:ascii="Times New Roman" w:hAnsi="Times New Roman" w:cs="Times New Roman"/>
                      <w:sz w:val="22"/>
                      <w:szCs w:val="22"/>
                      <w:lang w:val="en-US"/>
                    </w:rPr>
                  </w:pPr>
                  <w:r w:rsidRPr="00C03C5B">
                    <w:rPr>
                      <w:rFonts w:ascii="Times New Roman" w:hAnsi="Times New Roman" w:cs="Times New Roman"/>
                      <w:sz w:val="22"/>
                      <w:szCs w:val="22"/>
                      <w:lang w:val="en-US"/>
                    </w:rPr>
                    <w:t xml:space="preserve">Probiotic: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Yes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No </w:t>
                  </w:r>
                </w:p>
              </w:tc>
            </w:tr>
            <w:tr w:rsidR="00C03C5B" w14:paraId="4A0C05DB" w14:textId="77777777" w:rsidTr="002C7777">
              <w:tc>
                <w:tcPr>
                  <w:tcW w:w="5264" w:type="dxa"/>
                  <w:gridSpan w:val="7"/>
                </w:tcPr>
                <w:p w14:paraId="698D4A5C" w14:textId="77777777" w:rsidR="00C03C5B" w:rsidRPr="00C03C5B" w:rsidRDefault="00C03C5B" w:rsidP="00242F1B">
                  <w:pPr>
                    <w:pStyle w:val="ListParagraph"/>
                    <w:numPr>
                      <w:ilvl w:val="0"/>
                      <w:numId w:val="23"/>
                    </w:numPr>
                    <w:spacing w:before="25" w:after="25" w:line="276" w:lineRule="auto"/>
                    <w:ind w:left="14" w:hanging="14"/>
                    <w:rPr>
                      <w:rFonts w:ascii="Times New Roman" w:hAnsi="Times New Roman" w:cs="Times New Roman"/>
                      <w:sz w:val="22"/>
                      <w:szCs w:val="22"/>
                      <w:lang w:val="en-US"/>
                    </w:rPr>
                  </w:pPr>
                  <w:r w:rsidRPr="00C03C5B">
                    <w:rPr>
                      <w:rFonts w:ascii="Times New Roman" w:hAnsi="Times New Roman" w:cs="Times New Roman"/>
                      <w:sz w:val="22"/>
                      <w:szCs w:val="22"/>
                      <w:lang w:val="en-US"/>
                    </w:rPr>
                    <w:t xml:space="preserve">Strains: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mono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bi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multi </w:t>
                  </w:r>
                  <w:ins w:id="126" w:author="Mannat Guliani" w:date="2026-06-11T13:40:00Z">
                    <w:r w:rsidRPr="00C03C5B">
                      <w:rPr>
                        <w:rFonts w:ascii="Segoe UI Symbol" w:hAnsi="Segoe UI Symbol" w:cs="Segoe UI Symbol"/>
                        <w:sz w:val="22"/>
                        <w:szCs w:val="22"/>
                        <w:lang w:val="en-US"/>
                      </w:rPr>
                      <w:t xml:space="preserve">☐ </w:t>
                    </w:r>
                    <w:r w:rsidRPr="00C03C5B">
                      <w:rPr>
                        <w:rFonts w:ascii="Times New Roman" w:hAnsi="Times New Roman" w:cs="Times New Roman"/>
                        <w:sz w:val="22"/>
                        <w:szCs w:val="22"/>
                        <w:lang w:val="en-US"/>
                      </w:rPr>
                      <w:t>Others</w:t>
                    </w:r>
                  </w:ins>
                </w:p>
                <w:p w14:paraId="6C6A8901" w14:textId="77777777" w:rsidR="00C03C5B" w:rsidRPr="00C03C5B" w:rsidRDefault="00C03C5B" w:rsidP="00242F1B">
                  <w:pPr>
                    <w:pStyle w:val="ListParagraph"/>
                    <w:numPr>
                      <w:ilvl w:val="0"/>
                      <w:numId w:val="23"/>
                    </w:numPr>
                    <w:spacing w:before="25" w:after="25" w:line="276" w:lineRule="auto"/>
                    <w:ind w:left="104"/>
                    <w:rPr>
                      <w:rFonts w:ascii="Times New Roman" w:hAnsi="Times New Roman" w:cs="Times New Roman"/>
                      <w:sz w:val="22"/>
                      <w:szCs w:val="22"/>
                      <w:lang w:val="en-US"/>
                    </w:rPr>
                  </w:pPr>
                  <w:r w:rsidRPr="00C03C5B">
                    <w:rPr>
                      <w:rFonts w:ascii="Times New Roman" w:hAnsi="Times New Roman" w:cs="Times New Roman"/>
                      <w:sz w:val="22"/>
                      <w:szCs w:val="22"/>
                      <w:lang w:val="en-US"/>
                    </w:rPr>
                    <w:t xml:space="preserve">Lactobacillus: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Yes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No</w:t>
                  </w:r>
                </w:p>
                <w:p w14:paraId="743C5815" w14:textId="4FF07DAB" w:rsidR="00C03C5B" w:rsidRPr="00C03C5B" w:rsidRDefault="00C03C5B" w:rsidP="00242F1B">
                  <w:pPr>
                    <w:pStyle w:val="ListParagraph"/>
                    <w:numPr>
                      <w:ilvl w:val="0"/>
                      <w:numId w:val="23"/>
                    </w:numPr>
                    <w:spacing w:before="25" w:after="25" w:line="276" w:lineRule="auto"/>
                    <w:ind w:left="104"/>
                    <w:rPr>
                      <w:rFonts w:ascii="Times New Roman" w:hAnsi="Times New Roman" w:cs="Times New Roman"/>
                      <w:sz w:val="22"/>
                      <w:szCs w:val="22"/>
                      <w:lang w:val="en-US"/>
                    </w:rPr>
                  </w:pPr>
                  <w:r w:rsidRPr="00C03C5B">
                    <w:rPr>
                      <w:rFonts w:ascii="Times New Roman" w:hAnsi="Times New Roman" w:cs="Times New Roman"/>
                      <w:sz w:val="22"/>
                      <w:szCs w:val="22"/>
                      <w:lang w:val="en-US"/>
                    </w:rPr>
                    <w:t xml:space="preserve">Bifidobacterium: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Yes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No</w:t>
                  </w:r>
                </w:p>
              </w:tc>
            </w:tr>
            <w:tr w:rsidR="00C03C5B" w14:paraId="7E47BCF8" w14:textId="77777777" w:rsidTr="00C03C5B">
              <w:tc>
                <w:tcPr>
                  <w:tcW w:w="5264" w:type="dxa"/>
                  <w:gridSpan w:val="7"/>
                  <w:tcBorders>
                    <w:left w:val="nil"/>
                    <w:right w:val="nil"/>
                  </w:tcBorders>
                </w:tcPr>
                <w:p w14:paraId="4A496F82" w14:textId="019AAA0C" w:rsidR="00C03C5B" w:rsidRPr="00C03C5B" w:rsidRDefault="00C03C5B" w:rsidP="00242F1B">
                  <w:pPr>
                    <w:pStyle w:val="ListParagraph"/>
                    <w:numPr>
                      <w:ilvl w:val="0"/>
                      <w:numId w:val="23"/>
                    </w:numPr>
                    <w:spacing w:before="25" w:after="25" w:line="276" w:lineRule="auto"/>
                    <w:ind w:left="104"/>
                    <w:rPr>
                      <w:rFonts w:ascii="Times New Roman" w:hAnsi="Times New Roman" w:cs="Times New Roman"/>
                      <w:sz w:val="22"/>
                      <w:szCs w:val="22"/>
                      <w:lang w:val="en-US"/>
                    </w:rPr>
                  </w:pPr>
                  <w:r w:rsidRPr="00C03C5B">
                    <w:rPr>
                      <w:rFonts w:ascii="Times New Roman" w:hAnsi="Times New Roman" w:cs="Times New Roman"/>
                      <w:sz w:val="22"/>
                      <w:szCs w:val="22"/>
                      <w:lang w:val="en-US"/>
                    </w:rPr>
                    <w:t xml:space="preserve">Cholestasis: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Yes </w:t>
                  </w:r>
                  <w:r w:rsidRPr="00C03C5B">
                    <w:rPr>
                      <w:rFonts w:ascii="Segoe UI Symbol" w:hAnsi="Segoe UI Symbol" w:cs="Segoe UI Symbol"/>
                      <w:sz w:val="22"/>
                      <w:szCs w:val="22"/>
                      <w:lang w:val="en-US"/>
                    </w:rPr>
                    <w:t>☐</w:t>
                  </w:r>
                  <w:r w:rsidRPr="00C03C5B">
                    <w:rPr>
                      <w:rFonts w:ascii="Times New Roman" w:hAnsi="Times New Roman" w:cs="Times New Roman"/>
                      <w:sz w:val="22"/>
                      <w:szCs w:val="22"/>
                      <w:lang w:val="en-US"/>
                    </w:rPr>
                    <w:t xml:space="preserve"> No</w:t>
                  </w:r>
                </w:p>
              </w:tc>
            </w:tr>
            <w:tr w:rsidR="00F467C0" w14:paraId="4B9876CB" w14:textId="77777777" w:rsidTr="00B3534C">
              <w:trPr>
                <w:trHeight w:val="737"/>
              </w:trPr>
              <w:tc>
                <w:tcPr>
                  <w:tcW w:w="5264" w:type="dxa"/>
                  <w:gridSpan w:val="7"/>
                  <w:tcBorders>
                    <w:bottom w:val="single" w:sz="4" w:space="0" w:color="auto"/>
                  </w:tcBorders>
                </w:tcPr>
                <w:p w14:paraId="6F9C2A0D" w14:textId="77777777" w:rsidR="00F467C0" w:rsidRPr="00217CEA" w:rsidRDefault="00F467C0" w:rsidP="00242F1B">
                  <w:pPr>
                    <w:pStyle w:val="ListParagraph"/>
                    <w:numPr>
                      <w:ilvl w:val="0"/>
                      <w:numId w:val="23"/>
                    </w:numPr>
                    <w:spacing w:before="25" w:after="25" w:line="276" w:lineRule="auto"/>
                    <w:ind w:left="104"/>
                    <w:rPr>
                      <w:rFonts w:ascii="Times New Roman" w:hAnsi="Times New Roman" w:cs="Times New Roman"/>
                      <w:sz w:val="22"/>
                      <w:szCs w:val="22"/>
                      <w:lang w:val="en-US"/>
                    </w:rPr>
                  </w:pPr>
                  <w:r>
                    <w:rPr>
                      <w:rFonts w:ascii="Times New Roman" w:hAnsi="Times New Roman" w:cs="Times New Roman"/>
                      <w:sz w:val="22"/>
                      <w:szCs w:val="22"/>
                      <w:lang w:val="en-US"/>
                    </w:rPr>
                    <w:t xml:space="preserve">TPN associated: </w:t>
                  </w:r>
                  <w:r w:rsidRPr="006D2253">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Yes</w:t>
                  </w:r>
                  <w:r>
                    <w:rPr>
                      <w:rFonts w:ascii="Times New Roman" w:hAnsi="Times New Roman" w:cs="Times New Roman"/>
                      <w:sz w:val="22"/>
                      <w:szCs w:val="22"/>
                      <w:lang w:val="en-US"/>
                    </w:rPr>
                    <w:t xml:space="preserve"> </w:t>
                  </w:r>
                  <w:r w:rsidRPr="006D2253">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No</w:t>
                  </w:r>
                </w:p>
                <w:p w14:paraId="212961C5" w14:textId="55061F58" w:rsidR="00F467C0" w:rsidRPr="00217CEA" w:rsidRDefault="00F467C0" w:rsidP="00242F1B">
                  <w:pPr>
                    <w:pStyle w:val="ListParagraph"/>
                    <w:numPr>
                      <w:ilvl w:val="0"/>
                      <w:numId w:val="23"/>
                    </w:numPr>
                    <w:spacing w:before="25" w:after="25" w:line="276" w:lineRule="auto"/>
                    <w:ind w:left="104"/>
                    <w:rPr>
                      <w:rFonts w:ascii="Times New Roman" w:hAnsi="Times New Roman" w:cs="Times New Roman"/>
                      <w:sz w:val="22"/>
                      <w:szCs w:val="22"/>
                      <w:lang w:val="en-US"/>
                    </w:rPr>
                  </w:pPr>
                  <w:r>
                    <w:rPr>
                      <w:rFonts w:ascii="Times New Roman" w:hAnsi="Times New Roman" w:cs="Times New Roman"/>
                      <w:sz w:val="22"/>
                      <w:szCs w:val="22"/>
                      <w:lang w:val="en-US"/>
                    </w:rPr>
                    <w:t>Max direct b</w:t>
                  </w:r>
                  <w:r w:rsidRPr="00132499">
                    <w:rPr>
                      <w:rFonts w:ascii="Times New Roman" w:hAnsi="Times New Roman" w:cs="Times New Roman"/>
                      <w:sz w:val="22"/>
                      <w:szCs w:val="22"/>
                      <w:lang w:val="en-US"/>
                    </w:rPr>
                    <w:t>ilirubin: ____ mg/</w:t>
                  </w:r>
                  <w:proofErr w:type="spellStart"/>
                  <w:r w:rsidRPr="00132499">
                    <w:rPr>
                      <w:rFonts w:ascii="Times New Roman" w:hAnsi="Times New Roman" w:cs="Times New Roman"/>
                      <w:sz w:val="22"/>
                      <w:szCs w:val="22"/>
                      <w:lang w:val="en-US"/>
                    </w:rPr>
                    <w:t>dL</w:t>
                  </w:r>
                  <w:proofErr w:type="spellEnd"/>
                </w:p>
              </w:tc>
            </w:tr>
            <w:tr w:rsidR="00B3534C" w14:paraId="7270F4C4" w14:textId="77777777" w:rsidTr="0004043C">
              <w:trPr>
                <w:trHeight w:val="20"/>
              </w:trPr>
              <w:tc>
                <w:tcPr>
                  <w:tcW w:w="5264" w:type="dxa"/>
                  <w:gridSpan w:val="7"/>
                  <w:tcBorders>
                    <w:top w:val="single" w:sz="4" w:space="0" w:color="auto"/>
                    <w:left w:val="nil"/>
                    <w:bottom w:val="nil"/>
                    <w:right w:val="nil"/>
                  </w:tcBorders>
                </w:tcPr>
                <w:p w14:paraId="0F134CAB" w14:textId="198A7ED3" w:rsidR="00B3534C" w:rsidRPr="00B3534C" w:rsidRDefault="00B3534C" w:rsidP="00B3534C">
                  <w:pPr>
                    <w:spacing w:after="100"/>
                    <w:jc w:val="center"/>
                    <w:rPr>
                      <w:rFonts w:ascii="Times New Roman" w:hAnsi="Times New Roman" w:cs="Times New Roman"/>
                      <w:b/>
                      <w:bCs/>
                      <w:i/>
                      <w:iCs/>
                      <w:sz w:val="24"/>
                      <w:szCs w:val="24"/>
                      <w:lang w:val="en-US"/>
                    </w:rPr>
                  </w:pPr>
                  <w:r>
                    <w:rPr>
                      <w:rFonts w:ascii="Times New Roman" w:hAnsi="Times New Roman" w:cs="Times New Roman"/>
                      <w:b/>
                      <w:bCs/>
                      <w:i/>
                      <w:iCs/>
                      <w:sz w:val="24"/>
                      <w:szCs w:val="24"/>
                      <w:highlight w:val="cyan"/>
                      <w:lang w:val="en-US"/>
                    </w:rPr>
                    <w:t xml:space="preserve">H4. </w:t>
                  </w:r>
                  <w:r w:rsidRPr="00B80E7C">
                    <w:rPr>
                      <w:rFonts w:ascii="Times New Roman" w:hAnsi="Times New Roman" w:cs="Times New Roman"/>
                      <w:b/>
                      <w:bCs/>
                      <w:i/>
                      <w:iCs/>
                      <w:sz w:val="24"/>
                      <w:szCs w:val="24"/>
                      <w:highlight w:val="cyan"/>
                      <w:lang w:val="en-US"/>
                    </w:rPr>
                    <w:t>METABOLIC</w:t>
                  </w:r>
                </w:p>
              </w:tc>
            </w:tr>
            <w:tr w:rsidR="00B3534C" w14:paraId="0A862B89" w14:textId="77777777" w:rsidTr="0004043C">
              <w:trPr>
                <w:trHeight w:val="20"/>
              </w:trPr>
              <w:tc>
                <w:tcPr>
                  <w:tcW w:w="5264" w:type="dxa"/>
                  <w:gridSpan w:val="7"/>
                  <w:tcBorders>
                    <w:top w:val="nil"/>
                    <w:left w:val="nil"/>
                    <w:bottom w:val="nil"/>
                    <w:right w:val="nil"/>
                  </w:tcBorders>
                </w:tcPr>
                <w:p w14:paraId="726AE954" w14:textId="79E0FC7F" w:rsidR="00B3534C" w:rsidRPr="00B3534C" w:rsidRDefault="00B3534C" w:rsidP="00B3534C">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 xml:space="preserve">H4.1 </w:t>
                  </w:r>
                  <w:r w:rsidRPr="00132499">
                    <w:rPr>
                      <w:rFonts w:ascii="Times New Roman" w:hAnsi="Times New Roman" w:cs="Times New Roman"/>
                      <w:b/>
                      <w:bCs/>
                      <w:sz w:val="22"/>
                      <w:szCs w:val="22"/>
                      <w:lang w:val="en-US"/>
                    </w:rPr>
                    <w:t>Metabolic Disturbances</w:t>
                  </w:r>
                  <w:r>
                    <w:rPr>
                      <w:rFonts w:ascii="Times New Roman" w:hAnsi="Times New Roman" w:cs="Times New Roman"/>
                      <w:b/>
                      <w:bCs/>
                      <w:sz w:val="22"/>
                      <w:szCs w:val="22"/>
                      <w:lang w:val="en-US"/>
                    </w:rPr>
                    <w:t xml:space="preserve"> </w:t>
                  </w:r>
                  <w:r w:rsidRPr="00C30919">
                    <w:rPr>
                      <w:rFonts w:ascii="Times New Roman" w:hAnsi="Times New Roman" w:cs="Times New Roman"/>
                      <w:i/>
                      <w:iCs/>
                      <w:lang w:val="en-US"/>
                    </w:rPr>
                    <w:t xml:space="preserve">Record </w:t>
                  </w:r>
                  <w:r>
                    <w:rPr>
                      <w:rFonts w:ascii="Times New Roman" w:hAnsi="Times New Roman" w:cs="Times New Roman"/>
                      <w:i/>
                      <w:iCs/>
                      <w:lang w:val="en-US"/>
                    </w:rPr>
                    <w:t>Max</w:t>
                  </w:r>
                </w:p>
              </w:tc>
            </w:tr>
            <w:tr w:rsidR="00B3534C" w14:paraId="4E31CFD4" w14:textId="77777777" w:rsidTr="0004043C">
              <w:trPr>
                <w:trHeight w:val="144"/>
              </w:trPr>
              <w:tc>
                <w:tcPr>
                  <w:tcW w:w="2952" w:type="dxa"/>
                  <w:gridSpan w:val="5"/>
                  <w:tcBorders>
                    <w:top w:val="nil"/>
                    <w:left w:val="nil"/>
                    <w:bottom w:val="nil"/>
                    <w:right w:val="nil"/>
                  </w:tcBorders>
                </w:tcPr>
                <w:p w14:paraId="2E60FB95" w14:textId="77777777" w:rsidR="00B3534C" w:rsidRDefault="00B3534C" w:rsidP="00242F1B">
                  <w:pPr>
                    <w:pStyle w:val="ListParagraph"/>
                    <w:numPr>
                      <w:ilvl w:val="0"/>
                      <w:numId w:val="23"/>
                    </w:numPr>
                    <w:spacing w:before="25" w:after="25" w:line="276" w:lineRule="auto"/>
                    <w:ind w:left="104"/>
                    <w:rPr>
                      <w:rFonts w:ascii="Times New Roman" w:hAnsi="Times New Roman" w:cs="Times New Roman"/>
                      <w:sz w:val="22"/>
                      <w:szCs w:val="22"/>
                      <w:lang w:val="en-US"/>
                    </w:rPr>
                  </w:pPr>
                  <w:r w:rsidRPr="00132499">
                    <w:rPr>
                      <w:rFonts w:ascii="Times New Roman" w:hAnsi="Times New Roman" w:cs="Times New Roman"/>
                      <w:sz w:val="22"/>
                      <w:szCs w:val="22"/>
                      <w:lang w:val="en-US"/>
                    </w:rPr>
                    <w:t>Hypoglycemia</w:t>
                  </w:r>
                  <w:r>
                    <w:rPr>
                      <w:rFonts w:ascii="Times New Roman" w:hAnsi="Times New Roman" w:cs="Times New Roman"/>
                      <w:sz w:val="22"/>
                      <w:szCs w:val="22"/>
                      <w:lang w:val="en-US"/>
                    </w:rPr>
                    <w:t>:</w:t>
                  </w:r>
                  <w:r w:rsidRPr="00132499">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Yes</w:t>
                  </w:r>
                  <w:r>
                    <w:rPr>
                      <w:rFonts w:ascii="Segoe UI Symbol" w:hAnsi="Segoe UI Symbol" w:cs="Segoe UI Symbol"/>
                      <w:sz w:val="22"/>
                      <w:szCs w:val="22"/>
                      <w:lang w:val="en-US"/>
                    </w:rPr>
                    <w:t xml:space="preserve"> </w:t>
                  </w:r>
                  <w:r w:rsidRPr="009A3B73">
                    <w:rPr>
                      <w:rFonts w:ascii="Segoe UI Symbol" w:hAnsi="Segoe UI Symbol" w:cs="Segoe UI Symbol"/>
                      <w:color w:val="000000" w:themeColor="text1"/>
                      <w:sz w:val="22"/>
                      <w:szCs w:val="22"/>
                    </w:rPr>
                    <w:t>☐</w:t>
                  </w:r>
                  <w:r>
                    <w:rPr>
                      <w:rFonts w:ascii="Segoe UI Symbol" w:hAnsi="Segoe UI Symbol" w:cs="Segoe UI Symbol"/>
                      <w:color w:val="000000" w:themeColor="text1"/>
                      <w:sz w:val="22"/>
                      <w:szCs w:val="22"/>
                    </w:rPr>
                    <w:t xml:space="preserve"> </w:t>
                  </w:r>
                  <w:r w:rsidRPr="009A3B73">
                    <w:rPr>
                      <w:rFonts w:ascii="Times New Roman" w:hAnsi="Times New Roman" w:cs="Times New Roman"/>
                      <w:color w:val="000000" w:themeColor="text1"/>
                      <w:sz w:val="22"/>
                      <w:szCs w:val="22"/>
                    </w:rPr>
                    <w:t>No</w:t>
                  </w:r>
                </w:p>
              </w:tc>
              <w:tc>
                <w:tcPr>
                  <w:tcW w:w="2312" w:type="dxa"/>
                  <w:gridSpan w:val="2"/>
                  <w:tcBorders>
                    <w:top w:val="nil"/>
                    <w:left w:val="nil"/>
                    <w:bottom w:val="nil"/>
                    <w:right w:val="nil"/>
                  </w:tcBorders>
                </w:tcPr>
                <w:p w14:paraId="5840EF86" w14:textId="653DA227" w:rsidR="00B3534C" w:rsidRDefault="00B3534C" w:rsidP="00242F1B">
                  <w:pPr>
                    <w:pStyle w:val="ListParagraph"/>
                    <w:numPr>
                      <w:ilvl w:val="0"/>
                      <w:numId w:val="23"/>
                    </w:numPr>
                    <w:spacing w:before="25" w:after="25" w:line="276" w:lineRule="auto"/>
                    <w:rPr>
                      <w:rFonts w:ascii="Times New Roman" w:hAnsi="Times New Roman" w:cs="Times New Roman"/>
                      <w:sz w:val="22"/>
                      <w:szCs w:val="22"/>
                      <w:lang w:val="en-US"/>
                    </w:rPr>
                  </w:pPr>
                  <w:r w:rsidRPr="00B3534C">
                    <w:rPr>
                      <w:rFonts w:ascii="Times New Roman" w:hAnsi="Times New Roman" w:cs="Times New Roman"/>
                      <w:sz w:val="22"/>
                      <w:szCs w:val="22"/>
                      <w:lang w:val="en-US"/>
                    </w:rPr>
                    <w:t>No. of episodes</w:t>
                  </w:r>
                  <w:r>
                    <w:rPr>
                      <w:rFonts w:ascii="Times New Roman" w:hAnsi="Times New Roman" w:cs="Times New Roman"/>
                      <w:color w:val="000000" w:themeColor="text1"/>
                      <w:sz w:val="22"/>
                      <w:szCs w:val="22"/>
                    </w:rPr>
                    <w:t>:____</w:t>
                  </w:r>
                </w:p>
              </w:tc>
            </w:tr>
            <w:tr w:rsidR="00B3534C" w14:paraId="32BFE658" w14:textId="77777777" w:rsidTr="0004043C">
              <w:trPr>
                <w:trHeight w:val="144"/>
              </w:trPr>
              <w:tc>
                <w:tcPr>
                  <w:tcW w:w="5264" w:type="dxa"/>
                  <w:gridSpan w:val="7"/>
                  <w:tcBorders>
                    <w:top w:val="nil"/>
                    <w:left w:val="nil"/>
                    <w:bottom w:val="nil"/>
                    <w:right w:val="nil"/>
                  </w:tcBorders>
                </w:tcPr>
                <w:p w14:paraId="5CA4A0F6" w14:textId="77A8929E" w:rsidR="00B3534C" w:rsidRDefault="00B3534C" w:rsidP="00242F1B">
                  <w:pPr>
                    <w:pStyle w:val="ListParagraph"/>
                    <w:numPr>
                      <w:ilvl w:val="0"/>
                      <w:numId w:val="23"/>
                    </w:numPr>
                    <w:spacing w:before="25" w:after="25" w:line="276" w:lineRule="auto"/>
                    <w:ind w:left="104"/>
                    <w:rPr>
                      <w:rFonts w:ascii="Times New Roman" w:hAnsi="Times New Roman" w:cs="Times New Roman"/>
                      <w:sz w:val="22"/>
                      <w:szCs w:val="22"/>
                      <w:lang w:val="en-US"/>
                    </w:rPr>
                  </w:pPr>
                  <w:r w:rsidRPr="00132499">
                    <w:rPr>
                      <w:rFonts w:ascii="Times New Roman" w:hAnsi="Times New Roman" w:cs="Times New Roman"/>
                      <w:sz w:val="22"/>
                      <w:szCs w:val="22"/>
                      <w:lang w:val="en-US"/>
                    </w:rPr>
                    <w:t>Lowest</w:t>
                  </w:r>
                  <w:r>
                    <w:rPr>
                      <w:rFonts w:ascii="Times New Roman" w:hAnsi="Times New Roman" w:cs="Times New Roman"/>
                      <w:sz w:val="22"/>
                      <w:szCs w:val="22"/>
                      <w:lang w:val="en-US"/>
                    </w:rPr>
                    <w:t xml:space="preserve"> value</w:t>
                  </w:r>
                  <w:r w:rsidRPr="00132499">
                    <w:rPr>
                      <w:rFonts w:ascii="Times New Roman" w:hAnsi="Times New Roman" w:cs="Times New Roman"/>
                      <w:sz w:val="22"/>
                      <w:szCs w:val="22"/>
                      <w:lang w:val="en-US"/>
                    </w:rPr>
                    <w:t>: ____mg/</w:t>
                  </w:r>
                  <w:proofErr w:type="spellStart"/>
                  <w:r w:rsidRPr="00132499">
                    <w:rPr>
                      <w:rFonts w:ascii="Times New Roman" w:hAnsi="Times New Roman" w:cs="Times New Roman"/>
                      <w:sz w:val="22"/>
                      <w:szCs w:val="22"/>
                      <w:lang w:val="en-US"/>
                    </w:rPr>
                    <w:t>dL</w:t>
                  </w:r>
                  <w:proofErr w:type="spellEnd"/>
                </w:p>
              </w:tc>
            </w:tr>
            <w:tr w:rsidR="00B3534C" w14:paraId="6D713466" w14:textId="77777777" w:rsidTr="00E01E91">
              <w:trPr>
                <w:trHeight w:val="431"/>
              </w:trPr>
              <w:tc>
                <w:tcPr>
                  <w:tcW w:w="2142" w:type="dxa"/>
                  <w:gridSpan w:val="3"/>
                  <w:tcBorders>
                    <w:top w:val="nil"/>
                    <w:left w:val="nil"/>
                    <w:bottom w:val="single" w:sz="4" w:space="0" w:color="auto"/>
                    <w:right w:val="nil"/>
                  </w:tcBorders>
                </w:tcPr>
                <w:p w14:paraId="2E38840F" w14:textId="77777777" w:rsidR="00B3534C" w:rsidRDefault="00B3534C" w:rsidP="00242F1B">
                  <w:pPr>
                    <w:pStyle w:val="ListParagraph"/>
                    <w:numPr>
                      <w:ilvl w:val="0"/>
                      <w:numId w:val="23"/>
                    </w:numPr>
                    <w:spacing w:before="25" w:after="25" w:line="276" w:lineRule="auto"/>
                    <w:ind w:left="104"/>
                    <w:rPr>
                      <w:rFonts w:ascii="Times New Roman" w:hAnsi="Times New Roman" w:cs="Times New Roman"/>
                      <w:sz w:val="22"/>
                      <w:szCs w:val="22"/>
                      <w:lang w:val="en-US"/>
                    </w:rPr>
                  </w:pPr>
                  <w:r w:rsidRPr="00132499">
                    <w:rPr>
                      <w:rFonts w:ascii="Times New Roman" w:hAnsi="Times New Roman" w:cs="Times New Roman"/>
                      <w:sz w:val="22"/>
                      <w:szCs w:val="22"/>
                      <w:lang w:val="en-US"/>
                    </w:rPr>
                    <w:t>R</w:t>
                  </w:r>
                  <w:r w:rsidRPr="009E159E">
                    <w:rPr>
                      <w:rFonts w:ascii="Times New Roman" w:hAnsi="Times New Roman" w:cs="Times New Roman"/>
                      <w:sz w:val="22"/>
                      <w:szCs w:val="22"/>
                      <w:vertAlign w:val="subscript"/>
                      <w:lang w:val="en-US"/>
                    </w:rPr>
                    <w:t>x</w:t>
                  </w:r>
                  <w:r>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Yes</w:t>
                  </w:r>
                  <w:r>
                    <w:rPr>
                      <w:rFonts w:ascii="Segoe UI Symbol" w:hAnsi="Segoe UI Symbol" w:cs="Segoe UI Symbol"/>
                      <w:sz w:val="22"/>
                      <w:szCs w:val="22"/>
                      <w:lang w:val="en-US"/>
                    </w:rPr>
                    <w:t xml:space="preserve"> </w:t>
                  </w:r>
                  <w:r w:rsidRPr="009A3B73">
                    <w:rPr>
                      <w:rFonts w:ascii="Segoe UI Symbol" w:hAnsi="Segoe UI Symbol" w:cs="Segoe UI Symbol"/>
                      <w:color w:val="000000" w:themeColor="text1"/>
                      <w:sz w:val="22"/>
                      <w:szCs w:val="22"/>
                    </w:rPr>
                    <w:t>☐</w:t>
                  </w:r>
                  <w:r>
                    <w:rPr>
                      <w:rFonts w:ascii="Segoe UI Symbol" w:hAnsi="Segoe UI Symbol" w:cs="Segoe UI Symbol"/>
                      <w:color w:val="000000" w:themeColor="text1"/>
                      <w:sz w:val="22"/>
                      <w:szCs w:val="22"/>
                    </w:rPr>
                    <w:t xml:space="preserve"> </w:t>
                  </w:r>
                  <w:r w:rsidRPr="009A3B73">
                    <w:rPr>
                      <w:rFonts w:ascii="Times New Roman" w:hAnsi="Times New Roman" w:cs="Times New Roman"/>
                      <w:color w:val="000000" w:themeColor="text1"/>
                      <w:sz w:val="22"/>
                      <w:szCs w:val="22"/>
                    </w:rPr>
                    <w:t>No</w:t>
                  </w:r>
                </w:p>
              </w:tc>
              <w:tc>
                <w:tcPr>
                  <w:tcW w:w="3122" w:type="dxa"/>
                  <w:gridSpan w:val="4"/>
                  <w:tcBorders>
                    <w:top w:val="nil"/>
                    <w:left w:val="nil"/>
                    <w:bottom w:val="single" w:sz="4" w:space="0" w:color="auto"/>
                    <w:right w:val="nil"/>
                  </w:tcBorders>
                </w:tcPr>
                <w:p w14:paraId="06F483CE" w14:textId="64069D6B" w:rsidR="00B3534C" w:rsidRDefault="00B3534C"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color w:val="000000" w:themeColor="text1"/>
                      <w:sz w:val="22"/>
                      <w:szCs w:val="22"/>
                    </w:rPr>
                    <w:t xml:space="preserve">Duration of </w:t>
                  </w:r>
                  <w:r w:rsidRPr="00132499">
                    <w:rPr>
                      <w:rFonts w:ascii="Times New Roman" w:hAnsi="Times New Roman" w:cs="Times New Roman"/>
                      <w:sz w:val="22"/>
                      <w:szCs w:val="22"/>
                      <w:lang w:val="en-US"/>
                    </w:rPr>
                    <w:t>R</w:t>
                  </w:r>
                  <w:r w:rsidRPr="009E159E">
                    <w:rPr>
                      <w:rFonts w:ascii="Times New Roman" w:hAnsi="Times New Roman" w:cs="Times New Roman"/>
                      <w:sz w:val="22"/>
                      <w:szCs w:val="22"/>
                      <w:vertAlign w:val="subscript"/>
                      <w:lang w:val="en-US"/>
                    </w:rPr>
                    <w:t>x</w:t>
                  </w:r>
                  <w:r>
                    <w:rPr>
                      <w:rFonts w:ascii="Times New Roman" w:hAnsi="Times New Roman" w:cs="Times New Roman"/>
                      <w:sz w:val="22"/>
                      <w:szCs w:val="22"/>
                      <w:vertAlign w:val="subscript"/>
                      <w:lang w:val="en-US"/>
                    </w:rPr>
                    <w:t xml:space="preserve"> </w:t>
                  </w:r>
                  <w:r w:rsidRPr="00A87E63">
                    <w:rPr>
                      <w:rFonts w:ascii="Times New Roman" w:hAnsi="Times New Roman" w:cs="Times New Roman"/>
                      <w:sz w:val="22"/>
                      <w:szCs w:val="22"/>
                      <w:lang w:val="en-US"/>
                    </w:rPr>
                    <w:t>:</w:t>
                  </w:r>
                  <w:r>
                    <w:rPr>
                      <w:rFonts w:ascii="Times New Roman" w:hAnsi="Times New Roman" w:cs="Times New Roman"/>
                      <w:sz w:val="22"/>
                      <w:szCs w:val="22"/>
                      <w:lang w:val="en-US"/>
                    </w:rPr>
                    <w:t xml:space="preserve"> _____ days</w:t>
                  </w:r>
                </w:p>
              </w:tc>
            </w:tr>
            <w:tr w:rsidR="00E01E91" w14:paraId="729344A7" w14:textId="77777777" w:rsidTr="0009488E">
              <w:trPr>
                <w:trHeight w:val="2016"/>
              </w:trPr>
              <w:tc>
                <w:tcPr>
                  <w:tcW w:w="5264" w:type="dxa"/>
                  <w:gridSpan w:val="7"/>
                  <w:tcBorders>
                    <w:top w:val="single" w:sz="4" w:space="0" w:color="auto"/>
                    <w:left w:val="single" w:sz="4" w:space="0" w:color="auto"/>
                    <w:right w:val="single" w:sz="4" w:space="0" w:color="auto"/>
                  </w:tcBorders>
                </w:tcPr>
                <w:p w14:paraId="2C03C848" w14:textId="77777777" w:rsidR="00E01E91" w:rsidRPr="00E01E91" w:rsidRDefault="00E01E91" w:rsidP="00242F1B">
                  <w:pPr>
                    <w:pStyle w:val="ListParagraph"/>
                    <w:numPr>
                      <w:ilvl w:val="0"/>
                      <w:numId w:val="23"/>
                    </w:numPr>
                    <w:spacing w:before="25" w:after="25" w:line="276" w:lineRule="auto"/>
                    <w:ind w:left="104"/>
                    <w:rPr>
                      <w:rFonts w:ascii="Times New Roman" w:hAnsi="Times New Roman" w:cs="Times New Roman"/>
                      <w:sz w:val="22"/>
                      <w:szCs w:val="22"/>
                      <w:lang w:val="en-US"/>
                    </w:rPr>
                  </w:pPr>
                  <w:r w:rsidRPr="007B17E8">
                    <w:rPr>
                      <w:rFonts w:ascii="Times New Roman" w:hAnsi="Times New Roman" w:cs="Times New Roman"/>
                      <w:sz w:val="22"/>
                      <w:szCs w:val="22"/>
                      <w:lang w:val="en-US"/>
                    </w:rPr>
                    <w:t xml:space="preserve">Hyperglycemia: </w:t>
                  </w:r>
                  <w:r w:rsidRPr="007B17E8">
                    <w:rPr>
                      <w:rFonts w:ascii="Segoe UI Symbol" w:hAnsi="Segoe UI Symbol" w:cs="Segoe UI Symbol"/>
                      <w:sz w:val="22"/>
                      <w:szCs w:val="22"/>
                      <w:lang w:val="en-US"/>
                    </w:rPr>
                    <w:t>☐</w:t>
                  </w:r>
                  <w:r w:rsidRPr="007B17E8">
                    <w:rPr>
                      <w:rFonts w:ascii="Times New Roman" w:hAnsi="Times New Roman" w:cs="Times New Roman"/>
                      <w:sz w:val="22"/>
                      <w:szCs w:val="22"/>
                      <w:lang w:val="en-US"/>
                    </w:rPr>
                    <w:t xml:space="preserve"> Yes</w:t>
                  </w:r>
                  <w:r w:rsidRPr="007B17E8">
                    <w:rPr>
                      <w:rFonts w:ascii="Segoe UI Symbol" w:hAnsi="Segoe UI Symbol" w:cs="Segoe UI Symbol"/>
                      <w:sz w:val="22"/>
                      <w:szCs w:val="22"/>
                      <w:lang w:val="en-US"/>
                    </w:rPr>
                    <w:t xml:space="preserve"> </w:t>
                  </w:r>
                  <w:r w:rsidRPr="007B17E8">
                    <w:rPr>
                      <w:rFonts w:ascii="Segoe UI Symbol" w:hAnsi="Segoe UI Symbol" w:cs="Segoe UI Symbol"/>
                      <w:color w:val="000000" w:themeColor="text1"/>
                      <w:sz w:val="22"/>
                      <w:szCs w:val="22"/>
                    </w:rPr>
                    <w:t xml:space="preserve">☐ </w:t>
                  </w:r>
                  <w:r w:rsidRPr="007B17E8">
                    <w:rPr>
                      <w:rFonts w:ascii="Times New Roman" w:hAnsi="Times New Roman" w:cs="Times New Roman"/>
                      <w:color w:val="000000" w:themeColor="text1"/>
                      <w:sz w:val="22"/>
                      <w:szCs w:val="22"/>
                    </w:rPr>
                    <w:t>No</w:t>
                  </w:r>
                </w:p>
                <w:p w14:paraId="1E8D34AF" w14:textId="77777777" w:rsidR="00E01E91" w:rsidRDefault="00E01E91" w:rsidP="00242F1B">
                  <w:pPr>
                    <w:pStyle w:val="ListParagraph"/>
                    <w:numPr>
                      <w:ilvl w:val="0"/>
                      <w:numId w:val="23"/>
                    </w:numPr>
                    <w:spacing w:before="25" w:after="25" w:line="276" w:lineRule="auto"/>
                    <w:ind w:left="104"/>
                    <w:rPr>
                      <w:rFonts w:ascii="Times New Roman" w:hAnsi="Times New Roman" w:cs="Times New Roman"/>
                      <w:sz w:val="22"/>
                      <w:szCs w:val="22"/>
                      <w:lang w:val="en-US"/>
                    </w:rPr>
                  </w:pPr>
                  <w:r w:rsidRPr="00132499">
                    <w:rPr>
                      <w:rFonts w:ascii="Times New Roman" w:hAnsi="Times New Roman" w:cs="Times New Roman"/>
                      <w:sz w:val="22"/>
                      <w:szCs w:val="22"/>
                      <w:lang w:val="en-US"/>
                    </w:rPr>
                    <w:t>Highest</w:t>
                  </w:r>
                  <w:r>
                    <w:rPr>
                      <w:rFonts w:ascii="Times New Roman" w:hAnsi="Times New Roman" w:cs="Times New Roman"/>
                      <w:sz w:val="22"/>
                      <w:szCs w:val="22"/>
                      <w:lang w:val="en-US"/>
                    </w:rPr>
                    <w:t xml:space="preserve"> value</w:t>
                  </w:r>
                  <w:r w:rsidRPr="00132499">
                    <w:rPr>
                      <w:rFonts w:ascii="Times New Roman" w:hAnsi="Times New Roman" w:cs="Times New Roman"/>
                      <w:sz w:val="22"/>
                      <w:szCs w:val="22"/>
                      <w:lang w:val="en-US"/>
                    </w:rPr>
                    <w:t>: ____</w:t>
                  </w:r>
                  <w:r>
                    <w:rPr>
                      <w:rFonts w:ascii="Times New Roman" w:hAnsi="Times New Roman" w:cs="Times New Roman"/>
                      <w:sz w:val="22"/>
                      <w:szCs w:val="22"/>
                      <w:lang w:val="en-US"/>
                    </w:rPr>
                    <w:t xml:space="preserve"> mg/</w:t>
                  </w:r>
                  <w:proofErr w:type="spellStart"/>
                  <w:r>
                    <w:rPr>
                      <w:rFonts w:ascii="Times New Roman" w:hAnsi="Times New Roman" w:cs="Times New Roman"/>
                      <w:sz w:val="22"/>
                      <w:szCs w:val="22"/>
                      <w:lang w:val="en-US"/>
                    </w:rPr>
                    <w:t>dL</w:t>
                  </w:r>
                  <w:proofErr w:type="spellEnd"/>
                </w:p>
                <w:p w14:paraId="3099AB86" w14:textId="77777777" w:rsidR="00E01E91" w:rsidRPr="00E01E91" w:rsidRDefault="00E01E91" w:rsidP="00242F1B">
                  <w:pPr>
                    <w:pStyle w:val="ListParagraph"/>
                    <w:numPr>
                      <w:ilvl w:val="0"/>
                      <w:numId w:val="23"/>
                    </w:numPr>
                    <w:spacing w:before="25" w:after="25" w:line="276" w:lineRule="auto"/>
                    <w:ind w:left="104"/>
                    <w:rPr>
                      <w:rFonts w:ascii="Times New Roman" w:hAnsi="Times New Roman" w:cs="Times New Roman"/>
                      <w:sz w:val="22"/>
                      <w:szCs w:val="22"/>
                      <w:lang w:val="en-US"/>
                    </w:rPr>
                  </w:pPr>
                  <w:r w:rsidRPr="00B3534C">
                    <w:rPr>
                      <w:rFonts w:ascii="Times New Roman" w:hAnsi="Times New Roman" w:cs="Times New Roman"/>
                      <w:sz w:val="22"/>
                      <w:szCs w:val="22"/>
                      <w:lang w:val="en-US"/>
                    </w:rPr>
                    <w:t>R</w:t>
                  </w:r>
                  <w:r w:rsidRPr="00B3534C">
                    <w:rPr>
                      <w:rFonts w:ascii="Times New Roman" w:hAnsi="Times New Roman" w:cs="Times New Roman"/>
                      <w:sz w:val="22"/>
                      <w:szCs w:val="22"/>
                      <w:vertAlign w:val="subscript"/>
                      <w:lang w:val="en-US"/>
                    </w:rPr>
                    <w:t xml:space="preserve">x  </w:t>
                  </w:r>
                  <w:r w:rsidRPr="00B3534C">
                    <w:rPr>
                      <w:rFonts w:ascii="Times New Roman" w:hAnsi="Times New Roman" w:cs="Times New Roman"/>
                      <w:sz w:val="22"/>
                      <w:szCs w:val="22"/>
                      <w:lang w:val="en-US"/>
                    </w:rPr>
                    <w:t xml:space="preserve">(insulin): </w:t>
                  </w:r>
                  <w:r w:rsidRPr="00B3534C">
                    <w:rPr>
                      <w:rFonts w:ascii="Segoe UI Symbol" w:hAnsi="Segoe UI Symbol" w:cs="Segoe UI Symbol"/>
                      <w:sz w:val="22"/>
                      <w:szCs w:val="22"/>
                      <w:lang w:val="en-US"/>
                    </w:rPr>
                    <w:t>☐</w:t>
                  </w:r>
                  <w:r w:rsidRPr="00B3534C">
                    <w:rPr>
                      <w:rFonts w:ascii="Times New Roman" w:hAnsi="Times New Roman" w:cs="Times New Roman"/>
                      <w:sz w:val="22"/>
                      <w:szCs w:val="22"/>
                      <w:lang w:val="en-US"/>
                    </w:rPr>
                    <w:t xml:space="preserve"> Yes</w:t>
                  </w:r>
                  <w:r w:rsidRPr="00B3534C">
                    <w:rPr>
                      <w:rFonts w:ascii="Segoe UI Symbol" w:hAnsi="Segoe UI Symbol" w:cs="Segoe UI Symbol"/>
                      <w:sz w:val="22"/>
                      <w:szCs w:val="22"/>
                      <w:lang w:val="en-US"/>
                    </w:rPr>
                    <w:t xml:space="preserve"> </w:t>
                  </w:r>
                  <w:r w:rsidRPr="00B3534C">
                    <w:rPr>
                      <w:rFonts w:ascii="Segoe UI Symbol" w:hAnsi="Segoe UI Symbol" w:cs="Segoe UI Symbol"/>
                      <w:color w:val="000000" w:themeColor="text1"/>
                      <w:sz w:val="22"/>
                      <w:szCs w:val="22"/>
                    </w:rPr>
                    <w:t xml:space="preserve">☐ </w:t>
                  </w:r>
                  <w:r w:rsidRPr="00B3534C">
                    <w:rPr>
                      <w:rFonts w:ascii="Times New Roman" w:hAnsi="Times New Roman" w:cs="Times New Roman"/>
                      <w:color w:val="000000" w:themeColor="text1"/>
                      <w:sz w:val="22"/>
                      <w:szCs w:val="22"/>
                    </w:rPr>
                    <w:t>No</w:t>
                  </w:r>
                </w:p>
                <w:p w14:paraId="12560C8C" w14:textId="77777777" w:rsidR="00E01E91" w:rsidRPr="00B3534C" w:rsidRDefault="00E01E91" w:rsidP="00242F1B">
                  <w:pPr>
                    <w:pStyle w:val="ListParagraph"/>
                    <w:numPr>
                      <w:ilvl w:val="0"/>
                      <w:numId w:val="23"/>
                    </w:numPr>
                    <w:spacing w:before="25" w:after="25" w:line="276" w:lineRule="auto"/>
                    <w:ind w:left="104"/>
                    <w:rPr>
                      <w:rFonts w:ascii="Times New Roman" w:hAnsi="Times New Roman" w:cs="Times New Roman"/>
                      <w:color w:val="000000" w:themeColor="text1"/>
                      <w:sz w:val="22"/>
                      <w:szCs w:val="22"/>
                    </w:rPr>
                  </w:pPr>
                  <w:r w:rsidRPr="00B3534C">
                    <w:rPr>
                      <w:rFonts w:ascii="Times New Roman" w:hAnsi="Times New Roman" w:cs="Times New Roman"/>
                      <w:sz w:val="22"/>
                      <w:szCs w:val="22"/>
                      <w:lang w:val="en-US"/>
                    </w:rPr>
                    <w:t xml:space="preserve">Metabolic Acidosis (pH&lt;7.2): </w:t>
                  </w:r>
                  <w:r w:rsidRPr="00B3534C">
                    <w:rPr>
                      <w:rFonts w:ascii="Segoe UI Symbol" w:hAnsi="Segoe UI Symbol" w:cs="Segoe UI Symbol"/>
                      <w:sz w:val="22"/>
                      <w:szCs w:val="22"/>
                      <w:lang w:val="en-US"/>
                    </w:rPr>
                    <w:t>☐</w:t>
                  </w:r>
                  <w:r w:rsidRPr="00B3534C">
                    <w:rPr>
                      <w:rFonts w:ascii="Times New Roman" w:hAnsi="Times New Roman" w:cs="Times New Roman"/>
                      <w:sz w:val="22"/>
                      <w:szCs w:val="22"/>
                      <w:lang w:val="en-US"/>
                    </w:rPr>
                    <w:t xml:space="preserve"> Yes</w:t>
                  </w:r>
                  <w:r w:rsidRPr="00B3534C">
                    <w:rPr>
                      <w:rFonts w:ascii="Segoe UI Symbol" w:hAnsi="Segoe UI Symbol" w:cs="Segoe UI Symbol"/>
                      <w:sz w:val="22"/>
                      <w:szCs w:val="22"/>
                      <w:lang w:val="en-US"/>
                    </w:rPr>
                    <w:t xml:space="preserve"> </w:t>
                  </w:r>
                  <w:r w:rsidRPr="00B3534C">
                    <w:rPr>
                      <w:rFonts w:ascii="Segoe UI Symbol" w:hAnsi="Segoe UI Symbol" w:cs="Segoe UI Symbol"/>
                      <w:color w:val="000000" w:themeColor="text1"/>
                      <w:sz w:val="22"/>
                      <w:szCs w:val="22"/>
                    </w:rPr>
                    <w:t xml:space="preserve">☐ </w:t>
                  </w:r>
                  <w:r w:rsidRPr="00B3534C">
                    <w:rPr>
                      <w:rFonts w:ascii="Times New Roman" w:hAnsi="Times New Roman" w:cs="Times New Roman"/>
                      <w:color w:val="000000" w:themeColor="text1"/>
                      <w:sz w:val="22"/>
                      <w:szCs w:val="22"/>
                    </w:rPr>
                    <w:t>No</w:t>
                  </w:r>
                </w:p>
                <w:p w14:paraId="0A2C1AAC" w14:textId="77777777" w:rsidR="00E01E91" w:rsidRPr="00B3534C" w:rsidRDefault="00E01E91" w:rsidP="00242F1B">
                  <w:pPr>
                    <w:pStyle w:val="ListParagraph"/>
                    <w:numPr>
                      <w:ilvl w:val="0"/>
                      <w:numId w:val="23"/>
                    </w:numPr>
                    <w:spacing w:before="25" w:after="25" w:line="276" w:lineRule="auto"/>
                    <w:ind w:left="104"/>
                    <w:rPr>
                      <w:rFonts w:ascii="Times New Roman" w:hAnsi="Times New Roman" w:cs="Times New Roman"/>
                      <w:sz w:val="22"/>
                      <w:szCs w:val="22"/>
                      <w:lang w:val="en-US"/>
                    </w:rPr>
                  </w:pPr>
                  <w:proofErr w:type="spellStart"/>
                  <w:r w:rsidRPr="00B3534C">
                    <w:rPr>
                      <w:rFonts w:ascii="Times New Roman" w:hAnsi="Times New Roman" w:cs="Times New Roman"/>
                      <w:sz w:val="22"/>
                      <w:szCs w:val="22"/>
                      <w:lang w:val="en-US"/>
                    </w:rPr>
                    <w:t>Dyselectrolytemia</w:t>
                  </w:r>
                  <w:proofErr w:type="spellEnd"/>
                  <w:r w:rsidRPr="00B3534C">
                    <w:rPr>
                      <w:rFonts w:ascii="Times New Roman" w:hAnsi="Times New Roman" w:cs="Times New Roman"/>
                      <w:sz w:val="22"/>
                      <w:szCs w:val="22"/>
                      <w:lang w:val="en-US"/>
                    </w:rPr>
                    <w:t xml:space="preserve">: </w:t>
                  </w:r>
                  <w:r w:rsidRPr="00B3534C">
                    <w:rPr>
                      <w:rFonts w:ascii="Segoe UI Symbol" w:hAnsi="Segoe UI Symbol" w:cs="Segoe UI Symbol"/>
                      <w:sz w:val="22"/>
                      <w:szCs w:val="22"/>
                      <w:lang w:val="en-US"/>
                    </w:rPr>
                    <w:t>☐</w:t>
                  </w:r>
                  <w:r w:rsidRPr="00B3534C">
                    <w:rPr>
                      <w:rFonts w:ascii="Times New Roman" w:hAnsi="Times New Roman" w:cs="Times New Roman"/>
                      <w:sz w:val="22"/>
                      <w:szCs w:val="22"/>
                      <w:lang w:val="en-US"/>
                    </w:rPr>
                    <w:t xml:space="preserve"> Yes</w:t>
                  </w:r>
                  <w:r w:rsidRPr="00B3534C">
                    <w:rPr>
                      <w:rFonts w:ascii="Segoe UI Symbol" w:hAnsi="Segoe UI Symbol" w:cs="Segoe UI Symbol"/>
                      <w:sz w:val="22"/>
                      <w:szCs w:val="22"/>
                      <w:lang w:val="en-US"/>
                    </w:rPr>
                    <w:t xml:space="preserve"> </w:t>
                  </w:r>
                  <w:r w:rsidRPr="00B3534C">
                    <w:rPr>
                      <w:rFonts w:ascii="Segoe UI Symbol" w:hAnsi="Segoe UI Symbol" w:cs="Segoe UI Symbol"/>
                      <w:color w:val="000000" w:themeColor="text1"/>
                      <w:sz w:val="22"/>
                      <w:szCs w:val="22"/>
                    </w:rPr>
                    <w:t xml:space="preserve">☐ </w:t>
                  </w:r>
                  <w:r w:rsidRPr="00B3534C">
                    <w:rPr>
                      <w:rFonts w:ascii="Times New Roman" w:hAnsi="Times New Roman" w:cs="Times New Roman"/>
                      <w:color w:val="000000" w:themeColor="text1"/>
                      <w:sz w:val="22"/>
                      <w:szCs w:val="22"/>
                    </w:rPr>
                    <w:t>No</w:t>
                  </w:r>
                </w:p>
                <w:p w14:paraId="2AF42099" w14:textId="5907FAB8" w:rsidR="00E01E91" w:rsidRPr="00E01E91" w:rsidRDefault="00E01E91" w:rsidP="00242F1B">
                  <w:pPr>
                    <w:pStyle w:val="ListParagraph"/>
                    <w:numPr>
                      <w:ilvl w:val="0"/>
                      <w:numId w:val="23"/>
                    </w:numPr>
                    <w:spacing w:before="25" w:after="25" w:line="276" w:lineRule="auto"/>
                    <w:ind w:left="104"/>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Type: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Na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K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Ionized </w:t>
                  </w:r>
                  <w:r w:rsidRPr="00132499">
                    <w:rPr>
                      <w:rFonts w:ascii="Times New Roman" w:hAnsi="Times New Roman" w:cs="Times New Roman"/>
                      <w:sz w:val="22"/>
                      <w:szCs w:val="22"/>
                      <w:lang w:val="en-US"/>
                    </w:rPr>
                    <w:t>Ca abnormality</w:t>
                  </w:r>
                </w:p>
              </w:tc>
            </w:tr>
            <w:tr w:rsidR="00B3534C" w14:paraId="435516C2" w14:textId="77777777" w:rsidTr="00E01E91">
              <w:trPr>
                <w:trHeight w:val="431"/>
              </w:trPr>
              <w:tc>
                <w:tcPr>
                  <w:tcW w:w="5264" w:type="dxa"/>
                  <w:gridSpan w:val="7"/>
                  <w:tcBorders>
                    <w:top w:val="single" w:sz="4" w:space="0" w:color="auto"/>
                    <w:left w:val="nil"/>
                    <w:bottom w:val="nil"/>
                    <w:right w:val="nil"/>
                  </w:tcBorders>
                </w:tcPr>
                <w:p w14:paraId="2FAA9810" w14:textId="77777777" w:rsidR="00B3534C" w:rsidRPr="00B3534C" w:rsidRDefault="00B3534C" w:rsidP="00242F1B">
                  <w:pPr>
                    <w:pStyle w:val="ListParagraph"/>
                    <w:numPr>
                      <w:ilvl w:val="0"/>
                      <w:numId w:val="23"/>
                    </w:numPr>
                    <w:spacing w:before="25" w:after="25" w:line="276" w:lineRule="auto"/>
                    <w:ind w:left="104"/>
                    <w:rPr>
                      <w:rFonts w:ascii="Times New Roman" w:hAnsi="Times New Roman" w:cs="Times New Roman"/>
                      <w:sz w:val="22"/>
                      <w:szCs w:val="22"/>
                    </w:rPr>
                  </w:pPr>
                  <w:r w:rsidRPr="00B3534C">
                    <w:rPr>
                      <w:rFonts w:ascii="Times New Roman" w:hAnsi="Times New Roman" w:cs="Times New Roman"/>
                      <w:sz w:val="22"/>
                      <w:szCs w:val="22"/>
                      <w:lang w:val="en-US"/>
                    </w:rPr>
                    <w:t xml:space="preserve">If Na, </w:t>
                  </w:r>
                  <w:r w:rsidRPr="00B3534C">
                    <w:rPr>
                      <w:rFonts w:ascii="Segoe UI Symbol" w:hAnsi="Segoe UI Symbol" w:cs="Segoe UI Symbol"/>
                      <w:sz w:val="22"/>
                      <w:szCs w:val="22"/>
                      <w:lang w:val="en-US"/>
                    </w:rPr>
                    <w:t xml:space="preserve">☐ </w:t>
                  </w:r>
                  <w:r w:rsidRPr="00B3534C">
                    <w:rPr>
                      <w:rFonts w:ascii="Times New Roman" w:hAnsi="Times New Roman" w:cs="Times New Roman"/>
                      <w:sz w:val="22"/>
                      <w:szCs w:val="22"/>
                    </w:rPr>
                    <w:t>Hyponatremia – symptomatic/asymptomatic;</w:t>
                  </w:r>
                </w:p>
                <w:p w14:paraId="3E98769A" w14:textId="77777777" w:rsidR="00B3534C" w:rsidRDefault="00B3534C" w:rsidP="00B3534C">
                  <w:pPr>
                    <w:spacing w:before="25" w:after="25" w:line="276" w:lineRule="auto"/>
                    <w:rPr>
                      <w:rFonts w:ascii="Times New Roman" w:hAnsi="Times New Roman" w:cs="Times New Roman"/>
                      <w:sz w:val="22"/>
                      <w:szCs w:val="22"/>
                    </w:rPr>
                  </w:pPr>
                  <w:r>
                    <w:rPr>
                      <w:rFonts w:ascii="Times New Roman" w:hAnsi="Times New Roman" w:cs="Times New Roman"/>
                      <w:sz w:val="22"/>
                      <w:szCs w:val="22"/>
                    </w:rPr>
                    <w:t xml:space="preserve">If symptomatic, ______________________________ </w:t>
                  </w:r>
                </w:p>
                <w:p w14:paraId="0C9FFF87" w14:textId="0AEFD6BB" w:rsidR="00B3534C" w:rsidRDefault="00B3534C" w:rsidP="00B3534C">
                  <w:pPr>
                    <w:spacing w:before="25" w:after="25" w:line="276" w:lineRule="auto"/>
                    <w:rPr>
                      <w:rFonts w:ascii="Times New Roman" w:hAnsi="Times New Roman" w:cs="Times New Roman"/>
                      <w:sz w:val="22"/>
                      <w:szCs w:val="22"/>
                    </w:rPr>
                  </w:pPr>
                  <w:r w:rsidRPr="00132499">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sidRPr="00982824">
                    <w:rPr>
                      <w:rFonts w:ascii="Times New Roman" w:hAnsi="Times New Roman" w:cs="Times New Roman"/>
                      <w:sz w:val="22"/>
                      <w:szCs w:val="22"/>
                    </w:rPr>
                    <w:t>Hypernatremia</w:t>
                  </w:r>
                  <w:r w:rsidR="0004043C">
                    <w:rPr>
                      <w:rFonts w:ascii="Times New Roman" w:hAnsi="Times New Roman" w:cs="Times New Roman"/>
                      <w:sz w:val="22"/>
                      <w:szCs w:val="22"/>
                    </w:rPr>
                    <w:t xml:space="preserve"> – symptomatic/asymptomatic; if </w:t>
                  </w:r>
                  <w:r>
                    <w:rPr>
                      <w:rFonts w:ascii="Times New Roman" w:hAnsi="Times New Roman" w:cs="Times New Roman"/>
                      <w:sz w:val="22"/>
                      <w:szCs w:val="22"/>
                    </w:rPr>
                    <w:t xml:space="preserve">symptomatic, __________________________ </w:t>
                  </w:r>
                </w:p>
                <w:p w14:paraId="630148DC" w14:textId="3759FF89" w:rsidR="00B3534C" w:rsidRPr="00B3534C" w:rsidRDefault="00B3534C" w:rsidP="00242F1B">
                  <w:pPr>
                    <w:pStyle w:val="ListParagraph"/>
                    <w:numPr>
                      <w:ilvl w:val="0"/>
                      <w:numId w:val="23"/>
                    </w:numPr>
                    <w:spacing w:before="25" w:after="25" w:line="276" w:lineRule="auto"/>
                    <w:ind w:left="14" w:hanging="14"/>
                    <w:rPr>
                      <w:rFonts w:ascii="Times New Roman" w:hAnsi="Times New Roman" w:cs="Times New Roman"/>
                      <w:sz w:val="22"/>
                      <w:szCs w:val="22"/>
                    </w:rPr>
                  </w:pPr>
                  <w:r w:rsidRPr="00B3534C">
                    <w:rPr>
                      <w:rFonts w:ascii="Times New Roman" w:hAnsi="Times New Roman" w:cs="Times New Roman"/>
                      <w:sz w:val="22"/>
                      <w:szCs w:val="22"/>
                    </w:rPr>
                    <w:t xml:space="preserve">If K, </w:t>
                  </w:r>
                  <w:r w:rsidRPr="00B3534C">
                    <w:rPr>
                      <w:rFonts w:ascii="Segoe UI Symbol" w:hAnsi="Segoe UI Symbol" w:cs="Segoe UI Symbol"/>
                      <w:sz w:val="22"/>
                      <w:szCs w:val="22"/>
                      <w:lang w:val="en-US"/>
                    </w:rPr>
                    <w:t xml:space="preserve">☐ </w:t>
                  </w:r>
                  <w:r w:rsidRPr="00B3534C">
                    <w:rPr>
                      <w:rFonts w:ascii="Times New Roman" w:hAnsi="Times New Roman" w:cs="Times New Roman"/>
                      <w:sz w:val="22"/>
                      <w:szCs w:val="22"/>
                    </w:rPr>
                    <w:t>Hypokalaem</w:t>
                  </w:r>
                  <w:r w:rsidR="0004043C">
                    <w:rPr>
                      <w:rFonts w:ascii="Times New Roman" w:hAnsi="Times New Roman" w:cs="Times New Roman"/>
                      <w:sz w:val="22"/>
                      <w:szCs w:val="22"/>
                    </w:rPr>
                    <w:t>ia – symptomatic/asymptomatic; i</w:t>
                  </w:r>
                  <w:r w:rsidRPr="00B3534C">
                    <w:rPr>
                      <w:rFonts w:ascii="Times New Roman" w:hAnsi="Times New Roman" w:cs="Times New Roman"/>
                      <w:sz w:val="22"/>
                      <w:szCs w:val="22"/>
                    </w:rPr>
                    <w:t>f symptomatic, _______________________________</w:t>
                  </w:r>
                </w:p>
              </w:tc>
            </w:tr>
          </w:tbl>
          <w:p w14:paraId="38AA77B5" w14:textId="29EA1D44" w:rsidR="00DF01B9" w:rsidRPr="006756F1" w:rsidRDefault="0004043C" w:rsidP="00777584">
            <w:pPr>
              <w:spacing w:before="25" w:after="25" w:line="276" w:lineRule="auto"/>
              <w:rPr>
                <w:rFonts w:ascii="Times New Roman" w:hAnsi="Times New Roman" w:cs="Times New Roman"/>
                <w:b/>
                <w:bCs/>
                <w:sz w:val="22"/>
                <w:szCs w:val="22"/>
                <w:lang w:val="en-US"/>
              </w:rPr>
            </w:pPr>
            <w:r w:rsidRPr="00682F60">
              <w:rPr>
                <w:rFonts w:ascii="Segoe UI Symbol" w:hAnsi="Segoe UI Symbol" w:cs="Segoe UI Symbol"/>
                <w:sz w:val="22"/>
                <w:szCs w:val="22"/>
                <w:lang w:val="en-US"/>
              </w:rPr>
              <w:t xml:space="preserve">☐ </w:t>
            </w:r>
            <w:r w:rsidRPr="00682F60">
              <w:rPr>
                <w:rFonts w:ascii="Times New Roman" w:hAnsi="Times New Roman" w:cs="Times New Roman"/>
                <w:sz w:val="22"/>
                <w:szCs w:val="22"/>
              </w:rPr>
              <w:t>Hyperkalaemia – symptomatic/asymptomatic</w:t>
            </w:r>
            <w:r>
              <w:rPr>
                <w:rFonts w:ascii="Times New Roman" w:hAnsi="Times New Roman" w:cs="Times New Roman"/>
                <w:sz w:val="22"/>
                <w:szCs w:val="22"/>
              </w:rPr>
              <w:t xml:space="preserve">; if </w:t>
            </w:r>
          </w:p>
        </w:tc>
        <w:tc>
          <w:tcPr>
            <w:tcW w:w="5310" w:type="dxa"/>
          </w:tcPr>
          <w:tbl>
            <w:tblPr>
              <w:tblStyle w:val="TableGrid"/>
              <w:tblW w:w="5112" w:type="dxa"/>
              <w:tblLayout w:type="fixed"/>
              <w:tblLook w:val="04A0" w:firstRow="1" w:lastRow="0" w:firstColumn="1" w:lastColumn="0" w:noHBand="0" w:noVBand="1"/>
            </w:tblPr>
            <w:tblGrid>
              <w:gridCol w:w="18"/>
              <w:gridCol w:w="1764"/>
              <w:gridCol w:w="540"/>
              <w:gridCol w:w="189"/>
              <w:gridCol w:w="351"/>
              <w:gridCol w:w="2160"/>
              <w:gridCol w:w="90"/>
            </w:tblGrid>
            <w:tr w:rsidR="00B3534C" w14:paraId="17030023" w14:textId="77777777" w:rsidTr="000A5A01">
              <w:trPr>
                <w:gridBefore w:val="1"/>
                <w:wBefore w:w="18" w:type="dxa"/>
              </w:trPr>
              <w:tc>
                <w:tcPr>
                  <w:tcW w:w="5094" w:type="dxa"/>
                  <w:gridSpan w:val="6"/>
                  <w:tcBorders>
                    <w:top w:val="nil"/>
                    <w:left w:val="nil"/>
                    <w:bottom w:val="nil"/>
                    <w:right w:val="nil"/>
                  </w:tcBorders>
                </w:tcPr>
                <w:p w14:paraId="730B63DD" w14:textId="1B50C995" w:rsidR="00B3534C" w:rsidRPr="00682F60" w:rsidRDefault="00B3534C" w:rsidP="0004043C">
                  <w:pPr>
                    <w:tabs>
                      <w:tab w:val="left" w:pos="4986"/>
                    </w:tabs>
                    <w:spacing w:before="25" w:after="25" w:line="276" w:lineRule="auto"/>
                    <w:rPr>
                      <w:rFonts w:ascii="Times New Roman" w:hAnsi="Times New Roman" w:cs="Times New Roman"/>
                      <w:sz w:val="22"/>
                      <w:szCs w:val="22"/>
                      <w:lang w:val="en-US"/>
                    </w:rPr>
                  </w:pPr>
                  <w:r w:rsidRPr="00682F60">
                    <w:rPr>
                      <w:rFonts w:ascii="Times New Roman" w:hAnsi="Times New Roman" w:cs="Times New Roman"/>
                      <w:sz w:val="22"/>
                      <w:szCs w:val="22"/>
                    </w:rPr>
                    <w:t>symptomatic, _____________________________</w:t>
                  </w:r>
                </w:p>
              </w:tc>
            </w:tr>
            <w:tr w:rsidR="00B3534C" w14:paraId="74A4D908" w14:textId="77777777" w:rsidTr="000A5A01">
              <w:trPr>
                <w:gridAfter w:val="1"/>
                <w:wAfter w:w="90" w:type="dxa"/>
              </w:trPr>
              <w:tc>
                <w:tcPr>
                  <w:tcW w:w="5022" w:type="dxa"/>
                  <w:gridSpan w:val="6"/>
                  <w:tcBorders>
                    <w:top w:val="nil"/>
                    <w:left w:val="nil"/>
                    <w:bottom w:val="single" w:sz="4" w:space="0" w:color="auto"/>
                    <w:right w:val="nil"/>
                  </w:tcBorders>
                </w:tcPr>
                <w:p w14:paraId="2685EB15" w14:textId="15865311" w:rsidR="00B3534C" w:rsidRPr="00B3534C" w:rsidRDefault="00B3534C" w:rsidP="00242F1B">
                  <w:pPr>
                    <w:pStyle w:val="ListParagraph"/>
                    <w:numPr>
                      <w:ilvl w:val="0"/>
                      <w:numId w:val="23"/>
                    </w:numPr>
                    <w:tabs>
                      <w:tab w:val="left" w:pos="4986"/>
                    </w:tabs>
                    <w:spacing w:before="25" w:after="25" w:line="276" w:lineRule="auto"/>
                    <w:ind w:left="54"/>
                    <w:rPr>
                      <w:rFonts w:ascii="Times New Roman" w:hAnsi="Times New Roman" w:cs="Times New Roman"/>
                      <w:sz w:val="22"/>
                      <w:szCs w:val="22"/>
                    </w:rPr>
                  </w:pPr>
                  <w:r w:rsidRPr="00B3534C">
                    <w:rPr>
                      <w:rFonts w:ascii="Times New Roman" w:hAnsi="Times New Roman" w:cs="Times New Roman"/>
                      <w:sz w:val="22"/>
                      <w:szCs w:val="22"/>
                      <w:lang w:val="en-US"/>
                    </w:rPr>
                    <w:t xml:space="preserve">If Ionized Ca, </w:t>
                  </w:r>
                  <w:r w:rsidRPr="00B3534C">
                    <w:rPr>
                      <w:rFonts w:ascii="Segoe UI Symbol" w:hAnsi="Segoe UI Symbol" w:cs="Segoe UI Symbol"/>
                      <w:sz w:val="22"/>
                      <w:szCs w:val="22"/>
                      <w:lang w:val="en-US"/>
                    </w:rPr>
                    <w:t xml:space="preserve">☐ </w:t>
                  </w:r>
                  <w:r w:rsidRPr="00B3534C">
                    <w:rPr>
                      <w:rFonts w:ascii="Times New Roman" w:hAnsi="Times New Roman" w:cs="Times New Roman"/>
                      <w:sz w:val="22"/>
                      <w:szCs w:val="22"/>
                      <w:lang w:val="en-US"/>
                    </w:rPr>
                    <w:t xml:space="preserve">Hypocalcemia </w:t>
                  </w:r>
                  <w:r w:rsidR="00673E8C">
                    <w:rPr>
                      <w:rFonts w:ascii="Times New Roman" w:hAnsi="Times New Roman" w:cs="Times New Roman"/>
                      <w:sz w:val="22"/>
                      <w:szCs w:val="22"/>
                    </w:rPr>
                    <w:t>– symptomatic/asymptomatic; i</w:t>
                  </w:r>
                  <w:r w:rsidRPr="00B3534C">
                    <w:rPr>
                      <w:rFonts w:ascii="Times New Roman" w:hAnsi="Times New Roman" w:cs="Times New Roman"/>
                      <w:sz w:val="22"/>
                      <w:szCs w:val="22"/>
                    </w:rPr>
                    <w:t>f symptomatic, _____________________________________</w:t>
                  </w:r>
                </w:p>
                <w:p w14:paraId="7A983CBF" w14:textId="6A2CAD71" w:rsidR="00B3534C" w:rsidRPr="00132499" w:rsidRDefault="00B3534C" w:rsidP="00682F60">
                  <w:pPr>
                    <w:tabs>
                      <w:tab w:val="left" w:pos="4986"/>
                    </w:tabs>
                    <w:spacing w:before="25" w:after="25" w:line="276" w:lineRule="auto"/>
                    <w:rPr>
                      <w:rFonts w:ascii="Times New Roman" w:hAnsi="Times New Roman" w:cs="Times New Roman"/>
                      <w:sz w:val="22"/>
                      <w:szCs w:val="22"/>
                      <w:lang w:val="en-US"/>
                    </w:rPr>
                  </w:pPr>
                  <w:r w:rsidRPr="00132499">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sidRPr="00982824">
                    <w:rPr>
                      <w:rFonts w:ascii="Times New Roman" w:hAnsi="Times New Roman" w:cs="Times New Roman"/>
                      <w:sz w:val="22"/>
                      <w:szCs w:val="22"/>
                      <w:lang w:val="en-US"/>
                    </w:rPr>
                    <w:t>Hypercalcemia</w:t>
                  </w:r>
                  <w:r>
                    <w:rPr>
                      <w:rFonts w:ascii="Times New Roman" w:hAnsi="Times New Roman" w:cs="Times New Roman"/>
                      <w:sz w:val="22"/>
                      <w:szCs w:val="22"/>
                      <w:lang w:val="en-US"/>
                    </w:rPr>
                    <w:t xml:space="preserve"> </w:t>
                  </w:r>
                  <w:r w:rsidR="00673E8C">
                    <w:rPr>
                      <w:rFonts w:ascii="Times New Roman" w:hAnsi="Times New Roman" w:cs="Times New Roman"/>
                      <w:sz w:val="22"/>
                      <w:szCs w:val="22"/>
                    </w:rPr>
                    <w:t>– symptomatic/asymptomatic; i</w:t>
                  </w:r>
                  <w:r>
                    <w:rPr>
                      <w:rFonts w:ascii="Times New Roman" w:hAnsi="Times New Roman" w:cs="Times New Roman"/>
                      <w:sz w:val="22"/>
                      <w:szCs w:val="22"/>
                    </w:rPr>
                    <w:t xml:space="preserve">f symptomatic, __________________________ </w:t>
                  </w:r>
                </w:p>
                <w:p w14:paraId="630291EB" w14:textId="270F15DE" w:rsidR="00B3534C" w:rsidRPr="00682F60" w:rsidRDefault="00B3534C" w:rsidP="00242F1B">
                  <w:pPr>
                    <w:pStyle w:val="ListParagraph"/>
                    <w:numPr>
                      <w:ilvl w:val="0"/>
                      <w:numId w:val="23"/>
                    </w:numPr>
                    <w:tabs>
                      <w:tab w:val="left" w:pos="4986"/>
                    </w:tabs>
                    <w:spacing w:after="100"/>
                    <w:ind w:left="54"/>
                    <w:rPr>
                      <w:rFonts w:ascii="Times New Roman" w:hAnsi="Times New Roman" w:cs="Times New Roman"/>
                      <w:sz w:val="22"/>
                      <w:szCs w:val="22"/>
                      <w:lang w:val="en-US"/>
                    </w:rPr>
                  </w:pPr>
                  <w:r w:rsidRPr="00B3534C">
                    <w:rPr>
                      <w:rFonts w:ascii="Times New Roman" w:hAnsi="Times New Roman" w:cs="Times New Roman"/>
                      <w:sz w:val="22"/>
                      <w:szCs w:val="22"/>
                      <w:lang w:val="en-US"/>
                    </w:rPr>
                    <w:t xml:space="preserve">Osteopenia: </w:t>
                  </w:r>
                  <w:r w:rsidRPr="00B3534C">
                    <w:rPr>
                      <w:rFonts w:ascii="Segoe UI Symbol" w:hAnsi="Segoe UI Symbol" w:cs="Segoe UI Symbol"/>
                      <w:sz w:val="22"/>
                      <w:szCs w:val="22"/>
                      <w:lang w:val="en-US"/>
                    </w:rPr>
                    <w:t>☐</w:t>
                  </w:r>
                  <w:r w:rsidRPr="00B3534C">
                    <w:rPr>
                      <w:rFonts w:ascii="Times New Roman" w:hAnsi="Times New Roman" w:cs="Times New Roman"/>
                      <w:sz w:val="22"/>
                      <w:szCs w:val="22"/>
                      <w:lang w:val="en-US"/>
                    </w:rPr>
                    <w:t xml:space="preserve"> Yes </w:t>
                  </w:r>
                  <w:r w:rsidRPr="00B3534C">
                    <w:rPr>
                      <w:rFonts w:ascii="Segoe UI Symbol" w:hAnsi="Segoe UI Symbol" w:cs="Segoe UI Symbol"/>
                      <w:sz w:val="22"/>
                      <w:szCs w:val="22"/>
                      <w:lang w:val="en-US"/>
                    </w:rPr>
                    <w:t>☐</w:t>
                  </w:r>
                  <w:r w:rsidRPr="00B3534C">
                    <w:rPr>
                      <w:rFonts w:ascii="Times New Roman" w:hAnsi="Times New Roman" w:cs="Times New Roman"/>
                      <w:sz w:val="22"/>
                      <w:szCs w:val="22"/>
                      <w:lang w:val="en-US"/>
                    </w:rPr>
                    <w:t xml:space="preserve"> No</w:t>
                  </w:r>
                </w:p>
              </w:tc>
            </w:tr>
            <w:tr w:rsidR="00682F60" w14:paraId="58D3ADA8" w14:textId="77777777" w:rsidTr="000A5A01">
              <w:trPr>
                <w:gridAfter w:val="1"/>
                <w:wAfter w:w="90" w:type="dxa"/>
              </w:trPr>
              <w:tc>
                <w:tcPr>
                  <w:tcW w:w="5022" w:type="dxa"/>
                  <w:gridSpan w:val="6"/>
                  <w:tcBorders>
                    <w:top w:val="single" w:sz="4" w:space="0" w:color="auto"/>
                    <w:left w:val="single" w:sz="4" w:space="0" w:color="auto"/>
                    <w:bottom w:val="nil"/>
                    <w:right w:val="single" w:sz="4" w:space="0" w:color="auto"/>
                  </w:tcBorders>
                </w:tcPr>
                <w:p w14:paraId="70A72F6F" w14:textId="15BD2831" w:rsidR="00682F60" w:rsidRPr="00B3534C" w:rsidRDefault="00682F60" w:rsidP="00242F1B">
                  <w:pPr>
                    <w:pStyle w:val="ListParagraph"/>
                    <w:numPr>
                      <w:ilvl w:val="0"/>
                      <w:numId w:val="23"/>
                    </w:numPr>
                    <w:tabs>
                      <w:tab w:val="left" w:pos="4986"/>
                    </w:tabs>
                    <w:spacing w:before="25" w:after="25" w:line="276" w:lineRule="auto"/>
                    <w:ind w:left="54"/>
                    <w:rPr>
                      <w:rFonts w:ascii="Times New Roman" w:hAnsi="Times New Roman" w:cs="Times New Roman"/>
                      <w:sz w:val="22"/>
                      <w:szCs w:val="22"/>
                      <w:lang w:val="en-US"/>
                    </w:rPr>
                  </w:pPr>
                  <w:r w:rsidRPr="00682F60">
                    <w:rPr>
                      <w:rFonts w:ascii="Times New Roman" w:hAnsi="Times New Roman" w:cs="Times New Roman"/>
                      <w:sz w:val="22"/>
                      <w:szCs w:val="22"/>
                    </w:rPr>
                    <w:t>ALP peak: ____ IU/L</w:t>
                  </w:r>
                </w:p>
              </w:tc>
            </w:tr>
            <w:tr w:rsidR="00682F60" w14:paraId="38F01018" w14:textId="77777777" w:rsidTr="00673E8C">
              <w:trPr>
                <w:gridAfter w:val="1"/>
                <w:wAfter w:w="90" w:type="dxa"/>
              </w:trPr>
              <w:tc>
                <w:tcPr>
                  <w:tcW w:w="2862" w:type="dxa"/>
                  <w:gridSpan w:val="5"/>
                  <w:tcBorders>
                    <w:top w:val="nil"/>
                    <w:left w:val="single" w:sz="4" w:space="0" w:color="auto"/>
                    <w:bottom w:val="single" w:sz="4" w:space="0" w:color="auto"/>
                    <w:right w:val="nil"/>
                  </w:tcBorders>
                </w:tcPr>
                <w:p w14:paraId="0490DBF8" w14:textId="77777777" w:rsidR="00682F60" w:rsidRPr="00B3534C" w:rsidRDefault="00682F60" w:rsidP="00242F1B">
                  <w:pPr>
                    <w:pStyle w:val="ListParagraph"/>
                    <w:numPr>
                      <w:ilvl w:val="0"/>
                      <w:numId w:val="23"/>
                    </w:numPr>
                    <w:tabs>
                      <w:tab w:val="left" w:pos="4986"/>
                    </w:tabs>
                    <w:spacing w:before="25" w:after="25" w:line="276" w:lineRule="auto"/>
                    <w:ind w:left="54"/>
                    <w:rPr>
                      <w:rFonts w:ascii="Times New Roman" w:hAnsi="Times New Roman" w:cs="Times New Roman"/>
                      <w:sz w:val="22"/>
                      <w:szCs w:val="22"/>
                      <w:lang w:val="en-US"/>
                    </w:rPr>
                  </w:pPr>
                  <w:r>
                    <w:rPr>
                      <w:rFonts w:ascii="Times New Roman" w:hAnsi="Times New Roman" w:cs="Times New Roman"/>
                      <w:sz w:val="22"/>
                      <w:szCs w:val="22"/>
                    </w:rPr>
                    <w:t>Lowest Total Ca:______</w:t>
                  </w:r>
                </w:p>
              </w:tc>
              <w:tc>
                <w:tcPr>
                  <w:tcW w:w="2160" w:type="dxa"/>
                  <w:tcBorders>
                    <w:top w:val="nil"/>
                    <w:left w:val="nil"/>
                    <w:bottom w:val="single" w:sz="4" w:space="0" w:color="auto"/>
                    <w:right w:val="single" w:sz="4" w:space="0" w:color="auto"/>
                  </w:tcBorders>
                </w:tcPr>
                <w:p w14:paraId="4BB9FB72" w14:textId="7E28ABE1" w:rsidR="00682F60" w:rsidRPr="00B3534C" w:rsidRDefault="00682F60" w:rsidP="00242F1B">
                  <w:pPr>
                    <w:pStyle w:val="ListParagraph"/>
                    <w:numPr>
                      <w:ilvl w:val="0"/>
                      <w:numId w:val="23"/>
                    </w:numPr>
                    <w:tabs>
                      <w:tab w:val="left" w:pos="4986"/>
                    </w:tabs>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rPr>
                    <w:t>Lowest P: ____</w:t>
                  </w:r>
                  <w:r w:rsidRPr="003D0AE9">
                    <w:rPr>
                      <w:rFonts w:ascii="Times New Roman" w:hAnsi="Times New Roman" w:cs="Times New Roman"/>
                      <w:sz w:val="22"/>
                      <w:szCs w:val="22"/>
                    </w:rPr>
                    <w:t>_</w:t>
                  </w:r>
                </w:p>
              </w:tc>
            </w:tr>
            <w:tr w:rsidR="009A4BA4" w14:paraId="2F859CFF" w14:textId="77777777" w:rsidTr="00F61B0B">
              <w:trPr>
                <w:gridAfter w:val="1"/>
                <w:wAfter w:w="90" w:type="dxa"/>
                <w:trHeight w:val="170"/>
              </w:trPr>
              <w:tc>
                <w:tcPr>
                  <w:tcW w:w="5022" w:type="dxa"/>
                  <w:gridSpan w:val="6"/>
                  <w:tcBorders>
                    <w:top w:val="nil"/>
                    <w:left w:val="nil"/>
                    <w:bottom w:val="nil"/>
                    <w:right w:val="nil"/>
                  </w:tcBorders>
                </w:tcPr>
                <w:p w14:paraId="7AD098DF" w14:textId="3809C694" w:rsidR="009A4BA4" w:rsidRPr="009A4BA4" w:rsidRDefault="009A4BA4" w:rsidP="009A4BA4">
                  <w:pPr>
                    <w:spacing w:after="100"/>
                    <w:jc w:val="center"/>
                    <w:rPr>
                      <w:rFonts w:ascii="Times New Roman" w:hAnsi="Times New Roman" w:cs="Times New Roman"/>
                      <w:b/>
                      <w:bCs/>
                      <w:i/>
                      <w:iCs/>
                      <w:sz w:val="24"/>
                      <w:szCs w:val="24"/>
                      <w:lang w:val="en-US"/>
                    </w:rPr>
                  </w:pPr>
                  <w:r>
                    <w:rPr>
                      <w:rFonts w:ascii="Times New Roman" w:hAnsi="Times New Roman" w:cs="Times New Roman"/>
                      <w:b/>
                      <w:bCs/>
                      <w:i/>
                      <w:iCs/>
                      <w:sz w:val="24"/>
                      <w:szCs w:val="24"/>
                      <w:highlight w:val="cyan"/>
                      <w:lang w:val="en-US"/>
                    </w:rPr>
                    <w:t xml:space="preserve">H5. </w:t>
                  </w:r>
                  <w:r w:rsidRPr="00A9195B">
                    <w:rPr>
                      <w:rFonts w:ascii="Times New Roman" w:hAnsi="Times New Roman" w:cs="Times New Roman"/>
                      <w:b/>
                      <w:bCs/>
                      <w:i/>
                      <w:iCs/>
                      <w:sz w:val="24"/>
                      <w:szCs w:val="24"/>
                      <w:highlight w:val="cyan"/>
                      <w:lang w:val="en-US"/>
                    </w:rPr>
                    <w:t>CARDIOVASCULAR</w:t>
                  </w:r>
                </w:p>
              </w:tc>
            </w:tr>
            <w:tr w:rsidR="009A4BA4" w14:paraId="607B76E3" w14:textId="77777777" w:rsidTr="00F61B0B">
              <w:trPr>
                <w:gridAfter w:val="1"/>
                <w:wAfter w:w="90" w:type="dxa"/>
                <w:trHeight w:val="20"/>
              </w:trPr>
              <w:tc>
                <w:tcPr>
                  <w:tcW w:w="5022" w:type="dxa"/>
                  <w:gridSpan w:val="6"/>
                  <w:tcBorders>
                    <w:top w:val="nil"/>
                    <w:left w:val="nil"/>
                    <w:bottom w:val="nil"/>
                    <w:right w:val="nil"/>
                  </w:tcBorders>
                </w:tcPr>
                <w:p w14:paraId="374801D7" w14:textId="768B790D" w:rsidR="009A4BA4" w:rsidRPr="009A4BA4" w:rsidRDefault="009A4BA4" w:rsidP="009A4BA4">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 xml:space="preserve">H5.1 </w:t>
                  </w:r>
                  <w:r w:rsidRPr="00132499">
                    <w:rPr>
                      <w:rFonts w:ascii="Times New Roman" w:hAnsi="Times New Roman" w:cs="Times New Roman"/>
                      <w:b/>
                      <w:bCs/>
                      <w:sz w:val="22"/>
                      <w:szCs w:val="22"/>
                      <w:lang w:val="en-US"/>
                    </w:rPr>
                    <w:t>Patent Ductus Arteriosus (PDA)</w:t>
                  </w:r>
                </w:p>
              </w:tc>
            </w:tr>
            <w:tr w:rsidR="009A4BA4" w14:paraId="4E52ABE5" w14:textId="77777777" w:rsidTr="000A5A01">
              <w:trPr>
                <w:gridAfter w:val="1"/>
                <w:wAfter w:w="90" w:type="dxa"/>
                <w:trHeight w:val="359"/>
              </w:trPr>
              <w:tc>
                <w:tcPr>
                  <w:tcW w:w="5022" w:type="dxa"/>
                  <w:gridSpan w:val="6"/>
                  <w:tcBorders>
                    <w:top w:val="nil"/>
                    <w:left w:val="nil"/>
                    <w:bottom w:val="single" w:sz="4" w:space="0" w:color="auto"/>
                    <w:right w:val="nil"/>
                  </w:tcBorders>
                </w:tcPr>
                <w:p w14:paraId="615D2B4A" w14:textId="73D24E55" w:rsidR="009A4BA4" w:rsidRPr="009A4BA4" w:rsidRDefault="009A4BA4" w:rsidP="00242F1B">
                  <w:pPr>
                    <w:pStyle w:val="ListParagraph"/>
                    <w:numPr>
                      <w:ilvl w:val="0"/>
                      <w:numId w:val="23"/>
                    </w:numPr>
                    <w:spacing w:before="25" w:after="25" w:line="276" w:lineRule="auto"/>
                    <w:ind w:left="-36" w:hanging="54"/>
                    <w:rPr>
                      <w:rFonts w:ascii="Times New Roman" w:hAnsi="Times New Roman" w:cs="Times New Roman"/>
                      <w:color w:val="000000" w:themeColor="text1"/>
                      <w:sz w:val="22"/>
                      <w:szCs w:val="22"/>
                    </w:rPr>
                  </w:pPr>
                  <w:r w:rsidRPr="009A4BA4">
                    <w:rPr>
                      <w:rFonts w:ascii="Times New Roman" w:hAnsi="Times New Roman" w:cs="Times New Roman"/>
                      <w:sz w:val="22"/>
                      <w:szCs w:val="22"/>
                      <w:lang w:val="en-US"/>
                    </w:rPr>
                    <w:t xml:space="preserve">HS-PDA: </w:t>
                  </w:r>
                  <w:r w:rsidRPr="009A4BA4">
                    <w:rPr>
                      <w:rFonts w:ascii="Segoe UI Symbol" w:hAnsi="Segoe UI Symbol" w:cs="Segoe UI Symbol"/>
                      <w:sz w:val="22"/>
                      <w:szCs w:val="22"/>
                      <w:lang w:val="en-US"/>
                    </w:rPr>
                    <w:t>☐</w:t>
                  </w:r>
                  <w:r w:rsidRPr="009A4BA4">
                    <w:rPr>
                      <w:rFonts w:ascii="Times New Roman" w:hAnsi="Times New Roman" w:cs="Times New Roman"/>
                      <w:sz w:val="22"/>
                      <w:szCs w:val="22"/>
                      <w:lang w:val="en-US"/>
                    </w:rPr>
                    <w:t xml:space="preserve"> Yes</w:t>
                  </w:r>
                  <w:r w:rsidRPr="009A4BA4">
                    <w:rPr>
                      <w:rFonts w:ascii="Segoe UI Symbol" w:hAnsi="Segoe UI Symbol" w:cs="Segoe UI Symbol"/>
                      <w:sz w:val="22"/>
                      <w:szCs w:val="22"/>
                      <w:lang w:val="en-US"/>
                    </w:rPr>
                    <w:t xml:space="preserve"> </w:t>
                  </w:r>
                  <w:r w:rsidRPr="009A4BA4">
                    <w:rPr>
                      <w:rFonts w:ascii="Segoe UI Symbol" w:hAnsi="Segoe UI Symbol" w:cs="Segoe UI Symbol"/>
                      <w:color w:val="000000" w:themeColor="text1"/>
                      <w:sz w:val="22"/>
                      <w:szCs w:val="22"/>
                    </w:rPr>
                    <w:t xml:space="preserve">☐ </w:t>
                  </w:r>
                  <w:r w:rsidRPr="009A4BA4">
                    <w:rPr>
                      <w:rFonts w:ascii="Times New Roman" w:hAnsi="Times New Roman" w:cs="Times New Roman"/>
                      <w:color w:val="000000" w:themeColor="text1"/>
                      <w:sz w:val="22"/>
                      <w:szCs w:val="22"/>
                    </w:rPr>
                    <w:t xml:space="preserve">No </w:t>
                  </w:r>
                </w:p>
              </w:tc>
            </w:tr>
            <w:tr w:rsidR="009A4BA4" w14:paraId="57A35E74" w14:textId="77777777" w:rsidTr="000A5A01">
              <w:trPr>
                <w:gridAfter w:val="1"/>
                <w:wAfter w:w="90" w:type="dxa"/>
                <w:trHeight w:val="359"/>
              </w:trPr>
              <w:tc>
                <w:tcPr>
                  <w:tcW w:w="5022" w:type="dxa"/>
                  <w:gridSpan w:val="6"/>
                  <w:tcBorders>
                    <w:top w:val="single" w:sz="4" w:space="0" w:color="auto"/>
                    <w:left w:val="single" w:sz="4" w:space="0" w:color="auto"/>
                    <w:bottom w:val="nil"/>
                    <w:right w:val="single" w:sz="4" w:space="0" w:color="auto"/>
                  </w:tcBorders>
                </w:tcPr>
                <w:p w14:paraId="4FF2D48E" w14:textId="77777777" w:rsidR="004F682A" w:rsidRPr="004F682A" w:rsidRDefault="004F682A"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4F682A">
                    <w:rPr>
                      <w:rFonts w:ascii="Times New Roman" w:hAnsi="Times New Roman" w:cs="Times New Roman"/>
                      <w:sz w:val="22"/>
                      <w:szCs w:val="22"/>
                      <w:lang w:val="en-US"/>
                    </w:rPr>
                    <w:t xml:space="preserve">If 'Yes', diagnosed by: </w:t>
                  </w:r>
                  <w:r w:rsidRPr="004F682A">
                    <w:rPr>
                      <w:rFonts w:ascii="Segoe UI Symbol" w:hAnsi="Segoe UI Symbol" w:cs="Segoe UI Symbol"/>
                      <w:sz w:val="22"/>
                      <w:szCs w:val="22"/>
                      <w:lang w:val="en-US"/>
                    </w:rPr>
                    <w:t>☐</w:t>
                  </w:r>
                  <w:r w:rsidRPr="004F682A">
                    <w:rPr>
                      <w:rFonts w:ascii="Times New Roman" w:hAnsi="Times New Roman" w:cs="Times New Roman"/>
                      <w:sz w:val="22"/>
                      <w:szCs w:val="22"/>
                      <w:lang w:val="en-US"/>
                    </w:rPr>
                    <w:t xml:space="preserve"> Clinical </w:t>
                  </w:r>
                  <w:r w:rsidRPr="004F682A">
                    <w:rPr>
                      <w:rFonts w:ascii="Segoe UI Symbol" w:hAnsi="Segoe UI Symbol" w:cs="Segoe UI Symbol"/>
                      <w:sz w:val="22"/>
                      <w:szCs w:val="22"/>
                      <w:lang w:val="en-US"/>
                    </w:rPr>
                    <w:t>☐</w:t>
                  </w:r>
                  <w:r w:rsidRPr="004F682A">
                    <w:rPr>
                      <w:rFonts w:ascii="Times New Roman" w:hAnsi="Times New Roman" w:cs="Times New Roman"/>
                      <w:sz w:val="22"/>
                      <w:szCs w:val="22"/>
                      <w:lang w:val="en-US"/>
                    </w:rPr>
                    <w:t xml:space="preserve"> Echo </w:t>
                  </w:r>
                  <w:r w:rsidRPr="004F682A">
                    <w:rPr>
                      <w:rFonts w:ascii="Segoe UI Symbol" w:hAnsi="Segoe UI Symbol" w:cs="Segoe UI Symbol"/>
                      <w:sz w:val="22"/>
                      <w:szCs w:val="22"/>
                      <w:lang w:val="en-US"/>
                    </w:rPr>
                    <w:t>☐</w:t>
                  </w:r>
                  <w:r w:rsidRPr="004F682A">
                    <w:rPr>
                      <w:rFonts w:ascii="Times New Roman" w:hAnsi="Times New Roman" w:cs="Times New Roman"/>
                      <w:sz w:val="22"/>
                      <w:szCs w:val="22"/>
                      <w:lang w:val="en-US"/>
                    </w:rPr>
                    <w:t xml:space="preserve"> Both </w:t>
                  </w:r>
                </w:p>
                <w:p w14:paraId="31D12B1F" w14:textId="77777777" w:rsidR="004F682A" w:rsidRPr="004F682A" w:rsidRDefault="004F682A"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4F682A">
                    <w:rPr>
                      <w:rFonts w:ascii="Times New Roman" w:hAnsi="Times New Roman" w:cs="Times New Roman"/>
                      <w:sz w:val="22"/>
                      <w:szCs w:val="22"/>
                      <w:lang w:val="en-US"/>
                    </w:rPr>
                    <w:t xml:space="preserve">If 'Clinical', features: </w:t>
                  </w:r>
                  <w:r w:rsidRPr="004F682A">
                    <w:rPr>
                      <w:rFonts w:ascii="Segoe UI Symbol" w:hAnsi="Segoe UI Symbol" w:cs="Segoe UI Symbol"/>
                      <w:sz w:val="22"/>
                      <w:szCs w:val="22"/>
                      <w:lang w:val="en-US"/>
                    </w:rPr>
                    <w:t>☐</w:t>
                  </w:r>
                  <w:r w:rsidRPr="004F682A">
                    <w:rPr>
                      <w:rFonts w:ascii="Times New Roman" w:hAnsi="Times New Roman" w:cs="Times New Roman"/>
                      <w:sz w:val="22"/>
                      <w:szCs w:val="22"/>
                      <w:lang w:val="en-US"/>
                    </w:rPr>
                    <w:t xml:space="preserve"> Murmur </w:t>
                  </w:r>
                  <w:r w:rsidRPr="004F682A">
                    <w:rPr>
                      <w:rFonts w:ascii="Segoe UI Symbol" w:hAnsi="Segoe UI Symbol" w:cs="Segoe UI Symbol"/>
                      <w:sz w:val="22"/>
                      <w:szCs w:val="22"/>
                      <w:lang w:val="en-US"/>
                    </w:rPr>
                    <w:t>☐</w:t>
                  </w:r>
                  <w:r w:rsidRPr="004F682A">
                    <w:rPr>
                      <w:rFonts w:ascii="Times New Roman" w:hAnsi="Times New Roman" w:cs="Times New Roman"/>
                      <w:sz w:val="22"/>
                      <w:szCs w:val="22"/>
                      <w:lang w:val="en-US"/>
                    </w:rPr>
                    <w:t xml:space="preserve"> Hyperactive precordium </w:t>
                  </w:r>
                  <w:r w:rsidRPr="004F682A">
                    <w:rPr>
                      <w:rFonts w:ascii="Segoe UI Symbol" w:hAnsi="Segoe UI Symbol" w:cs="Segoe UI Symbol"/>
                      <w:sz w:val="22"/>
                      <w:szCs w:val="22"/>
                      <w:lang w:val="en-US"/>
                    </w:rPr>
                    <w:t>☐</w:t>
                  </w:r>
                  <w:r w:rsidRPr="004F682A">
                    <w:rPr>
                      <w:rFonts w:ascii="Times New Roman" w:hAnsi="Times New Roman" w:cs="Times New Roman"/>
                      <w:sz w:val="22"/>
                      <w:szCs w:val="22"/>
                      <w:lang w:val="en-US"/>
                    </w:rPr>
                    <w:t xml:space="preserve"> Bounding pulse </w:t>
                  </w:r>
                  <w:r w:rsidRPr="004F682A">
                    <w:rPr>
                      <w:rFonts w:ascii="Segoe UI Symbol" w:hAnsi="Segoe UI Symbol" w:cs="Segoe UI Symbol"/>
                      <w:sz w:val="22"/>
                      <w:szCs w:val="22"/>
                      <w:lang w:val="en-US"/>
                    </w:rPr>
                    <w:t>☐</w:t>
                  </w:r>
                  <w:r w:rsidRPr="004F682A">
                    <w:rPr>
                      <w:rFonts w:ascii="Times New Roman" w:hAnsi="Times New Roman" w:cs="Times New Roman"/>
                      <w:sz w:val="22"/>
                      <w:szCs w:val="22"/>
                      <w:lang w:val="en-US"/>
                    </w:rPr>
                    <w:t xml:space="preserve"> Wide pulse-pressure </w:t>
                  </w:r>
                  <w:r w:rsidRPr="004F682A">
                    <w:rPr>
                      <w:rFonts w:ascii="Segoe UI Symbol" w:hAnsi="Segoe UI Symbol" w:cs="Segoe UI Symbol"/>
                      <w:sz w:val="22"/>
                      <w:szCs w:val="22"/>
                      <w:lang w:val="en-US"/>
                    </w:rPr>
                    <w:t>☐</w:t>
                  </w:r>
                  <w:r w:rsidRPr="004F682A">
                    <w:rPr>
                      <w:rFonts w:ascii="Times New Roman" w:hAnsi="Times New Roman" w:cs="Times New Roman"/>
                      <w:sz w:val="22"/>
                      <w:szCs w:val="22"/>
                      <w:lang w:val="en-US"/>
                    </w:rPr>
                    <w:t xml:space="preserve"> Others: ________</w:t>
                  </w:r>
                </w:p>
                <w:p w14:paraId="2F7426DC" w14:textId="77777777" w:rsidR="008F7DCA" w:rsidRDefault="004F682A" w:rsidP="00242F1B">
                  <w:pPr>
                    <w:pStyle w:val="ListParagraph"/>
                    <w:numPr>
                      <w:ilvl w:val="0"/>
                      <w:numId w:val="23"/>
                    </w:numPr>
                    <w:spacing w:before="25" w:after="25" w:line="276" w:lineRule="auto"/>
                    <w:ind w:left="-36" w:hanging="54"/>
                    <w:rPr>
                      <w:rFonts w:ascii="Times New Roman" w:hAnsi="Times New Roman" w:cs="Times New Roman"/>
                      <w:sz w:val="22"/>
                      <w:szCs w:val="22"/>
                      <w:lang w:val="en-US"/>
                    </w:rPr>
                  </w:pPr>
                  <w:r w:rsidRPr="004F682A">
                    <w:rPr>
                      <w:rFonts w:ascii="Times New Roman" w:hAnsi="Times New Roman" w:cs="Times New Roman"/>
                      <w:sz w:val="22"/>
                      <w:szCs w:val="22"/>
                      <w:lang w:val="en-US"/>
                    </w:rPr>
                    <w:t>If ‘Echo’: TDD ____mm</w:t>
                  </w:r>
                </w:p>
                <w:p w14:paraId="40700E71" w14:textId="1603847D" w:rsidR="004F682A" w:rsidRPr="004F682A" w:rsidRDefault="004F682A"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4F682A">
                    <w:rPr>
                      <w:rFonts w:ascii="Times New Roman" w:hAnsi="Times New Roman" w:cs="Times New Roman"/>
                      <w:sz w:val="22"/>
                      <w:szCs w:val="22"/>
                      <w:lang w:val="en-US"/>
                    </w:rPr>
                    <w:t xml:space="preserve">Ductal peak velocity ___m/sec </w:t>
                  </w:r>
                </w:p>
                <w:p w14:paraId="102CFA0E" w14:textId="77777777" w:rsidR="008F7DCA" w:rsidRPr="008F7DCA" w:rsidRDefault="008F7DCA"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8F7DCA">
                    <w:rPr>
                      <w:rFonts w:ascii="Times New Roman" w:hAnsi="Times New Roman" w:cs="Times New Roman"/>
                      <w:sz w:val="22"/>
                      <w:szCs w:val="22"/>
                      <w:lang w:val="en-US"/>
                    </w:rPr>
                    <w:t xml:space="preserve">Pattern: </w:t>
                  </w:r>
                  <w:r w:rsidRPr="008F7DCA">
                    <w:rPr>
                      <w:rFonts w:ascii="Segoe UI Symbol" w:hAnsi="Segoe UI Symbol" w:cs="Segoe UI Symbol"/>
                      <w:sz w:val="22"/>
                      <w:szCs w:val="22"/>
                      <w:lang w:val="en-US"/>
                    </w:rPr>
                    <w:t xml:space="preserve">☐ </w:t>
                  </w:r>
                  <w:r w:rsidRPr="008F7DCA">
                    <w:rPr>
                      <w:rFonts w:ascii="Times New Roman" w:hAnsi="Times New Roman" w:cs="Times New Roman"/>
                      <w:sz w:val="22"/>
                      <w:szCs w:val="22"/>
                      <w:lang w:val="en-US"/>
                    </w:rPr>
                    <w:t xml:space="preserve">growing </w:t>
                  </w:r>
                  <w:r w:rsidRPr="008F7DCA">
                    <w:rPr>
                      <w:rFonts w:ascii="Segoe UI Symbol" w:hAnsi="Segoe UI Symbol" w:cs="Segoe UI Symbol"/>
                      <w:sz w:val="22"/>
                      <w:szCs w:val="22"/>
                      <w:lang w:val="en-US"/>
                    </w:rPr>
                    <w:t xml:space="preserve">☐ </w:t>
                  </w:r>
                  <w:r w:rsidRPr="008F7DCA">
                    <w:rPr>
                      <w:rFonts w:ascii="Times New Roman" w:hAnsi="Times New Roman" w:cs="Times New Roman"/>
                      <w:sz w:val="22"/>
                      <w:szCs w:val="22"/>
                      <w:lang w:val="en-US"/>
                    </w:rPr>
                    <w:t xml:space="preserve">pulsatile </w:t>
                  </w:r>
                  <w:r w:rsidRPr="008F7DCA">
                    <w:rPr>
                      <w:rFonts w:ascii="Segoe UI Symbol" w:hAnsi="Segoe UI Symbol" w:cs="Segoe UI Symbol"/>
                      <w:sz w:val="22"/>
                      <w:szCs w:val="22"/>
                      <w:lang w:val="en-US"/>
                    </w:rPr>
                    <w:t xml:space="preserve">☐ </w:t>
                  </w:r>
                  <w:r w:rsidRPr="008F7DCA">
                    <w:rPr>
                      <w:rFonts w:ascii="Times New Roman" w:hAnsi="Times New Roman" w:cs="Times New Roman"/>
                      <w:sz w:val="22"/>
                      <w:szCs w:val="22"/>
                      <w:lang w:val="en-US"/>
                    </w:rPr>
                    <w:t xml:space="preserve">closing </w:t>
                  </w:r>
                  <w:r w:rsidRPr="008F7DCA">
                    <w:rPr>
                      <w:rFonts w:ascii="Segoe UI Symbol" w:hAnsi="Segoe UI Symbol" w:cs="Segoe UI Symbol"/>
                      <w:sz w:val="22"/>
                      <w:szCs w:val="22"/>
                      <w:lang w:val="en-US"/>
                    </w:rPr>
                    <w:t xml:space="preserve">☐ </w:t>
                  </w:r>
                  <w:r w:rsidRPr="008F7DCA">
                    <w:rPr>
                      <w:rFonts w:ascii="Times New Roman" w:hAnsi="Times New Roman" w:cs="Times New Roman"/>
                      <w:sz w:val="22"/>
                      <w:szCs w:val="22"/>
                      <w:lang w:val="en-US"/>
                    </w:rPr>
                    <w:t>Pulmonary Hypertension like pattern</w:t>
                  </w:r>
                </w:p>
                <w:p w14:paraId="18358105" w14:textId="2CFFA673" w:rsidR="009A4BA4" w:rsidRPr="008F7DCA" w:rsidRDefault="008F7DCA" w:rsidP="00242F1B">
                  <w:pPr>
                    <w:pStyle w:val="ListParagraph"/>
                    <w:numPr>
                      <w:ilvl w:val="0"/>
                      <w:numId w:val="23"/>
                    </w:numPr>
                    <w:ind w:left="54"/>
                    <w:rPr>
                      <w:rFonts w:ascii="Times New Roman" w:hAnsi="Times New Roman" w:cs="Times New Roman"/>
                      <w:color w:val="000000" w:themeColor="text1"/>
                      <w:sz w:val="22"/>
                      <w:szCs w:val="22"/>
                    </w:rPr>
                  </w:pPr>
                  <w:r w:rsidRPr="008F7DCA">
                    <w:rPr>
                      <w:rFonts w:ascii="Times New Roman" w:hAnsi="Times New Roman" w:cs="Times New Roman"/>
                      <w:color w:val="000000" w:themeColor="text1"/>
                      <w:sz w:val="22"/>
                      <w:szCs w:val="22"/>
                    </w:rPr>
                    <w:t xml:space="preserve">Shunt across PDA: </w:t>
                  </w:r>
                  <w:r w:rsidRPr="008F7DCA">
                    <w:rPr>
                      <w:rFonts w:ascii="Segoe UI Symbol" w:hAnsi="Segoe UI Symbol" w:cs="Segoe UI Symbol"/>
                      <w:color w:val="000000" w:themeColor="text1"/>
                      <w:sz w:val="22"/>
                      <w:szCs w:val="22"/>
                    </w:rPr>
                    <w:t>☐</w:t>
                  </w:r>
                  <w:r w:rsidRPr="008F7DCA">
                    <w:rPr>
                      <w:rFonts w:ascii="Times New Roman" w:hAnsi="Times New Roman" w:cs="Times New Roman"/>
                      <w:color w:val="000000" w:themeColor="text1"/>
                      <w:sz w:val="22"/>
                      <w:szCs w:val="22"/>
                    </w:rPr>
                    <w:t xml:space="preserve"> L to R </w:t>
                  </w:r>
                  <w:r w:rsidRPr="008F7DCA">
                    <w:rPr>
                      <w:rFonts w:ascii="Segoe UI Symbol" w:hAnsi="Segoe UI Symbol" w:cs="Segoe UI Symbol"/>
                      <w:color w:val="000000" w:themeColor="text1"/>
                      <w:sz w:val="22"/>
                      <w:szCs w:val="22"/>
                    </w:rPr>
                    <w:t>☐</w:t>
                  </w:r>
                  <w:r w:rsidRPr="008F7DCA">
                    <w:rPr>
                      <w:rFonts w:ascii="Times New Roman" w:hAnsi="Times New Roman" w:cs="Times New Roman"/>
                      <w:color w:val="000000" w:themeColor="text1"/>
                      <w:sz w:val="22"/>
                      <w:szCs w:val="22"/>
                    </w:rPr>
                    <w:t xml:space="preserve"> Bidirectional </w:t>
                  </w:r>
                  <w:r w:rsidRPr="008F7DCA">
                    <w:rPr>
                      <w:rFonts w:ascii="Segoe UI Symbol" w:hAnsi="Segoe UI Symbol" w:cs="Segoe UI Symbol"/>
                      <w:color w:val="000000" w:themeColor="text1"/>
                      <w:sz w:val="22"/>
                      <w:szCs w:val="22"/>
                    </w:rPr>
                    <w:t>☐</w:t>
                  </w:r>
                  <w:r w:rsidRPr="008F7DCA">
                    <w:rPr>
                      <w:rFonts w:ascii="Times New Roman" w:hAnsi="Times New Roman" w:cs="Times New Roman"/>
                      <w:color w:val="000000" w:themeColor="text1"/>
                      <w:sz w:val="22"/>
                      <w:szCs w:val="22"/>
                    </w:rPr>
                    <w:t xml:space="preserve"> R to L</w:t>
                  </w:r>
                </w:p>
              </w:tc>
            </w:tr>
            <w:tr w:rsidR="008F7DCA" w14:paraId="3D7035AF" w14:textId="77777777" w:rsidTr="0009488E">
              <w:trPr>
                <w:gridAfter w:val="1"/>
                <w:wAfter w:w="90" w:type="dxa"/>
                <w:trHeight w:val="359"/>
              </w:trPr>
              <w:tc>
                <w:tcPr>
                  <w:tcW w:w="1782" w:type="dxa"/>
                  <w:gridSpan w:val="2"/>
                  <w:tcBorders>
                    <w:top w:val="nil"/>
                    <w:left w:val="single" w:sz="4" w:space="0" w:color="auto"/>
                    <w:bottom w:val="nil"/>
                    <w:right w:val="nil"/>
                  </w:tcBorders>
                </w:tcPr>
                <w:p w14:paraId="7EE35339" w14:textId="54334074" w:rsidR="008F7DCA" w:rsidRDefault="008F7DCA" w:rsidP="00242F1B">
                  <w:pPr>
                    <w:pStyle w:val="ListParagraph"/>
                    <w:numPr>
                      <w:ilvl w:val="0"/>
                      <w:numId w:val="23"/>
                    </w:numPr>
                    <w:tabs>
                      <w:tab w:val="left" w:pos="4986"/>
                    </w:tabs>
                    <w:spacing w:before="25" w:after="25" w:line="276" w:lineRule="auto"/>
                    <w:ind w:left="54"/>
                    <w:rPr>
                      <w:rFonts w:ascii="Times New Roman" w:hAnsi="Times New Roman" w:cs="Times New Roman"/>
                      <w:sz w:val="22"/>
                      <w:szCs w:val="22"/>
                    </w:rPr>
                  </w:pPr>
                  <w:r w:rsidRPr="00132499">
                    <w:rPr>
                      <w:rFonts w:ascii="Times New Roman" w:hAnsi="Times New Roman" w:cs="Times New Roman"/>
                      <w:sz w:val="22"/>
                      <w:szCs w:val="22"/>
                      <w:lang w:val="en-US"/>
                    </w:rPr>
                    <w:t xml:space="preserve">LA: </w:t>
                  </w:r>
                  <w:proofErr w:type="spellStart"/>
                  <w:r w:rsidRPr="00132499">
                    <w:rPr>
                      <w:rFonts w:ascii="Times New Roman" w:hAnsi="Times New Roman" w:cs="Times New Roman"/>
                      <w:sz w:val="22"/>
                      <w:szCs w:val="22"/>
                      <w:lang w:val="en-US"/>
                    </w:rPr>
                    <w:t>A</w:t>
                  </w:r>
                  <w:r>
                    <w:rPr>
                      <w:rFonts w:ascii="Times New Roman" w:hAnsi="Times New Roman" w:cs="Times New Roman"/>
                      <w:sz w:val="22"/>
                      <w:szCs w:val="22"/>
                      <w:lang w:val="en-US"/>
                    </w:rPr>
                    <w:t>o</w:t>
                  </w:r>
                  <w:proofErr w:type="spellEnd"/>
                  <w:r>
                    <w:rPr>
                      <w:rFonts w:ascii="Times New Roman" w:hAnsi="Times New Roman" w:cs="Times New Roman"/>
                      <w:sz w:val="22"/>
                      <w:szCs w:val="22"/>
                      <w:lang w:val="en-US"/>
                    </w:rPr>
                    <w:t xml:space="preserve"> ____</w:t>
                  </w:r>
                </w:p>
              </w:tc>
              <w:tc>
                <w:tcPr>
                  <w:tcW w:w="3240" w:type="dxa"/>
                  <w:gridSpan w:val="4"/>
                  <w:tcBorders>
                    <w:top w:val="nil"/>
                    <w:left w:val="nil"/>
                    <w:bottom w:val="nil"/>
                    <w:right w:val="single" w:sz="4" w:space="0" w:color="auto"/>
                  </w:tcBorders>
                </w:tcPr>
                <w:p w14:paraId="5F50E50E" w14:textId="7914FD8B" w:rsidR="008F7DCA" w:rsidRPr="008F7DCA" w:rsidRDefault="008F7DCA" w:rsidP="00242F1B">
                  <w:pPr>
                    <w:pStyle w:val="ListParagraph"/>
                    <w:numPr>
                      <w:ilvl w:val="0"/>
                      <w:numId w:val="23"/>
                    </w:numPr>
                    <w:spacing w:before="25" w:after="25" w:line="276" w:lineRule="auto"/>
                    <w:ind w:left="72"/>
                    <w:rPr>
                      <w:rFonts w:ascii="Times New Roman" w:hAnsi="Times New Roman" w:cs="Times New Roman"/>
                      <w:color w:val="000000" w:themeColor="text1"/>
                      <w:sz w:val="22"/>
                      <w:szCs w:val="22"/>
                    </w:rPr>
                  </w:pPr>
                  <w:r w:rsidRPr="008F7DCA">
                    <w:rPr>
                      <w:rFonts w:ascii="Times New Roman" w:hAnsi="Times New Roman" w:cs="Times New Roman"/>
                      <w:sz w:val="22"/>
                      <w:szCs w:val="22"/>
                      <w:lang w:val="en-US"/>
                    </w:rPr>
                    <w:t xml:space="preserve">Systemic steal: </w:t>
                  </w:r>
                  <w:r w:rsidRPr="008F7DCA">
                    <w:rPr>
                      <w:rFonts w:ascii="Segoe UI Symbol" w:hAnsi="Segoe UI Symbol" w:cs="Segoe UI Symbol"/>
                      <w:sz w:val="22"/>
                      <w:szCs w:val="22"/>
                      <w:lang w:val="en-US"/>
                    </w:rPr>
                    <w:t>☐</w:t>
                  </w:r>
                  <w:r w:rsidRPr="008F7DCA">
                    <w:rPr>
                      <w:rFonts w:ascii="Times New Roman" w:hAnsi="Times New Roman" w:cs="Times New Roman"/>
                      <w:sz w:val="22"/>
                      <w:szCs w:val="22"/>
                      <w:lang w:val="en-US"/>
                    </w:rPr>
                    <w:t xml:space="preserve"> Yes</w:t>
                  </w:r>
                  <w:r w:rsidRPr="008F7DCA">
                    <w:rPr>
                      <w:rFonts w:ascii="Segoe UI Symbol" w:hAnsi="Segoe UI Symbol" w:cs="Segoe UI Symbol"/>
                      <w:sz w:val="22"/>
                      <w:szCs w:val="22"/>
                      <w:lang w:val="en-US"/>
                    </w:rPr>
                    <w:t xml:space="preserve"> </w:t>
                  </w:r>
                  <w:r w:rsidRPr="008F7DCA">
                    <w:rPr>
                      <w:rFonts w:ascii="Segoe UI Symbol" w:hAnsi="Segoe UI Symbol" w:cs="Segoe UI Symbol"/>
                      <w:color w:val="000000" w:themeColor="text1"/>
                      <w:sz w:val="22"/>
                      <w:szCs w:val="22"/>
                    </w:rPr>
                    <w:t xml:space="preserve">☐ </w:t>
                  </w:r>
                  <w:r w:rsidRPr="008F7DCA">
                    <w:rPr>
                      <w:rFonts w:ascii="Times New Roman" w:hAnsi="Times New Roman" w:cs="Times New Roman"/>
                      <w:color w:val="000000" w:themeColor="text1"/>
                      <w:sz w:val="22"/>
                      <w:szCs w:val="22"/>
                    </w:rPr>
                    <w:t>No</w:t>
                  </w:r>
                </w:p>
              </w:tc>
            </w:tr>
            <w:tr w:rsidR="0009488E" w14:paraId="49D3D9A1" w14:textId="77777777" w:rsidTr="00F61B0B">
              <w:trPr>
                <w:gridAfter w:val="1"/>
                <w:wAfter w:w="90" w:type="dxa"/>
                <w:trHeight w:val="3050"/>
              </w:trPr>
              <w:tc>
                <w:tcPr>
                  <w:tcW w:w="5022" w:type="dxa"/>
                  <w:gridSpan w:val="6"/>
                  <w:tcBorders>
                    <w:top w:val="nil"/>
                    <w:left w:val="single" w:sz="4" w:space="0" w:color="auto"/>
                    <w:bottom w:val="single" w:sz="4" w:space="0" w:color="auto"/>
                    <w:right w:val="single" w:sz="4" w:space="0" w:color="auto"/>
                  </w:tcBorders>
                </w:tcPr>
                <w:p w14:paraId="7829BEBA" w14:textId="77777777" w:rsidR="0009488E" w:rsidRPr="008232DB" w:rsidRDefault="0009488E" w:rsidP="00242F1B">
                  <w:pPr>
                    <w:pStyle w:val="ListParagraph"/>
                    <w:numPr>
                      <w:ilvl w:val="0"/>
                      <w:numId w:val="23"/>
                    </w:numPr>
                    <w:spacing w:before="25" w:after="25" w:line="276" w:lineRule="auto"/>
                    <w:ind w:left="54" w:right="-108"/>
                    <w:rPr>
                      <w:rFonts w:ascii="Times New Roman" w:hAnsi="Times New Roman" w:cs="Times New Roman"/>
                      <w:lang w:val="en-US"/>
                    </w:rPr>
                  </w:pPr>
                  <w:r w:rsidRPr="008F7DCA">
                    <w:rPr>
                      <w:rFonts w:ascii="Times New Roman" w:hAnsi="Times New Roman" w:cs="Times New Roman"/>
                      <w:sz w:val="22"/>
                      <w:szCs w:val="22"/>
                      <w:lang w:val="en-US"/>
                    </w:rPr>
                    <w:t>LPA</w:t>
                  </w:r>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doppler</w:t>
                  </w:r>
                  <w:proofErr w:type="spellEnd"/>
                  <w:r>
                    <w:rPr>
                      <w:rFonts w:ascii="Times New Roman" w:hAnsi="Times New Roman" w:cs="Times New Roman"/>
                      <w:sz w:val="22"/>
                      <w:szCs w:val="22"/>
                      <w:lang w:val="en-US"/>
                    </w:rPr>
                    <w:t xml:space="preserve"> velocity (cm/s): ____</w:t>
                  </w:r>
                  <w:r>
                    <w:rPr>
                      <w:rFonts w:ascii="Times New Roman" w:hAnsi="Times New Roman" w:cs="Times New Roman"/>
                      <w:lang w:val="en-US"/>
                    </w:rPr>
                    <w:t xml:space="preserve">(end-diastolic </w:t>
                  </w:r>
                  <w:r w:rsidRPr="008F7DCA">
                    <w:rPr>
                      <w:rFonts w:ascii="Times New Roman" w:hAnsi="Times New Roman" w:cs="Times New Roman"/>
                      <w:lang w:val="en-US"/>
                    </w:rPr>
                    <w:t>velocity)</w:t>
                  </w:r>
                </w:p>
                <w:p w14:paraId="7486DCEE" w14:textId="77777777" w:rsidR="0009488E" w:rsidRDefault="0009488E" w:rsidP="00242F1B">
                  <w:pPr>
                    <w:pStyle w:val="ListParagraph"/>
                    <w:numPr>
                      <w:ilvl w:val="0"/>
                      <w:numId w:val="23"/>
                    </w:numPr>
                    <w:tabs>
                      <w:tab w:val="left" w:pos="4986"/>
                    </w:tabs>
                    <w:spacing w:before="25" w:after="25" w:line="276" w:lineRule="auto"/>
                    <w:ind w:left="54"/>
                    <w:rPr>
                      <w:rFonts w:ascii="Times New Roman" w:hAnsi="Times New Roman" w:cs="Times New Roman"/>
                      <w:sz w:val="22"/>
                      <w:szCs w:val="22"/>
                    </w:rPr>
                  </w:pPr>
                  <w:r>
                    <w:rPr>
                      <w:rFonts w:ascii="Times New Roman" w:hAnsi="Times New Roman" w:cs="Times New Roman"/>
                      <w:sz w:val="22"/>
                      <w:szCs w:val="22"/>
                      <w:lang w:val="en-US"/>
                    </w:rPr>
                    <w:t>Medical R</w:t>
                  </w:r>
                  <w:r w:rsidRPr="009E159E">
                    <w:rPr>
                      <w:rFonts w:ascii="Times New Roman" w:hAnsi="Times New Roman" w:cs="Times New Roman"/>
                      <w:sz w:val="22"/>
                      <w:szCs w:val="22"/>
                      <w:vertAlign w:val="subscript"/>
                      <w:lang w:val="en-US"/>
                    </w:rPr>
                    <w:t>x</w:t>
                  </w:r>
                  <w:r>
                    <w:rPr>
                      <w:rFonts w:ascii="Times New Roman" w:hAnsi="Times New Roman" w:cs="Times New Roman"/>
                      <w:sz w:val="22"/>
                      <w:szCs w:val="22"/>
                      <w:lang w:val="en-US"/>
                    </w:rPr>
                    <w:t>:</w:t>
                  </w:r>
                  <w:r w:rsidRPr="00132499">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Yes</w:t>
                  </w:r>
                  <w:r>
                    <w:rPr>
                      <w:rFonts w:ascii="Segoe UI Symbol" w:hAnsi="Segoe UI Symbol" w:cs="Segoe UI Symbol"/>
                      <w:sz w:val="22"/>
                      <w:szCs w:val="22"/>
                      <w:lang w:val="en-US"/>
                    </w:rPr>
                    <w:t xml:space="preserve"> </w:t>
                  </w:r>
                  <w:r w:rsidRPr="009A3B73">
                    <w:rPr>
                      <w:rFonts w:ascii="Segoe UI Symbol" w:hAnsi="Segoe UI Symbol" w:cs="Segoe UI Symbol"/>
                      <w:color w:val="000000" w:themeColor="text1"/>
                      <w:sz w:val="22"/>
                      <w:szCs w:val="22"/>
                    </w:rPr>
                    <w:t>☐</w:t>
                  </w:r>
                  <w:r>
                    <w:rPr>
                      <w:rFonts w:ascii="Segoe UI Symbol" w:hAnsi="Segoe UI Symbol" w:cs="Segoe UI Symbol"/>
                      <w:color w:val="000000" w:themeColor="text1"/>
                      <w:sz w:val="22"/>
                      <w:szCs w:val="22"/>
                    </w:rPr>
                    <w:t xml:space="preserve"> </w:t>
                  </w:r>
                  <w:r w:rsidRPr="009A3B73">
                    <w:rPr>
                      <w:rFonts w:ascii="Times New Roman" w:hAnsi="Times New Roman" w:cs="Times New Roman"/>
                      <w:color w:val="000000" w:themeColor="text1"/>
                      <w:sz w:val="22"/>
                      <w:szCs w:val="22"/>
                    </w:rPr>
                    <w:t>No</w:t>
                  </w:r>
                </w:p>
                <w:p w14:paraId="74D67DEF" w14:textId="77777777" w:rsidR="0009488E" w:rsidRDefault="0009488E" w:rsidP="00242F1B">
                  <w:pPr>
                    <w:pStyle w:val="ListParagraph"/>
                    <w:numPr>
                      <w:ilvl w:val="0"/>
                      <w:numId w:val="23"/>
                    </w:numPr>
                    <w:tabs>
                      <w:tab w:val="left" w:pos="4986"/>
                    </w:tabs>
                    <w:spacing w:before="25" w:after="25" w:line="276" w:lineRule="auto"/>
                    <w:ind w:left="54"/>
                    <w:rPr>
                      <w:rFonts w:ascii="Times New Roman" w:hAnsi="Times New Roman" w:cs="Times New Roman"/>
                      <w:sz w:val="22"/>
                      <w:szCs w:val="22"/>
                    </w:rPr>
                  </w:pPr>
                  <w:r w:rsidRPr="00132499">
                    <w:rPr>
                      <w:rFonts w:ascii="Times New Roman" w:hAnsi="Times New Roman" w:cs="Times New Roman"/>
                      <w:sz w:val="22"/>
                      <w:szCs w:val="22"/>
                      <w:lang w:val="en-US"/>
                    </w:rPr>
                    <w:t xml:space="preserve">Agent: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Indo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w:t>
                  </w:r>
                  <w:proofErr w:type="spellStart"/>
                  <w:r w:rsidRPr="00132499">
                    <w:rPr>
                      <w:rFonts w:ascii="Times New Roman" w:hAnsi="Times New Roman" w:cs="Times New Roman"/>
                      <w:sz w:val="22"/>
                      <w:szCs w:val="22"/>
                      <w:lang w:val="en-US"/>
                    </w:rPr>
                    <w:t>Ibu</w:t>
                  </w:r>
                  <w:proofErr w:type="spellEnd"/>
                  <w:r w:rsidRPr="00132499">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PCM</w:t>
                  </w:r>
                </w:p>
                <w:p w14:paraId="63AA342E" w14:textId="77777777" w:rsidR="0009488E" w:rsidRPr="00CE45B5" w:rsidRDefault="0009488E"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CE45B5">
                    <w:rPr>
                      <w:rFonts w:ascii="Times New Roman" w:hAnsi="Times New Roman" w:cs="Times New Roman"/>
                      <w:sz w:val="22"/>
                      <w:szCs w:val="22"/>
                      <w:lang w:val="en-US"/>
                    </w:rPr>
                    <w:t xml:space="preserve">Courses: </w:t>
                  </w:r>
                  <w:r w:rsidRPr="00CE45B5">
                    <w:rPr>
                      <w:rFonts w:ascii="Segoe UI Symbol" w:hAnsi="Segoe UI Symbol" w:cs="Segoe UI Symbol"/>
                      <w:sz w:val="22"/>
                      <w:szCs w:val="22"/>
                      <w:lang w:val="en-US"/>
                    </w:rPr>
                    <w:t xml:space="preserve">☐ </w:t>
                  </w:r>
                  <w:r w:rsidRPr="00CE45B5">
                    <w:rPr>
                      <w:rFonts w:ascii="Times New Roman" w:hAnsi="Times New Roman" w:cs="Times New Roman"/>
                      <w:sz w:val="22"/>
                      <w:szCs w:val="22"/>
                      <w:lang w:val="en-US"/>
                    </w:rPr>
                    <w:t xml:space="preserve">1 </w:t>
                  </w:r>
                  <w:r w:rsidRPr="00CE45B5">
                    <w:rPr>
                      <w:rFonts w:ascii="Segoe UI Symbol" w:hAnsi="Segoe UI Symbol" w:cs="Segoe UI Symbol"/>
                      <w:sz w:val="22"/>
                      <w:szCs w:val="22"/>
                      <w:lang w:val="en-US"/>
                    </w:rPr>
                    <w:t xml:space="preserve">☐ </w:t>
                  </w:r>
                  <w:r w:rsidRPr="00CE45B5">
                    <w:rPr>
                      <w:rFonts w:ascii="Times New Roman" w:hAnsi="Times New Roman" w:cs="Times New Roman"/>
                      <w:sz w:val="22"/>
                      <w:szCs w:val="22"/>
                      <w:lang w:val="en-US"/>
                    </w:rPr>
                    <w:t xml:space="preserve">2 </w:t>
                  </w:r>
                  <w:r w:rsidRPr="00CE45B5">
                    <w:rPr>
                      <w:rFonts w:ascii="Segoe UI Symbol" w:hAnsi="Segoe UI Symbol" w:cs="Segoe UI Symbol"/>
                      <w:sz w:val="22"/>
                      <w:szCs w:val="22"/>
                      <w:lang w:val="en-US"/>
                    </w:rPr>
                    <w:t xml:space="preserve">☐ </w:t>
                  </w:r>
                  <w:r w:rsidRPr="00CE45B5">
                    <w:rPr>
                      <w:rFonts w:ascii="Times New Roman" w:hAnsi="Times New Roman" w:cs="Times New Roman"/>
                      <w:sz w:val="22"/>
                      <w:szCs w:val="22"/>
                      <w:lang w:val="en-US"/>
                    </w:rPr>
                    <w:t xml:space="preserve">3 </w:t>
                  </w:r>
                  <w:r w:rsidRPr="00CE45B5">
                    <w:rPr>
                      <w:rFonts w:ascii="Segoe UI Symbol" w:hAnsi="Segoe UI Symbol" w:cs="Segoe UI Symbol"/>
                      <w:sz w:val="22"/>
                      <w:szCs w:val="22"/>
                      <w:lang w:val="en-US"/>
                    </w:rPr>
                    <w:t xml:space="preserve">☐ </w:t>
                  </w:r>
                  <w:r w:rsidRPr="00CE45B5">
                    <w:rPr>
                      <w:rFonts w:ascii="Times New Roman" w:hAnsi="Times New Roman" w:cs="Times New Roman"/>
                      <w:sz w:val="22"/>
                      <w:szCs w:val="22"/>
                      <w:lang w:val="en-US"/>
                    </w:rPr>
                    <w:t>4</w:t>
                  </w:r>
                </w:p>
                <w:p w14:paraId="13A0BA61" w14:textId="77777777" w:rsidR="0009488E" w:rsidRPr="00CE45B5" w:rsidRDefault="0009488E"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CE45B5">
                    <w:rPr>
                      <w:rFonts w:ascii="Times New Roman" w:hAnsi="Times New Roman" w:cs="Times New Roman"/>
                      <w:sz w:val="22"/>
                      <w:szCs w:val="22"/>
                      <w:lang w:val="en-US"/>
                    </w:rPr>
                    <w:t>Cumulative Dose: _____ (mg/kg)</w:t>
                  </w:r>
                </w:p>
                <w:p w14:paraId="181AE3C6" w14:textId="77777777" w:rsidR="0009488E" w:rsidRPr="00132499" w:rsidRDefault="0009488E" w:rsidP="00242F1B">
                  <w:pPr>
                    <w:pStyle w:val="ListParagraph"/>
                    <w:numPr>
                      <w:ilvl w:val="0"/>
                      <w:numId w:val="23"/>
                    </w:numPr>
                    <w:tabs>
                      <w:tab w:val="left" w:pos="4986"/>
                    </w:tabs>
                    <w:spacing w:before="25" w:after="25" w:line="276" w:lineRule="auto"/>
                    <w:ind w:left="54"/>
                    <w:rPr>
                      <w:rFonts w:ascii="Times New Roman" w:hAnsi="Times New Roman" w:cs="Times New Roman"/>
                      <w:sz w:val="22"/>
                      <w:szCs w:val="22"/>
                      <w:lang w:val="en-US"/>
                    </w:rPr>
                  </w:pPr>
                  <w:r>
                    <w:rPr>
                      <w:rFonts w:ascii="Times New Roman" w:hAnsi="Times New Roman" w:cs="Times New Roman"/>
                      <w:sz w:val="22"/>
                      <w:szCs w:val="22"/>
                      <w:lang w:val="en-US"/>
                    </w:rPr>
                    <w:t>Intervention R</w:t>
                  </w:r>
                  <w:r w:rsidRPr="009E159E">
                    <w:rPr>
                      <w:rFonts w:ascii="Times New Roman" w:hAnsi="Times New Roman" w:cs="Times New Roman"/>
                      <w:sz w:val="22"/>
                      <w:szCs w:val="22"/>
                      <w:vertAlign w:val="subscript"/>
                      <w:lang w:val="en-US"/>
                    </w:rPr>
                    <w:t>x</w:t>
                  </w:r>
                  <w:r w:rsidRPr="000325F6">
                    <w:rPr>
                      <w:rFonts w:ascii="Times New Roman" w:hAnsi="Times New Roman" w:cs="Times New Roman"/>
                      <w:sz w:val="22"/>
                      <w:szCs w:val="22"/>
                      <w:lang w:val="en-US"/>
                    </w:rPr>
                    <w:t>:</w:t>
                  </w:r>
                  <w:r>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sz w:val="22"/>
                      <w:szCs w:val="22"/>
                      <w:lang w:val="en-US"/>
                    </w:rPr>
                    <w:t xml:space="preserve">Ligation </w:t>
                  </w:r>
                  <w:r w:rsidRPr="00132499">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sz w:val="22"/>
                      <w:szCs w:val="22"/>
                      <w:lang w:val="en-US"/>
                    </w:rPr>
                    <w:t xml:space="preserve">Device closure </w:t>
                  </w:r>
                  <w:r w:rsidRPr="00132499">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sidRPr="00A655F0">
                    <w:rPr>
                      <w:rFonts w:ascii="Times New Roman" w:hAnsi="Times New Roman" w:cs="Times New Roman"/>
                      <w:sz w:val="22"/>
                      <w:szCs w:val="22"/>
                      <w:lang w:val="en-US"/>
                    </w:rPr>
                    <w:t>None</w:t>
                  </w:r>
                </w:p>
                <w:p w14:paraId="5AA0CFCF" w14:textId="77777777" w:rsidR="0009488E" w:rsidRPr="00132499" w:rsidRDefault="0009488E" w:rsidP="00242F1B">
                  <w:pPr>
                    <w:pStyle w:val="ListParagraph"/>
                    <w:numPr>
                      <w:ilvl w:val="0"/>
                      <w:numId w:val="23"/>
                    </w:numPr>
                    <w:tabs>
                      <w:tab w:val="left" w:pos="4986"/>
                    </w:tabs>
                    <w:spacing w:before="25" w:after="25" w:line="276" w:lineRule="auto"/>
                    <w:ind w:left="54"/>
                    <w:rPr>
                      <w:rFonts w:ascii="Times New Roman" w:hAnsi="Times New Roman" w:cs="Times New Roman"/>
                      <w:sz w:val="22"/>
                      <w:szCs w:val="22"/>
                      <w:lang w:val="en-US"/>
                    </w:rPr>
                  </w:pPr>
                  <w:r>
                    <w:rPr>
                      <w:rFonts w:ascii="Times New Roman" w:hAnsi="Times New Roman" w:cs="Times New Roman"/>
                      <w:sz w:val="22"/>
                      <w:szCs w:val="22"/>
                      <w:lang w:val="en-US"/>
                    </w:rPr>
                    <w:t xml:space="preserve">If Ligation, Age: </w:t>
                  </w:r>
                  <w:r w:rsidRPr="00132499">
                    <w:rPr>
                      <w:rFonts w:ascii="Times New Roman" w:hAnsi="Times New Roman" w:cs="Times New Roman"/>
                      <w:sz w:val="22"/>
                      <w:szCs w:val="22"/>
                      <w:lang w:val="en-US"/>
                    </w:rPr>
                    <w:t>__</w:t>
                  </w:r>
                  <w:r>
                    <w:rPr>
                      <w:rFonts w:ascii="Times New Roman" w:hAnsi="Times New Roman" w:cs="Times New Roman"/>
                      <w:sz w:val="22"/>
                      <w:szCs w:val="22"/>
                      <w:lang w:val="en-US"/>
                    </w:rPr>
                    <w:t>_</w:t>
                  </w:r>
                  <w:r w:rsidRPr="00132499">
                    <w:rPr>
                      <w:rFonts w:ascii="Times New Roman" w:hAnsi="Times New Roman" w:cs="Times New Roman"/>
                      <w:sz w:val="22"/>
                      <w:szCs w:val="22"/>
                      <w:lang w:val="en-US"/>
                    </w:rPr>
                    <w:t>days</w:t>
                  </w:r>
                  <w:r>
                    <w:rPr>
                      <w:rFonts w:ascii="Times New Roman" w:hAnsi="Times New Roman" w:cs="Times New Roman"/>
                      <w:sz w:val="22"/>
                      <w:szCs w:val="22"/>
                      <w:lang w:val="en-US"/>
                    </w:rPr>
                    <w:t xml:space="preserve"> </w:t>
                  </w:r>
                </w:p>
                <w:p w14:paraId="2C2CB2CB" w14:textId="665130D5" w:rsidR="0009488E" w:rsidRPr="008232DB" w:rsidRDefault="0009488E" w:rsidP="00242F1B">
                  <w:pPr>
                    <w:pStyle w:val="ListParagraph"/>
                    <w:numPr>
                      <w:ilvl w:val="0"/>
                      <w:numId w:val="23"/>
                    </w:numPr>
                    <w:tabs>
                      <w:tab w:val="left" w:pos="4986"/>
                    </w:tabs>
                    <w:spacing w:before="25" w:after="25" w:line="276" w:lineRule="auto"/>
                    <w:ind w:left="54"/>
                    <w:rPr>
                      <w:rFonts w:ascii="Times New Roman" w:hAnsi="Times New Roman" w:cs="Times New Roman"/>
                      <w:lang w:val="en-US"/>
                    </w:rPr>
                  </w:pPr>
                  <w:r>
                    <w:rPr>
                      <w:rFonts w:ascii="Times New Roman" w:hAnsi="Times New Roman" w:cs="Times New Roman"/>
                      <w:sz w:val="22"/>
                      <w:szCs w:val="22"/>
                      <w:lang w:val="en-US"/>
                    </w:rPr>
                    <w:t xml:space="preserve">If Device closure, Age: </w:t>
                  </w:r>
                  <w:r w:rsidRPr="00132499">
                    <w:rPr>
                      <w:rFonts w:ascii="Times New Roman" w:hAnsi="Times New Roman" w:cs="Times New Roman"/>
                      <w:sz w:val="22"/>
                      <w:szCs w:val="22"/>
                      <w:lang w:val="en-US"/>
                    </w:rPr>
                    <w:t>__</w:t>
                  </w:r>
                  <w:r>
                    <w:rPr>
                      <w:rFonts w:ascii="Times New Roman" w:hAnsi="Times New Roman" w:cs="Times New Roman"/>
                      <w:sz w:val="22"/>
                      <w:szCs w:val="22"/>
                      <w:lang w:val="en-US"/>
                    </w:rPr>
                    <w:t>_</w:t>
                  </w:r>
                  <w:r w:rsidRPr="00132499">
                    <w:rPr>
                      <w:rFonts w:ascii="Times New Roman" w:hAnsi="Times New Roman" w:cs="Times New Roman"/>
                      <w:sz w:val="22"/>
                      <w:szCs w:val="22"/>
                      <w:lang w:val="en-US"/>
                    </w:rPr>
                    <w:t>days</w:t>
                  </w:r>
                  <w:r>
                    <w:rPr>
                      <w:rFonts w:ascii="Times New Roman" w:hAnsi="Times New Roman" w:cs="Times New Roman"/>
                      <w:sz w:val="22"/>
                      <w:szCs w:val="22"/>
                      <w:lang w:val="en-US"/>
                    </w:rPr>
                    <w:t xml:space="preserve"> </w:t>
                  </w:r>
                </w:p>
              </w:tc>
            </w:tr>
            <w:tr w:rsidR="004A6B39" w14:paraId="5CA9BAB6" w14:textId="77777777" w:rsidTr="00F61B0B">
              <w:trPr>
                <w:gridAfter w:val="1"/>
                <w:wAfter w:w="90" w:type="dxa"/>
                <w:trHeight w:val="20"/>
              </w:trPr>
              <w:tc>
                <w:tcPr>
                  <w:tcW w:w="5022" w:type="dxa"/>
                  <w:gridSpan w:val="6"/>
                  <w:tcBorders>
                    <w:top w:val="single" w:sz="4" w:space="0" w:color="auto"/>
                    <w:left w:val="nil"/>
                    <w:bottom w:val="single" w:sz="4" w:space="0" w:color="auto"/>
                    <w:right w:val="nil"/>
                  </w:tcBorders>
                </w:tcPr>
                <w:p w14:paraId="3A578B4C" w14:textId="42942026" w:rsidR="00F61B0B" w:rsidRDefault="00F61B0B" w:rsidP="00F61B0B">
                  <w:pPr>
                    <w:spacing w:after="100"/>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H5.2 </w:t>
                  </w:r>
                  <w:r w:rsidRPr="00132499">
                    <w:rPr>
                      <w:rFonts w:ascii="Times New Roman" w:hAnsi="Times New Roman" w:cs="Times New Roman"/>
                      <w:b/>
                      <w:bCs/>
                      <w:sz w:val="22"/>
                      <w:szCs w:val="22"/>
                      <w:lang w:val="en-US"/>
                    </w:rPr>
                    <w:t>Shock / Hypotension</w:t>
                  </w:r>
                </w:p>
                <w:p w14:paraId="7067E42E" w14:textId="04138B05" w:rsidR="004A6B39" w:rsidRPr="00F61B0B" w:rsidRDefault="00F61B0B" w:rsidP="00242F1B">
                  <w:pPr>
                    <w:pStyle w:val="ListParagraph"/>
                    <w:numPr>
                      <w:ilvl w:val="0"/>
                      <w:numId w:val="23"/>
                    </w:numPr>
                    <w:spacing w:after="100"/>
                    <w:ind w:left="54"/>
                    <w:rPr>
                      <w:rFonts w:ascii="Times New Roman" w:hAnsi="Times New Roman" w:cs="Times New Roman"/>
                      <w:color w:val="000000" w:themeColor="text1"/>
                      <w:sz w:val="22"/>
                      <w:szCs w:val="22"/>
                    </w:rPr>
                  </w:pPr>
                  <w:r w:rsidRPr="00F61B0B">
                    <w:rPr>
                      <w:rFonts w:ascii="Times New Roman" w:hAnsi="Times New Roman" w:cs="Times New Roman"/>
                      <w:sz w:val="22"/>
                      <w:szCs w:val="22"/>
                      <w:lang w:val="en-US"/>
                    </w:rPr>
                    <w:t xml:space="preserve">Shock: </w:t>
                  </w:r>
                  <w:r w:rsidRPr="00F61B0B">
                    <w:rPr>
                      <w:rFonts w:ascii="Segoe UI Symbol" w:hAnsi="Segoe UI Symbol" w:cs="Segoe UI Symbol"/>
                      <w:sz w:val="22"/>
                      <w:szCs w:val="22"/>
                      <w:lang w:val="en-US"/>
                    </w:rPr>
                    <w:t>☐</w:t>
                  </w:r>
                  <w:r w:rsidRPr="00F61B0B">
                    <w:rPr>
                      <w:rFonts w:ascii="Times New Roman" w:hAnsi="Times New Roman" w:cs="Times New Roman"/>
                      <w:sz w:val="22"/>
                      <w:szCs w:val="22"/>
                      <w:lang w:val="en-US"/>
                    </w:rPr>
                    <w:t xml:space="preserve"> Yes </w:t>
                  </w:r>
                  <w:r w:rsidRPr="00F61B0B">
                    <w:rPr>
                      <w:rFonts w:ascii="Segoe UI Symbol" w:hAnsi="Segoe UI Symbol" w:cs="Segoe UI Symbol"/>
                      <w:sz w:val="22"/>
                      <w:szCs w:val="22"/>
                      <w:lang w:val="en-US"/>
                    </w:rPr>
                    <w:t>☐</w:t>
                  </w:r>
                  <w:r w:rsidRPr="00F61B0B">
                    <w:rPr>
                      <w:rFonts w:ascii="Times New Roman" w:hAnsi="Times New Roman" w:cs="Times New Roman"/>
                      <w:sz w:val="22"/>
                      <w:szCs w:val="22"/>
                      <w:lang w:val="en-US"/>
                    </w:rPr>
                    <w:t xml:space="preserve"> No</w:t>
                  </w:r>
                </w:p>
              </w:tc>
            </w:tr>
            <w:tr w:rsidR="00F61B0B" w14:paraId="70637DE3" w14:textId="77777777" w:rsidTr="00167189">
              <w:trPr>
                <w:gridAfter w:val="1"/>
                <w:wAfter w:w="90" w:type="dxa"/>
                <w:trHeight w:val="20"/>
              </w:trPr>
              <w:tc>
                <w:tcPr>
                  <w:tcW w:w="5022" w:type="dxa"/>
                  <w:gridSpan w:val="6"/>
                  <w:tcBorders>
                    <w:top w:val="single" w:sz="4" w:space="0" w:color="auto"/>
                    <w:left w:val="single" w:sz="4" w:space="0" w:color="auto"/>
                    <w:bottom w:val="nil"/>
                    <w:right w:val="single" w:sz="4" w:space="0" w:color="auto"/>
                  </w:tcBorders>
                </w:tcPr>
                <w:p w14:paraId="52915D1B" w14:textId="77777777" w:rsidR="00F61B0B" w:rsidRPr="00F61B0B" w:rsidRDefault="00F61B0B"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F61B0B">
                    <w:rPr>
                      <w:rFonts w:ascii="Times New Roman" w:hAnsi="Times New Roman" w:cs="Times New Roman"/>
                      <w:sz w:val="22"/>
                      <w:szCs w:val="22"/>
                      <w:lang w:val="en-US"/>
                    </w:rPr>
                    <w:t xml:space="preserve">Hypotension: </w:t>
                  </w:r>
                  <w:r w:rsidRPr="00F61B0B">
                    <w:rPr>
                      <w:rFonts w:ascii="Segoe UI Symbol" w:hAnsi="Segoe UI Symbol" w:cs="Segoe UI Symbol"/>
                      <w:sz w:val="22"/>
                      <w:szCs w:val="22"/>
                      <w:lang w:val="en-US"/>
                    </w:rPr>
                    <w:t>☐</w:t>
                  </w:r>
                  <w:r w:rsidRPr="00F61B0B">
                    <w:rPr>
                      <w:rFonts w:ascii="Times New Roman" w:hAnsi="Times New Roman" w:cs="Times New Roman"/>
                      <w:sz w:val="22"/>
                      <w:szCs w:val="22"/>
                      <w:lang w:val="en-US"/>
                    </w:rPr>
                    <w:t xml:space="preserve"> Yes </w:t>
                  </w:r>
                  <w:r w:rsidRPr="00F61B0B">
                    <w:rPr>
                      <w:rFonts w:ascii="Segoe UI Symbol" w:hAnsi="Segoe UI Symbol" w:cs="Segoe UI Symbol"/>
                      <w:sz w:val="22"/>
                      <w:szCs w:val="22"/>
                      <w:lang w:val="en-US"/>
                    </w:rPr>
                    <w:t>☐</w:t>
                  </w:r>
                  <w:r w:rsidRPr="00F61B0B">
                    <w:rPr>
                      <w:rFonts w:ascii="Times New Roman" w:hAnsi="Times New Roman" w:cs="Times New Roman"/>
                      <w:sz w:val="22"/>
                      <w:szCs w:val="22"/>
                      <w:lang w:val="en-US"/>
                    </w:rPr>
                    <w:t xml:space="preserve"> No</w:t>
                  </w:r>
                  <w:r w:rsidRPr="00F61B0B" w:rsidDel="006F5744">
                    <w:rPr>
                      <w:rFonts w:ascii="Times New Roman" w:hAnsi="Times New Roman" w:cs="Times New Roman"/>
                      <w:sz w:val="22"/>
                      <w:szCs w:val="22"/>
                      <w:lang w:val="en-US"/>
                    </w:rPr>
                    <w:t xml:space="preserve"> </w:t>
                  </w:r>
                </w:p>
                <w:p w14:paraId="17F3891E" w14:textId="77777777" w:rsidR="00F61B0B" w:rsidRDefault="00F61B0B" w:rsidP="00F61B0B">
                  <w:pPr>
                    <w:spacing w:before="25" w:after="25" w:line="276" w:lineRule="auto"/>
                    <w:rPr>
                      <w:rFonts w:ascii="Times New Roman" w:hAnsi="Times New Roman" w:cs="Times New Roman"/>
                      <w:sz w:val="22"/>
                      <w:szCs w:val="22"/>
                      <w:lang w:val="en-US"/>
                    </w:rPr>
                  </w:pPr>
                  <w:r w:rsidRPr="00F61B0B">
                    <w:rPr>
                      <w:rFonts w:ascii="Times New Roman" w:hAnsi="Times New Roman" w:cs="Times New Roman"/>
                      <w:sz w:val="22"/>
                      <w:szCs w:val="22"/>
                      <w:lang w:val="en-US"/>
                    </w:rPr>
                    <w:t xml:space="preserve">If 'Hypotension', type: </w:t>
                  </w:r>
                  <w:r w:rsidRPr="00F61B0B">
                    <w:rPr>
                      <w:rFonts w:ascii="Segoe UI Symbol" w:hAnsi="Segoe UI Symbol" w:cs="Segoe UI Symbol"/>
                      <w:sz w:val="22"/>
                      <w:szCs w:val="22"/>
                      <w:lang w:val="en-US"/>
                    </w:rPr>
                    <w:t>☐</w:t>
                  </w:r>
                  <w:r w:rsidRPr="00F61B0B">
                    <w:rPr>
                      <w:rFonts w:ascii="Times New Roman" w:hAnsi="Times New Roman" w:cs="Times New Roman"/>
                      <w:sz w:val="22"/>
                      <w:szCs w:val="22"/>
                      <w:lang w:val="en-US"/>
                    </w:rPr>
                    <w:t xml:space="preserve"> Systolic </w:t>
                  </w:r>
                  <w:r w:rsidRPr="00F61B0B">
                    <w:rPr>
                      <w:rFonts w:ascii="Segoe UI Symbol" w:hAnsi="Segoe UI Symbol" w:cs="Segoe UI Symbol"/>
                      <w:sz w:val="22"/>
                      <w:szCs w:val="22"/>
                      <w:lang w:val="en-US"/>
                    </w:rPr>
                    <w:t>☐</w:t>
                  </w:r>
                  <w:r w:rsidRPr="00F61B0B">
                    <w:rPr>
                      <w:rFonts w:ascii="Times New Roman" w:hAnsi="Times New Roman" w:cs="Times New Roman"/>
                      <w:sz w:val="22"/>
                      <w:szCs w:val="22"/>
                      <w:lang w:val="en-US"/>
                    </w:rPr>
                    <w:t xml:space="preserve"> Diastolic </w:t>
                  </w:r>
                  <w:r w:rsidRPr="00F61B0B">
                    <w:rPr>
                      <w:rFonts w:ascii="Segoe UI Symbol" w:hAnsi="Segoe UI Symbol" w:cs="Segoe UI Symbol"/>
                      <w:sz w:val="22"/>
                      <w:szCs w:val="22"/>
                      <w:lang w:val="en-US"/>
                    </w:rPr>
                    <w:t>☐</w:t>
                  </w:r>
                  <w:r w:rsidRPr="00F61B0B">
                    <w:rPr>
                      <w:rFonts w:ascii="Times New Roman" w:hAnsi="Times New Roman" w:cs="Times New Roman"/>
                      <w:sz w:val="22"/>
                      <w:szCs w:val="22"/>
                      <w:lang w:val="en-US"/>
                    </w:rPr>
                    <w:t xml:space="preserve"> Both</w:t>
                  </w:r>
                </w:p>
                <w:p w14:paraId="327C94C1" w14:textId="48A18094" w:rsidR="00F61B0B" w:rsidRPr="00A21CCA" w:rsidRDefault="00F61B0B" w:rsidP="00A21CCA">
                  <w:pPr>
                    <w:spacing w:before="25" w:after="25" w:line="276" w:lineRule="auto"/>
                    <w:rPr>
                      <w:rFonts w:ascii="Times New Roman" w:hAnsi="Times New Roman" w:cs="Times New Roman"/>
                      <w:i/>
                      <w:iCs/>
                      <w:sz w:val="18"/>
                      <w:szCs w:val="18"/>
                      <w:lang w:val="en-US"/>
                    </w:rPr>
                  </w:pPr>
                  <w:r w:rsidRPr="003F2DCD">
                    <w:rPr>
                      <w:rFonts w:ascii="Times New Roman" w:hAnsi="Times New Roman" w:cs="Times New Roman"/>
                      <w:i/>
                      <w:iCs/>
                      <w:sz w:val="18"/>
                      <w:szCs w:val="18"/>
                      <w:lang w:val="en-US"/>
                    </w:rPr>
                    <w:t>Record the lowest BP throughout the hospital course</w:t>
                  </w:r>
                </w:p>
              </w:tc>
            </w:tr>
            <w:tr w:rsidR="00F61B0B" w14:paraId="5D05FC97" w14:textId="77777777" w:rsidTr="00167189">
              <w:trPr>
                <w:gridAfter w:val="1"/>
                <w:wAfter w:w="90" w:type="dxa"/>
                <w:trHeight w:val="20"/>
              </w:trPr>
              <w:tc>
                <w:tcPr>
                  <w:tcW w:w="2322" w:type="dxa"/>
                  <w:gridSpan w:val="3"/>
                  <w:tcBorders>
                    <w:top w:val="nil"/>
                    <w:left w:val="single" w:sz="4" w:space="0" w:color="auto"/>
                    <w:bottom w:val="nil"/>
                    <w:right w:val="nil"/>
                  </w:tcBorders>
                </w:tcPr>
                <w:p w14:paraId="2E46BDD7" w14:textId="491C8C6E" w:rsidR="00F61B0B" w:rsidRPr="00F61B0B" w:rsidRDefault="00F61B0B" w:rsidP="00242F1B">
                  <w:pPr>
                    <w:pStyle w:val="ListParagraph"/>
                    <w:numPr>
                      <w:ilvl w:val="0"/>
                      <w:numId w:val="23"/>
                    </w:numPr>
                    <w:spacing w:before="25" w:after="25" w:line="276" w:lineRule="auto"/>
                    <w:ind w:left="54"/>
                    <w:rPr>
                      <w:rFonts w:ascii="Times New Roman" w:hAnsi="Times New Roman" w:cs="Times New Roman"/>
                      <w:i/>
                      <w:iCs/>
                      <w:sz w:val="18"/>
                      <w:szCs w:val="18"/>
                      <w:lang w:val="en-US"/>
                    </w:rPr>
                  </w:pPr>
                  <w:r w:rsidRPr="00F61B0B">
                    <w:rPr>
                      <w:rFonts w:ascii="Times New Roman" w:hAnsi="Times New Roman" w:cs="Times New Roman"/>
                      <w:sz w:val="22"/>
                      <w:szCs w:val="22"/>
                      <w:lang w:val="en-US"/>
                    </w:rPr>
                    <w:t>SBP (mmHg): ____</w:t>
                  </w:r>
                </w:p>
              </w:tc>
              <w:tc>
                <w:tcPr>
                  <w:tcW w:w="2700" w:type="dxa"/>
                  <w:gridSpan w:val="3"/>
                  <w:tcBorders>
                    <w:top w:val="nil"/>
                    <w:left w:val="nil"/>
                    <w:bottom w:val="nil"/>
                    <w:right w:val="single" w:sz="4" w:space="0" w:color="auto"/>
                  </w:tcBorders>
                </w:tcPr>
                <w:p w14:paraId="67986921" w14:textId="24EAFF4C" w:rsidR="00F61B0B" w:rsidRPr="00F61B0B" w:rsidRDefault="00F61B0B" w:rsidP="00242F1B">
                  <w:pPr>
                    <w:pStyle w:val="ListParagraph"/>
                    <w:numPr>
                      <w:ilvl w:val="0"/>
                      <w:numId w:val="23"/>
                    </w:numPr>
                    <w:spacing w:before="25" w:after="25" w:line="276" w:lineRule="auto"/>
                    <w:rPr>
                      <w:rFonts w:ascii="Times New Roman" w:hAnsi="Times New Roman" w:cs="Times New Roman"/>
                      <w:sz w:val="22"/>
                      <w:szCs w:val="22"/>
                      <w:lang w:val="en-US"/>
                    </w:rPr>
                  </w:pPr>
                  <w:r w:rsidRPr="00F61B0B">
                    <w:rPr>
                      <w:rFonts w:ascii="Times New Roman" w:hAnsi="Times New Roman" w:cs="Times New Roman"/>
                      <w:sz w:val="22"/>
                      <w:szCs w:val="22"/>
                      <w:lang w:val="en-US"/>
                    </w:rPr>
                    <w:t>DBP (mmHg): ____</w:t>
                  </w:r>
                </w:p>
              </w:tc>
            </w:tr>
            <w:tr w:rsidR="00167189" w14:paraId="3FF9BF93" w14:textId="77777777" w:rsidTr="00167189">
              <w:trPr>
                <w:gridAfter w:val="1"/>
                <w:wAfter w:w="90" w:type="dxa"/>
                <w:trHeight w:val="963"/>
              </w:trPr>
              <w:tc>
                <w:tcPr>
                  <w:tcW w:w="5022" w:type="dxa"/>
                  <w:gridSpan w:val="6"/>
                  <w:tcBorders>
                    <w:top w:val="nil"/>
                    <w:left w:val="single" w:sz="4" w:space="0" w:color="auto"/>
                    <w:right w:val="single" w:sz="4" w:space="0" w:color="auto"/>
                  </w:tcBorders>
                </w:tcPr>
                <w:p w14:paraId="376FAD64" w14:textId="77777777" w:rsidR="00167189" w:rsidRPr="00167189" w:rsidRDefault="00167189" w:rsidP="00242F1B">
                  <w:pPr>
                    <w:pStyle w:val="ListParagraph"/>
                    <w:numPr>
                      <w:ilvl w:val="0"/>
                      <w:numId w:val="23"/>
                    </w:numPr>
                    <w:spacing w:before="25" w:after="25" w:line="276" w:lineRule="auto"/>
                    <w:ind w:left="54" w:right="-108"/>
                    <w:rPr>
                      <w:rFonts w:ascii="Times New Roman" w:hAnsi="Times New Roman" w:cs="Times New Roman"/>
                      <w:sz w:val="22"/>
                      <w:szCs w:val="22"/>
                      <w:lang w:val="en-US"/>
                    </w:rPr>
                  </w:pPr>
                  <w:r w:rsidRPr="00167189">
                    <w:rPr>
                      <w:rFonts w:ascii="Times New Roman" w:hAnsi="Times New Roman" w:cs="Times New Roman"/>
                      <w:sz w:val="22"/>
                      <w:szCs w:val="22"/>
                      <w:lang w:val="en-US"/>
                    </w:rPr>
                    <w:t>MAP (mmHg):  ___</w:t>
                  </w:r>
                </w:p>
                <w:p w14:paraId="525B9697" w14:textId="77777777" w:rsidR="00167189" w:rsidRPr="00167189" w:rsidRDefault="00167189" w:rsidP="00242F1B">
                  <w:pPr>
                    <w:pStyle w:val="ListParagraph"/>
                    <w:numPr>
                      <w:ilvl w:val="0"/>
                      <w:numId w:val="23"/>
                    </w:numPr>
                    <w:spacing w:before="25" w:after="25" w:line="276" w:lineRule="auto"/>
                    <w:ind w:left="54" w:right="-108"/>
                    <w:rPr>
                      <w:rFonts w:ascii="Times New Roman" w:hAnsi="Times New Roman" w:cs="Times New Roman"/>
                      <w:sz w:val="22"/>
                      <w:szCs w:val="22"/>
                      <w:lang w:val="en-US"/>
                    </w:rPr>
                  </w:pPr>
                  <w:r w:rsidRPr="00167189">
                    <w:rPr>
                      <w:rFonts w:ascii="Times New Roman" w:hAnsi="Times New Roman" w:cs="Times New Roman"/>
                      <w:sz w:val="22"/>
                      <w:szCs w:val="22"/>
                      <w:lang w:val="en-US"/>
                    </w:rPr>
                    <w:t xml:space="preserve">Required fluid bolus: </w:t>
                  </w:r>
                  <w:r w:rsidRPr="00167189">
                    <w:rPr>
                      <w:rFonts w:ascii="Segoe UI Symbol" w:hAnsi="Segoe UI Symbol" w:cs="Segoe UI Symbol"/>
                      <w:sz w:val="22"/>
                      <w:szCs w:val="22"/>
                      <w:lang w:val="en-US"/>
                    </w:rPr>
                    <w:t>☐</w:t>
                  </w:r>
                  <w:r w:rsidRPr="00167189">
                    <w:rPr>
                      <w:rFonts w:ascii="Times New Roman" w:hAnsi="Times New Roman" w:cs="Times New Roman"/>
                      <w:sz w:val="22"/>
                      <w:szCs w:val="22"/>
                      <w:lang w:val="en-US"/>
                    </w:rPr>
                    <w:t xml:space="preserve"> Yes </w:t>
                  </w:r>
                  <w:r w:rsidRPr="00167189">
                    <w:rPr>
                      <w:rFonts w:ascii="Segoe UI Symbol" w:hAnsi="Segoe UI Symbol" w:cs="Segoe UI Symbol"/>
                      <w:sz w:val="22"/>
                      <w:szCs w:val="22"/>
                      <w:lang w:val="en-US"/>
                    </w:rPr>
                    <w:t>☐</w:t>
                  </w:r>
                  <w:r w:rsidRPr="00167189">
                    <w:rPr>
                      <w:rFonts w:ascii="Times New Roman" w:hAnsi="Times New Roman" w:cs="Times New Roman"/>
                      <w:sz w:val="22"/>
                      <w:szCs w:val="22"/>
                      <w:lang w:val="en-US"/>
                    </w:rPr>
                    <w:t xml:space="preserve"> No</w:t>
                  </w:r>
                </w:p>
                <w:p w14:paraId="35A61829" w14:textId="1EAD00B7" w:rsidR="00167189" w:rsidRPr="00167189" w:rsidRDefault="00167189" w:rsidP="00242F1B">
                  <w:pPr>
                    <w:pStyle w:val="ListParagraph"/>
                    <w:numPr>
                      <w:ilvl w:val="0"/>
                      <w:numId w:val="23"/>
                    </w:numPr>
                    <w:spacing w:before="25" w:after="25" w:line="276" w:lineRule="auto"/>
                    <w:ind w:left="54" w:right="-108"/>
                    <w:rPr>
                      <w:rFonts w:ascii="Times New Roman" w:hAnsi="Times New Roman" w:cs="Times New Roman"/>
                      <w:sz w:val="22"/>
                      <w:szCs w:val="22"/>
                      <w:lang w:val="en-US"/>
                    </w:rPr>
                  </w:pPr>
                  <w:r w:rsidRPr="00167189">
                    <w:rPr>
                      <w:rFonts w:ascii="Times New Roman" w:hAnsi="Times New Roman" w:cs="Times New Roman"/>
                      <w:sz w:val="22"/>
                      <w:szCs w:val="22"/>
                      <w:lang w:val="en-US"/>
                    </w:rPr>
                    <w:t>No. of courses: __</w:t>
                  </w:r>
                </w:p>
              </w:tc>
            </w:tr>
            <w:tr w:rsidR="00167189" w14:paraId="44554C26" w14:textId="77777777" w:rsidTr="00167189">
              <w:trPr>
                <w:gridAfter w:val="1"/>
                <w:wAfter w:w="90" w:type="dxa"/>
                <w:trHeight w:val="20"/>
              </w:trPr>
              <w:tc>
                <w:tcPr>
                  <w:tcW w:w="5022" w:type="dxa"/>
                  <w:gridSpan w:val="6"/>
                  <w:tcBorders>
                    <w:top w:val="single" w:sz="4" w:space="0" w:color="auto"/>
                    <w:left w:val="nil"/>
                    <w:bottom w:val="nil"/>
                    <w:right w:val="nil"/>
                  </w:tcBorders>
                </w:tcPr>
                <w:p w14:paraId="394FC56A" w14:textId="2CBF1D7A" w:rsidR="00167189" w:rsidRPr="00167189" w:rsidRDefault="00167189" w:rsidP="00242F1B">
                  <w:pPr>
                    <w:pStyle w:val="ListParagraph"/>
                    <w:numPr>
                      <w:ilvl w:val="0"/>
                      <w:numId w:val="23"/>
                    </w:numPr>
                    <w:spacing w:before="25" w:after="25" w:line="276" w:lineRule="auto"/>
                    <w:ind w:left="54" w:right="-108"/>
                    <w:rPr>
                      <w:rFonts w:ascii="Times New Roman" w:hAnsi="Times New Roman" w:cs="Times New Roman"/>
                      <w:sz w:val="22"/>
                      <w:szCs w:val="22"/>
                      <w:lang w:val="en-US"/>
                    </w:rPr>
                  </w:pPr>
                  <w:proofErr w:type="spellStart"/>
                  <w:r>
                    <w:rPr>
                      <w:rFonts w:ascii="Times New Roman" w:hAnsi="Times New Roman" w:cs="Times New Roman"/>
                      <w:sz w:val="22"/>
                      <w:szCs w:val="22"/>
                      <w:lang w:val="en-US"/>
                    </w:rPr>
                    <w:t>Vasoactives</w:t>
                  </w:r>
                  <w:proofErr w:type="spellEnd"/>
                  <w:r w:rsidRPr="00036189">
                    <w:rPr>
                      <w:rFonts w:ascii="Times New Roman" w:hAnsi="Times New Roman" w:cs="Times New Roman"/>
                      <w:sz w:val="22"/>
                      <w:szCs w:val="22"/>
                      <w:lang w:val="en-US"/>
                    </w:rPr>
                    <w:t xml:space="preserve"> required: </w:t>
                  </w: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Yes </w:t>
                  </w: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No</w:t>
                  </w:r>
                </w:p>
              </w:tc>
            </w:tr>
            <w:tr w:rsidR="00167189" w14:paraId="04E95E82" w14:textId="77777777" w:rsidTr="00167189">
              <w:trPr>
                <w:gridAfter w:val="1"/>
                <w:wAfter w:w="90" w:type="dxa"/>
                <w:trHeight w:val="20"/>
              </w:trPr>
              <w:tc>
                <w:tcPr>
                  <w:tcW w:w="5022" w:type="dxa"/>
                  <w:gridSpan w:val="6"/>
                  <w:tcBorders>
                    <w:top w:val="nil"/>
                    <w:left w:val="nil"/>
                    <w:bottom w:val="nil"/>
                    <w:right w:val="nil"/>
                  </w:tcBorders>
                </w:tcPr>
                <w:p w14:paraId="17572313" w14:textId="42457B8C" w:rsidR="00167189" w:rsidRPr="00167189" w:rsidRDefault="00167189" w:rsidP="00242F1B">
                  <w:pPr>
                    <w:pStyle w:val="ListParagraph"/>
                    <w:numPr>
                      <w:ilvl w:val="0"/>
                      <w:numId w:val="23"/>
                    </w:numPr>
                    <w:spacing w:before="25" w:after="25" w:line="276" w:lineRule="auto"/>
                    <w:ind w:left="54" w:right="-108"/>
                    <w:rPr>
                      <w:rFonts w:ascii="Times New Roman" w:hAnsi="Times New Roman" w:cs="Times New Roman"/>
                      <w:sz w:val="22"/>
                      <w:szCs w:val="22"/>
                      <w:lang w:val="en-US"/>
                    </w:rPr>
                  </w:pPr>
                  <w:r w:rsidRPr="00167189">
                    <w:rPr>
                      <w:rFonts w:ascii="Times New Roman" w:hAnsi="Times New Roman" w:cs="Times New Roman"/>
                      <w:sz w:val="22"/>
                      <w:szCs w:val="22"/>
                      <w:lang w:val="en-US"/>
                    </w:rPr>
                    <w:t>I</w:t>
                  </w:r>
                  <w:r>
                    <w:rPr>
                      <w:rFonts w:ascii="Times New Roman" w:hAnsi="Times New Roman" w:cs="Times New Roman"/>
                      <w:sz w:val="22"/>
                      <w:szCs w:val="22"/>
                      <w:lang w:val="en-US"/>
                    </w:rPr>
                    <w:t xml:space="preserve">f yes, </w:t>
                  </w:r>
                  <w:r w:rsidRPr="00167189">
                    <w:rPr>
                      <w:rFonts w:ascii="Segoe UI Symbol" w:hAnsi="Segoe UI Symbol" w:cs="Segoe UI Symbol"/>
                      <w:sz w:val="22"/>
                      <w:szCs w:val="22"/>
                      <w:lang w:val="en-US"/>
                    </w:rPr>
                    <w:t>☐</w:t>
                  </w:r>
                  <w:r w:rsidRPr="00167189">
                    <w:rPr>
                      <w:rFonts w:ascii="Times New Roman" w:hAnsi="Times New Roman" w:cs="Times New Roman"/>
                      <w:sz w:val="22"/>
                      <w:szCs w:val="22"/>
                      <w:lang w:val="en-US"/>
                    </w:rPr>
                    <w:t xml:space="preserve"> </w:t>
                  </w:r>
                  <w:proofErr w:type="spellStart"/>
                  <w:r w:rsidRPr="00167189">
                    <w:rPr>
                      <w:rFonts w:ascii="Times New Roman" w:hAnsi="Times New Roman" w:cs="Times New Roman"/>
                      <w:sz w:val="22"/>
                      <w:szCs w:val="22"/>
                      <w:lang w:val="en-US"/>
                    </w:rPr>
                    <w:t>Dopa</w:t>
                  </w:r>
                  <w:proofErr w:type="spellEnd"/>
                  <w:r w:rsidRPr="00167189">
                    <w:rPr>
                      <w:rFonts w:ascii="Times New Roman" w:hAnsi="Times New Roman" w:cs="Times New Roman"/>
                      <w:sz w:val="22"/>
                      <w:szCs w:val="22"/>
                      <w:lang w:val="en-US"/>
                    </w:rPr>
                    <w:t xml:space="preserve"> </w:t>
                  </w:r>
                  <w:r w:rsidRPr="00167189">
                    <w:rPr>
                      <w:rFonts w:ascii="Segoe UI Symbol" w:hAnsi="Segoe UI Symbol" w:cs="Segoe UI Symbol"/>
                      <w:sz w:val="22"/>
                      <w:szCs w:val="22"/>
                      <w:lang w:val="en-US"/>
                    </w:rPr>
                    <w:t>☐</w:t>
                  </w:r>
                  <w:r w:rsidRPr="00167189">
                    <w:rPr>
                      <w:rFonts w:ascii="Times New Roman" w:hAnsi="Times New Roman" w:cs="Times New Roman"/>
                      <w:sz w:val="22"/>
                      <w:szCs w:val="22"/>
                      <w:lang w:val="en-US"/>
                    </w:rPr>
                    <w:t xml:space="preserve"> </w:t>
                  </w:r>
                  <w:proofErr w:type="spellStart"/>
                  <w:r w:rsidRPr="00167189">
                    <w:rPr>
                      <w:rFonts w:ascii="Times New Roman" w:hAnsi="Times New Roman" w:cs="Times New Roman"/>
                      <w:sz w:val="22"/>
                      <w:szCs w:val="22"/>
                      <w:lang w:val="en-US"/>
                    </w:rPr>
                    <w:t>Dobu</w:t>
                  </w:r>
                  <w:proofErr w:type="spellEnd"/>
                  <w:r w:rsidRPr="00167189">
                    <w:rPr>
                      <w:rFonts w:ascii="Times New Roman" w:hAnsi="Times New Roman" w:cs="Times New Roman"/>
                      <w:sz w:val="22"/>
                      <w:szCs w:val="22"/>
                      <w:lang w:val="en-US"/>
                    </w:rPr>
                    <w:t xml:space="preserve"> </w:t>
                  </w:r>
                  <w:r w:rsidRPr="00167189">
                    <w:rPr>
                      <w:rFonts w:ascii="Segoe UI Symbol" w:hAnsi="Segoe UI Symbol" w:cs="Segoe UI Symbol"/>
                      <w:sz w:val="22"/>
                      <w:szCs w:val="22"/>
                      <w:lang w:val="en-US"/>
                    </w:rPr>
                    <w:t>☐</w:t>
                  </w:r>
                  <w:r w:rsidRPr="00167189">
                    <w:rPr>
                      <w:rFonts w:ascii="Times New Roman" w:hAnsi="Times New Roman" w:cs="Times New Roman"/>
                      <w:sz w:val="22"/>
                      <w:szCs w:val="22"/>
                      <w:lang w:val="en-US"/>
                    </w:rPr>
                    <w:t xml:space="preserve"> </w:t>
                  </w:r>
                  <w:proofErr w:type="spellStart"/>
                  <w:r w:rsidRPr="00167189">
                    <w:rPr>
                      <w:rFonts w:ascii="Times New Roman" w:hAnsi="Times New Roman" w:cs="Times New Roman"/>
                      <w:sz w:val="22"/>
                      <w:szCs w:val="22"/>
                      <w:lang w:val="en-US"/>
                    </w:rPr>
                    <w:t>Adr</w:t>
                  </w:r>
                  <w:proofErr w:type="spellEnd"/>
                  <w:r w:rsidRPr="00167189">
                    <w:rPr>
                      <w:rFonts w:ascii="Times New Roman" w:hAnsi="Times New Roman" w:cs="Times New Roman"/>
                      <w:sz w:val="22"/>
                      <w:szCs w:val="22"/>
                      <w:lang w:val="en-US"/>
                    </w:rPr>
                    <w:t xml:space="preserve"> </w:t>
                  </w:r>
                  <w:r w:rsidRPr="00167189">
                    <w:rPr>
                      <w:rFonts w:ascii="Segoe UI Symbol" w:hAnsi="Segoe UI Symbol" w:cs="Segoe UI Symbol"/>
                      <w:sz w:val="22"/>
                      <w:szCs w:val="22"/>
                      <w:lang w:val="en-US"/>
                    </w:rPr>
                    <w:t>☐</w:t>
                  </w:r>
                  <w:r w:rsidRPr="00167189">
                    <w:rPr>
                      <w:rFonts w:ascii="Times New Roman" w:hAnsi="Times New Roman" w:cs="Times New Roman"/>
                      <w:sz w:val="22"/>
                      <w:szCs w:val="22"/>
                      <w:lang w:val="en-US"/>
                    </w:rPr>
                    <w:t xml:space="preserve"> </w:t>
                  </w:r>
                  <w:proofErr w:type="spellStart"/>
                  <w:r w:rsidRPr="00167189">
                    <w:rPr>
                      <w:rFonts w:ascii="Times New Roman" w:hAnsi="Times New Roman" w:cs="Times New Roman"/>
                      <w:sz w:val="22"/>
                      <w:szCs w:val="22"/>
                      <w:lang w:val="en-US"/>
                    </w:rPr>
                    <w:t>NAdr</w:t>
                  </w:r>
                  <w:proofErr w:type="spellEnd"/>
                  <w:r w:rsidRPr="00167189">
                    <w:rPr>
                      <w:rFonts w:ascii="Times New Roman" w:hAnsi="Times New Roman" w:cs="Times New Roman"/>
                      <w:sz w:val="22"/>
                      <w:szCs w:val="22"/>
                      <w:lang w:val="en-US"/>
                    </w:rPr>
                    <w:t xml:space="preserve"> </w:t>
                  </w:r>
                  <w:r w:rsidRPr="00167189">
                    <w:rPr>
                      <w:rFonts w:ascii="Segoe UI Symbol" w:hAnsi="Segoe UI Symbol" w:cs="Segoe UI Symbol"/>
                      <w:sz w:val="22"/>
                      <w:szCs w:val="22"/>
                      <w:lang w:val="en-US"/>
                    </w:rPr>
                    <w:t>☐</w:t>
                  </w:r>
                  <w:r w:rsidRPr="00167189">
                    <w:rPr>
                      <w:rFonts w:ascii="Times New Roman" w:hAnsi="Times New Roman" w:cs="Times New Roman"/>
                      <w:sz w:val="22"/>
                      <w:szCs w:val="22"/>
                      <w:lang w:val="en-US"/>
                    </w:rPr>
                    <w:t xml:space="preserve"> </w:t>
                  </w:r>
                  <w:proofErr w:type="spellStart"/>
                  <w:r w:rsidRPr="00167189">
                    <w:rPr>
                      <w:rFonts w:ascii="Times New Roman" w:hAnsi="Times New Roman" w:cs="Times New Roman"/>
                      <w:sz w:val="22"/>
                      <w:szCs w:val="22"/>
                      <w:lang w:val="en-US"/>
                    </w:rPr>
                    <w:t>Milri</w:t>
                  </w:r>
                  <w:proofErr w:type="spellEnd"/>
                  <w:r w:rsidRPr="00167189">
                    <w:rPr>
                      <w:rFonts w:ascii="Times New Roman" w:hAnsi="Times New Roman" w:cs="Times New Roman"/>
                      <w:sz w:val="22"/>
                      <w:szCs w:val="22"/>
                      <w:lang w:val="en-US"/>
                    </w:rPr>
                    <w:t xml:space="preserve"> </w:t>
                  </w:r>
                  <w:r w:rsidRPr="00167189">
                    <w:rPr>
                      <w:rFonts w:ascii="Segoe UI Symbol" w:hAnsi="Segoe UI Symbol" w:cs="Segoe UI Symbol"/>
                      <w:sz w:val="22"/>
                      <w:szCs w:val="22"/>
                      <w:lang w:val="en-US"/>
                    </w:rPr>
                    <w:t>☐</w:t>
                  </w:r>
                  <w:r w:rsidRPr="00167189">
                    <w:rPr>
                      <w:rFonts w:ascii="Times New Roman" w:hAnsi="Times New Roman" w:cs="Times New Roman"/>
                      <w:sz w:val="22"/>
                      <w:szCs w:val="22"/>
                      <w:lang w:val="en-US"/>
                    </w:rPr>
                    <w:t xml:space="preserve"> </w:t>
                  </w:r>
                </w:p>
              </w:tc>
            </w:tr>
            <w:tr w:rsidR="00167189" w14:paraId="7084FFA1" w14:textId="77777777" w:rsidTr="00167189">
              <w:trPr>
                <w:gridAfter w:val="1"/>
                <w:wAfter w:w="90" w:type="dxa"/>
                <w:trHeight w:val="20"/>
              </w:trPr>
              <w:tc>
                <w:tcPr>
                  <w:tcW w:w="2511" w:type="dxa"/>
                  <w:gridSpan w:val="4"/>
                  <w:tcBorders>
                    <w:top w:val="nil"/>
                    <w:left w:val="nil"/>
                    <w:bottom w:val="nil"/>
                    <w:right w:val="nil"/>
                  </w:tcBorders>
                </w:tcPr>
                <w:p w14:paraId="4AF0AA18" w14:textId="45B6B0D1" w:rsidR="00167189" w:rsidRPr="00167189" w:rsidRDefault="00167189" w:rsidP="00167189">
                  <w:pPr>
                    <w:spacing w:before="25" w:after="25" w:line="276" w:lineRule="auto"/>
                    <w:ind w:right="-108"/>
                    <w:rPr>
                      <w:rFonts w:ascii="Times New Roman" w:hAnsi="Times New Roman" w:cs="Times New Roman"/>
                      <w:sz w:val="22"/>
                      <w:szCs w:val="22"/>
                      <w:lang w:val="en-US"/>
                    </w:rPr>
                  </w:pPr>
                  <w:r w:rsidRPr="00167189">
                    <w:rPr>
                      <w:rFonts w:ascii="Segoe UI Symbol" w:hAnsi="Segoe UI Symbol" w:cs="Segoe UI Symbol"/>
                      <w:sz w:val="22"/>
                      <w:szCs w:val="22"/>
                      <w:lang w:val="en-US"/>
                    </w:rPr>
                    <w:t>☐</w:t>
                  </w:r>
                  <w:r>
                    <w:rPr>
                      <w:rFonts w:ascii="Segoe UI Symbol" w:hAnsi="Segoe UI Symbol" w:cs="Segoe UI Symbol"/>
                      <w:sz w:val="22"/>
                      <w:szCs w:val="22"/>
                      <w:lang w:val="en-US"/>
                    </w:rPr>
                    <w:t xml:space="preserve"> </w:t>
                  </w:r>
                  <w:proofErr w:type="spellStart"/>
                  <w:r w:rsidRPr="00167189">
                    <w:rPr>
                      <w:rFonts w:ascii="Times New Roman" w:hAnsi="Times New Roman" w:cs="Times New Roman"/>
                      <w:sz w:val="22"/>
                      <w:szCs w:val="22"/>
                      <w:lang w:val="en-US"/>
                    </w:rPr>
                    <w:t>Vaso</w:t>
                  </w:r>
                  <w:proofErr w:type="spellEnd"/>
                  <w:r w:rsidRPr="00167189">
                    <w:rPr>
                      <w:rFonts w:ascii="Times New Roman" w:hAnsi="Times New Roman" w:cs="Times New Roman"/>
                      <w:sz w:val="22"/>
                      <w:szCs w:val="22"/>
                      <w:lang w:val="en-US"/>
                    </w:rPr>
                    <w:t xml:space="preserve"> </w:t>
                  </w:r>
                  <w:r w:rsidRPr="00167189">
                    <w:rPr>
                      <w:rFonts w:ascii="Times New Roman" w:hAnsi="Times New Roman" w:cs="Times New Roman"/>
                      <w:i/>
                      <w:iCs/>
                      <w:lang w:val="en-US"/>
                    </w:rPr>
                    <w:t>(select all that apply)</w:t>
                  </w:r>
                </w:p>
              </w:tc>
              <w:tc>
                <w:tcPr>
                  <w:tcW w:w="2511" w:type="dxa"/>
                  <w:gridSpan w:val="2"/>
                  <w:tcBorders>
                    <w:top w:val="nil"/>
                    <w:left w:val="nil"/>
                    <w:bottom w:val="nil"/>
                    <w:right w:val="nil"/>
                  </w:tcBorders>
                </w:tcPr>
                <w:p w14:paraId="2EA7A581" w14:textId="55380F4A" w:rsidR="00167189" w:rsidRPr="00167189" w:rsidRDefault="00167189" w:rsidP="00242F1B">
                  <w:pPr>
                    <w:pStyle w:val="ListParagraph"/>
                    <w:numPr>
                      <w:ilvl w:val="0"/>
                      <w:numId w:val="23"/>
                    </w:numPr>
                    <w:spacing w:before="25" w:after="25" w:line="276" w:lineRule="auto"/>
                    <w:ind w:left="54" w:right="-108"/>
                    <w:rPr>
                      <w:rFonts w:ascii="Times New Roman" w:hAnsi="Times New Roman" w:cs="Times New Roman"/>
                      <w:sz w:val="22"/>
                      <w:szCs w:val="22"/>
                      <w:lang w:val="en-US"/>
                    </w:rPr>
                  </w:pPr>
                  <w:r w:rsidRPr="00036189">
                    <w:rPr>
                      <w:rFonts w:ascii="Times New Roman" w:hAnsi="Times New Roman" w:cs="Times New Roman"/>
                      <w:sz w:val="22"/>
                      <w:szCs w:val="22"/>
                      <w:lang w:val="en-US"/>
                    </w:rPr>
                    <w:t>Duration: ____ days</w:t>
                  </w:r>
                </w:p>
              </w:tc>
            </w:tr>
          </w:tbl>
          <w:p w14:paraId="7EBF2634" w14:textId="6592AE16" w:rsidR="00DA2045" w:rsidRPr="00DF01B9" w:rsidRDefault="00DA2045" w:rsidP="00167189">
            <w:pPr>
              <w:spacing w:before="25" w:after="25" w:line="276" w:lineRule="auto"/>
              <w:rPr>
                <w:rFonts w:ascii="Times New Roman" w:hAnsi="Times New Roman" w:cs="Times New Roman"/>
                <w:sz w:val="22"/>
                <w:szCs w:val="22"/>
                <w:lang w:val="en-US"/>
              </w:rPr>
            </w:pPr>
          </w:p>
        </w:tc>
      </w:tr>
    </w:tbl>
    <w:p w14:paraId="065D23D0" w14:textId="77777777" w:rsidR="00117723" w:rsidRDefault="00117723"/>
    <w:p w14:paraId="59B8D30C" w14:textId="77777777" w:rsidR="00A0675B" w:rsidRDefault="00A0675B"/>
    <w:tbl>
      <w:tblPr>
        <w:tblStyle w:val="TableGrid"/>
        <w:tblW w:w="10800" w:type="dxa"/>
        <w:tblInd w:w="-275" w:type="dxa"/>
        <w:tblLayout w:type="fixed"/>
        <w:tblLook w:val="04A0" w:firstRow="1" w:lastRow="0" w:firstColumn="1" w:lastColumn="0" w:noHBand="0" w:noVBand="1"/>
      </w:tblPr>
      <w:tblGrid>
        <w:gridCol w:w="5490"/>
        <w:gridCol w:w="5310"/>
      </w:tblGrid>
      <w:tr w:rsidR="00DF01B9" w14:paraId="34EBF571" w14:textId="77777777" w:rsidTr="00EE2161">
        <w:trPr>
          <w:trHeight w:val="58"/>
        </w:trPr>
        <w:tc>
          <w:tcPr>
            <w:tcW w:w="5490" w:type="dxa"/>
          </w:tcPr>
          <w:tbl>
            <w:tblPr>
              <w:tblStyle w:val="TableGrid"/>
              <w:tblW w:w="0" w:type="auto"/>
              <w:tblLayout w:type="fixed"/>
              <w:tblLook w:val="04A0" w:firstRow="1" w:lastRow="0" w:firstColumn="1" w:lastColumn="0" w:noHBand="0" w:noVBand="1"/>
            </w:tblPr>
            <w:tblGrid>
              <w:gridCol w:w="2317"/>
              <w:gridCol w:w="180"/>
              <w:gridCol w:w="2767"/>
            </w:tblGrid>
            <w:tr w:rsidR="001B135D" w14:paraId="11FF5F78" w14:textId="77777777" w:rsidTr="001B135D">
              <w:tc>
                <w:tcPr>
                  <w:tcW w:w="5264" w:type="dxa"/>
                  <w:gridSpan w:val="3"/>
                </w:tcPr>
                <w:p w14:paraId="3D026CAC" w14:textId="77777777" w:rsidR="00D11BAD" w:rsidRPr="00D11BAD" w:rsidRDefault="00D11BAD" w:rsidP="00242F1B">
                  <w:pPr>
                    <w:pStyle w:val="ListParagraph"/>
                    <w:numPr>
                      <w:ilvl w:val="0"/>
                      <w:numId w:val="23"/>
                    </w:numPr>
                    <w:spacing w:after="100"/>
                    <w:ind w:left="49"/>
                    <w:rPr>
                      <w:rFonts w:ascii="Times New Roman" w:hAnsi="Times New Roman" w:cs="Times New Roman"/>
                      <w:sz w:val="22"/>
                      <w:szCs w:val="22"/>
                      <w:lang w:val="en-US"/>
                    </w:rPr>
                  </w:pPr>
                  <w:r w:rsidRPr="00D11BAD">
                    <w:rPr>
                      <w:rFonts w:ascii="Times New Roman" w:hAnsi="Times New Roman" w:cs="Times New Roman"/>
                      <w:sz w:val="22"/>
                      <w:szCs w:val="22"/>
                      <w:lang w:val="en-US"/>
                    </w:rPr>
                    <w:t>VIS score: ______</w:t>
                  </w:r>
                </w:p>
                <w:p w14:paraId="210FCB3E" w14:textId="77777777" w:rsidR="00D11BAD" w:rsidRPr="00D11BAD" w:rsidRDefault="00D11BAD" w:rsidP="00242F1B">
                  <w:pPr>
                    <w:pStyle w:val="ListParagraph"/>
                    <w:numPr>
                      <w:ilvl w:val="0"/>
                      <w:numId w:val="23"/>
                    </w:numPr>
                    <w:spacing w:after="100"/>
                    <w:ind w:left="49"/>
                    <w:rPr>
                      <w:rFonts w:ascii="Times New Roman" w:hAnsi="Times New Roman" w:cs="Times New Roman"/>
                      <w:sz w:val="22"/>
                      <w:szCs w:val="22"/>
                      <w:lang w:val="en-US"/>
                    </w:rPr>
                  </w:pPr>
                  <w:r w:rsidRPr="00D11BAD">
                    <w:rPr>
                      <w:rFonts w:ascii="Times New Roman" w:hAnsi="Times New Roman" w:cs="Times New Roman"/>
                      <w:sz w:val="22"/>
                      <w:szCs w:val="22"/>
                      <w:lang w:val="en-US"/>
                    </w:rPr>
                    <w:t xml:space="preserve">Hydrocortisone for BP: </w:t>
                  </w:r>
                  <w:r w:rsidRPr="00D11BAD">
                    <w:rPr>
                      <w:rFonts w:ascii="Segoe UI Symbol" w:hAnsi="Segoe UI Symbol" w:cs="Segoe UI Symbol"/>
                      <w:sz w:val="22"/>
                      <w:szCs w:val="22"/>
                      <w:lang w:val="en-US"/>
                    </w:rPr>
                    <w:t>☐</w:t>
                  </w:r>
                  <w:r w:rsidRPr="00D11BAD">
                    <w:rPr>
                      <w:rFonts w:ascii="Times New Roman" w:hAnsi="Times New Roman" w:cs="Times New Roman"/>
                      <w:sz w:val="22"/>
                      <w:szCs w:val="22"/>
                      <w:lang w:val="en-US"/>
                    </w:rPr>
                    <w:t xml:space="preserve"> Yes </w:t>
                  </w:r>
                  <w:r w:rsidRPr="00D11BAD">
                    <w:rPr>
                      <w:rFonts w:ascii="Segoe UI Symbol" w:hAnsi="Segoe UI Symbol" w:cs="Segoe UI Symbol"/>
                      <w:sz w:val="22"/>
                      <w:szCs w:val="22"/>
                      <w:lang w:val="en-US"/>
                    </w:rPr>
                    <w:t>☐</w:t>
                  </w:r>
                  <w:r w:rsidRPr="00D11BAD">
                    <w:rPr>
                      <w:rFonts w:ascii="Times New Roman" w:hAnsi="Times New Roman" w:cs="Times New Roman"/>
                      <w:sz w:val="22"/>
                      <w:szCs w:val="22"/>
                      <w:lang w:val="en-US"/>
                    </w:rPr>
                    <w:t xml:space="preserve"> No</w:t>
                  </w:r>
                </w:p>
                <w:p w14:paraId="159F0E96" w14:textId="69E3D14A" w:rsidR="001B135D" w:rsidRPr="00D11BAD" w:rsidRDefault="00D11BAD" w:rsidP="00242F1B">
                  <w:pPr>
                    <w:pStyle w:val="ListParagraph"/>
                    <w:numPr>
                      <w:ilvl w:val="0"/>
                      <w:numId w:val="23"/>
                    </w:numPr>
                    <w:spacing w:after="100"/>
                    <w:ind w:left="49"/>
                    <w:rPr>
                      <w:rFonts w:ascii="Times New Roman" w:hAnsi="Times New Roman" w:cs="Times New Roman"/>
                      <w:color w:val="000000" w:themeColor="text1"/>
                      <w:sz w:val="22"/>
                      <w:szCs w:val="22"/>
                    </w:rPr>
                  </w:pPr>
                  <w:r w:rsidRPr="00D11BAD">
                    <w:rPr>
                      <w:rFonts w:ascii="Times New Roman" w:hAnsi="Times New Roman" w:cs="Times New Roman"/>
                      <w:color w:val="000000" w:themeColor="text1"/>
                      <w:sz w:val="22"/>
                      <w:szCs w:val="22"/>
                    </w:rPr>
                    <w:t xml:space="preserve">If 'Yes', timing: </w:t>
                  </w:r>
                  <w:r w:rsidRPr="00D11BAD">
                    <w:rPr>
                      <w:rFonts w:ascii="Segoe UI Symbol" w:hAnsi="Segoe UI Symbol" w:cs="Segoe UI Symbol"/>
                      <w:color w:val="000000" w:themeColor="text1"/>
                      <w:sz w:val="22"/>
                      <w:szCs w:val="22"/>
                    </w:rPr>
                    <w:t>☐</w:t>
                  </w:r>
                  <w:r w:rsidRPr="00D11BAD">
                    <w:rPr>
                      <w:rFonts w:ascii="Times New Roman" w:hAnsi="Times New Roman" w:cs="Times New Roman"/>
                      <w:color w:val="000000" w:themeColor="text1"/>
                      <w:sz w:val="22"/>
                      <w:szCs w:val="22"/>
                    </w:rPr>
                    <w:t xml:space="preserve"> Started as first drug </w:t>
                  </w:r>
                  <w:r w:rsidRPr="00D11BAD">
                    <w:rPr>
                      <w:rFonts w:ascii="Segoe UI Symbol" w:hAnsi="Segoe UI Symbol" w:cs="Segoe UI Symbol"/>
                      <w:color w:val="000000" w:themeColor="text1"/>
                      <w:sz w:val="22"/>
                      <w:szCs w:val="22"/>
                    </w:rPr>
                    <w:t>☐</w:t>
                  </w:r>
                  <w:r w:rsidRPr="00D11BAD">
                    <w:rPr>
                      <w:rFonts w:ascii="Times New Roman" w:hAnsi="Times New Roman" w:cs="Times New Roman"/>
                      <w:color w:val="000000" w:themeColor="text1"/>
                      <w:sz w:val="22"/>
                      <w:szCs w:val="22"/>
                    </w:rPr>
                    <w:t xml:space="preserve"> After first vasoactive </w:t>
                  </w:r>
                  <w:r w:rsidRPr="00D11BAD">
                    <w:rPr>
                      <w:rFonts w:ascii="Segoe UI Symbol" w:hAnsi="Segoe UI Symbol" w:cs="Segoe UI Symbol"/>
                      <w:color w:val="000000" w:themeColor="text1"/>
                      <w:sz w:val="22"/>
                      <w:szCs w:val="22"/>
                    </w:rPr>
                    <w:t>☐</w:t>
                  </w:r>
                  <w:r w:rsidRPr="00D11BAD">
                    <w:rPr>
                      <w:rFonts w:ascii="Times New Roman" w:hAnsi="Times New Roman" w:cs="Times New Roman"/>
                      <w:color w:val="000000" w:themeColor="text1"/>
                      <w:sz w:val="22"/>
                      <w:szCs w:val="22"/>
                    </w:rPr>
                    <w:t xml:space="preserve"> After second vasoactive</w:t>
                  </w:r>
                </w:p>
              </w:tc>
            </w:tr>
            <w:tr w:rsidR="001B135D" w14:paraId="1168D078" w14:textId="77777777" w:rsidTr="00E14CA8">
              <w:tc>
                <w:tcPr>
                  <w:tcW w:w="5264" w:type="dxa"/>
                  <w:gridSpan w:val="3"/>
                  <w:tcBorders>
                    <w:left w:val="nil"/>
                    <w:bottom w:val="nil"/>
                    <w:right w:val="nil"/>
                  </w:tcBorders>
                </w:tcPr>
                <w:p w14:paraId="0CFE434E" w14:textId="1FE56C0F" w:rsidR="001B135D" w:rsidRDefault="00E14CA8" w:rsidP="00E14CA8">
                  <w:pPr>
                    <w:spacing w:after="100"/>
                    <w:jc w:val="center"/>
                    <w:rPr>
                      <w:rFonts w:ascii="Times New Roman" w:hAnsi="Times New Roman" w:cs="Times New Roman"/>
                      <w:sz w:val="22"/>
                      <w:szCs w:val="22"/>
                      <w:lang w:val="en-US"/>
                    </w:rPr>
                  </w:pPr>
                  <w:r>
                    <w:rPr>
                      <w:rFonts w:ascii="Times New Roman" w:hAnsi="Times New Roman" w:cs="Times New Roman"/>
                      <w:b/>
                      <w:bCs/>
                      <w:i/>
                      <w:iCs/>
                      <w:sz w:val="24"/>
                      <w:szCs w:val="24"/>
                      <w:highlight w:val="cyan"/>
                      <w:lang w:val="en-US"/>
                    </w:rPr>
                    <w:t xml:space="preserve">H6. </w:t>
                  </w:r>
                  <w:r w:rsidRPr="00A9195B">
                    <w:rPr>
                      <w:rFonts w:ascii="Times New Roman" w:hAnsi="Times New Roman" w:cs="Times New Roman"/>
                      <w:b/>
                      <w:bCs/>
                      <w:i/>
                      <w:iCs/>
                      <w:sz w:val="24"/>
                      <w:szCs w:val="24"/>
                      <w:highlight w:val="cyan"/>
                      <w:lang w:val="en-US"/>
                    </w:rPr>
                    <w:t>HEMATOLOGY</w:t>
                  </w:r>
                </w:p>
              </w:tc>
            </w:tr>
            <w:tr w:rsidR="001B135D" w14:paraId="41A85497" w14:textId="77777777" w:rsidTr="00E14CA8">
              <w:tc>
                <w:tcPr>
                  <w:tcW w:w="5264" w:type="dxa"/>
                  <w:gridSpan w:val="3"/>
                  <w:tcBorders>
                    <w:top w:val="nil"/>
                    <w:left w:val="nil"/>
                    <w:right w:val="nil"/>
                  </w:tcBorders>
                </w:tcPr>
                <w:p w14:paraId="5966E8BC" w14:textId="5290959C" w:rsidR="00E14CA8" w:rsidRDefault="00E14CA8" w:rsidP="00E14CA8">
                  <w:pPr>
                    <w:spacing w:before="25" w:after="25" w:line="276" w:lineRule="auto"/>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H6.1 </w:t>
                  </w:r>
                  <w:r w:rsidRPr="00132499">
                    <w:rPr>
                      <w:rFonts w:ascii="Times New Roman" w:hAnsi="Times New Roman" w:cs="Times New Roman"/>
                      <w:b/>
                      <w:bCs/>
                      <w:sz w:val="22"/>
                      <w:szCs w:val="22"/>
                      <w:lang w:val="en-US"/>
                    </w:rPr>
                    <w:t>Jaundice / Hyperbilirubinemia</w:t>
                  </w:r>
                </w:p>
                <w:p w14:paraId="7D1249DB" w14:textId="4653BD39" w:rsidR="001B135D" w:rsidRPr="00E14CA8" w:rsidRDefault="00E14CA8"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E14CA8">
                    <w:rPr>
                      <w:rFonts w:ascii="Times New Roman" w:hAnsi="Times New Roman" w:cs="Times New Roman"/>
                      <w:sz w:val="22"/>
                      <w:szCs w:val="22"/>
                      <w:lang w:val="en-US"/>
                    </w:rPr>
                    <w:t>Jaundice requiring intervention:</w:t>
                  </w:r>
                  <w:r w:rsidRPr="00E14CA8">
                    <w:rPr>
                      <w:rFonts w:ascii="Times New Roman" w:hAnsi="Times New Roman" w:cs="Times New Roman"/>
                      <w:b/>
                      <w:bCs/>
                      <w:sz w:val="22"/>
                      <w:szCs w:val="22"/>
                      <w:lang w:val="en-US"/>
                    </w:rPr>
                    <w:t xml:space="preserve"> </w:t>
                  </w:r>
                  <w:r w:rsidRPr="00E14CA8">
                    <w:rPr>
                      <w:rFonts w:ascii="Segoe UI Symbol" w:hAnsi="Segoe UI Symbol" w:cs="Segoe UI Symbol"/>
                      <w:sz w:val="22"/>
                      <w:szCs w:val="22"/>
                      <w:lang w:val="en-US"/>
                    </w:rPr>
                    <w:t>☐</w:t>
                  </w:r>
                  <w:r w:rsidRPr="00E14CA8">
                    <w:rPr>
                      <w:rFonts w:ascii="Times New Roman" w:hAnsi="Times New Roman" w:cs="Times New Roman"/>
                      <w:sz w:val="22"/>
                      <w:szCs w:val="22"/>
                      <w:lang w:val="en-US"/>
                    </w:rPr>
                    <w:t xml:space="preserve"> Yes  </w:t>
                  </w:r>
                  <w:r w:rsidRPr="00E14CA8">
                    <w:rPr>
                      <w:rFonts w:ascii="Segoe UI Symbol" w:hAnsi="Segoe UI Symbol" w:cs="Segoe UI Symbol"/>
                      <w:sz w:val="22"/>
                      <w:szCs w:val="22"/>
                      <w:lang w:val="en-US"/>
                    </w:rPr>
                    <w:t>☐</w:t>
                  </w:r>
                  <w:r w:rsidRPr="00E14CA8">
                    <w:rPr>
                      <w:rFonts w:ascii="Times New Roman" w:hAnsi="Times New Roman" w:cs="Times New Roman"/>
                      <w:sz w:val="22"/>
                      <w:szCs w:val="22"/>
                      <w:lang w:val="en-US"/>
                    </w:rPr>
                    <w:t xml:space="preserve"> No</w:t>
                  </w:r>
                </w:p>
              </w:tc>
            </w:tr>
            <w:tr w:rsidR="001B135D" w14:paraId="379763E4" w14:textId="77777777" w:rsidTr="001B135D">
              <w:tc>
                <w:tcPr>
                  <w:tcW w:w="5264" w:type="dxa"/>
                  <w:gridSpan w:val="3"/>
                </w:tcPr>
                <w:p w14:paraId="71C1EC69" w14:textId="5965C597" w:rsidR="001B135D" w:rsidRPr="003531E6" w:rsidRDefault="003531E6"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3531E6">
                    <w:rPr>
                      <w:rFonts w:ascii="Times New Roman" w:hAnsi="Times New Roman" w:cs="Times New Roman"/>
                      <w:sz w:val="22"/>
                      <w:szCs w:val="22"/>
                      <w:lang w:val="en-US"/>
                    </w:rPr>
                    <w:t xml:space="preserve">Type: </w:t>
                  </w:r>
                  <w:r w:rsidRPr="003531E6">
                    <w:rPr>
                      <w:rFonts w:ascii="Segoe UI Symbol" w:hAnsi="Segoe UI Symbol" w:cs="Segoe UI Symbol"/>
                      <w:sz w:val="22"/>
                      <w:szCs w:val="22"/>
                      <w:lang w:val="en-US"/>
                    </w:rPr>
                    <w:t xml:space="preserve">☐ </w:t>
                  </w:r>
                  <w:r w:rsidRPr="003531E6">
                    <w:rPr>
                      <w:rFonts w:ascii="Times New Roman" w:hAnsi="Times New Roman" w:cs="Times New Roman"/>
                      <w:sz w:val="22"/>
                      <w:szCs w:val="22"/>
                      <w:lang w:val="en-US"/>
                    </w:rPr>
                    <w:t xml:space="preserve">Conjugated </w:t>
                  </w:r>
                  <w:r w:rsidRPr="003531E6">
                    <w:rPr>
                      <w:rFonts w:ascii="Segoe UI Symbol" w:hAnsi="Segoe UI Symbol" w:cs="Segoe UI Symbol"/>
                      <w:sz w:val="22"/>
                      <w:szCs w:val="22"/>
                      <w:lang w:val="en-US"/>
                    </w:rPr>
                    <w:t xml:space="preserve">☐ </w:t>
                  </w:r>
                  <w:r w:rsidRPr="003531E6">
                    <w:rPr>
                      <w:rFonts w:ascii="Times New Roman" w:hAnsi="Times New Roman" w:cs="Times New Roman"/>
                      <w:sz w:val="22"/>
                      <w:szCs w:val="22"/>
                      <w:lang w:val="en-US"/>
                    </w:rPr>
                    <w:t>Unconjugated</w:t>
                  </w:r>
                </w:p>
              </w:tc>
            </w:tr>
            <w:tr w:rsidR="003531E6" w14:paraId="79737571" w14:textId="77777777" w:rsidTr="003531E6">
              <w:tc>
                <w:tcPr>
                  <w:tcW w:w="5264" w:type="dxa"/>
                  <w:gridSpan w:val="3"/>
                  <w:tcBorders>
                    <w:left w:val="nil"/>
                    <w:bottom w:val="nil"/>
                    <w:right w:val="nil"/>
                  </w:tcBorders>
                </w:tcPr>
                <w:p w14:paraId="71EF03D8" w14:textId="752334C4" w:rsidR="003531E6" w:rsidRPr="003531E6" w:rsidRDefault="003531E6"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EE4C31">
                    <w:rPr>
                      <w:rFonts w:ascii="Times New Roman" w:hAnsi="Times New Roman" w:cs="Times New Roman"/>
                      <w:sz w:val="22"/>
                      <w:szCs w:val="22"/>
                      <w:lang w:val="en-US"/>
                    </w:rPr>
                    <w:t>If U</w:t>
                  </w:r>
                  <w:r>
                    <w:rPr>
                      <w:rFonts w:ascii="Times New Roman" w:hAnsi="Times New Roman" w:cs="Times New Roman"/>
                      <w:sz w:val="22"/>
                      <w:szCs w:val="22"/>
                      <w:lang w:val="en-US"/>
                    </w:rPr>
                    <w:t>nconjugated: Onset date: _____</w:t>
                  </w:r>
                </w:p>
              </w:tc>
            </w:tr>
            <w:tr w:rsidR="003531E6" w14:paraId="4BDCAF53" w14:textId="77777777" w:rsidTr="00131A6D">
              <w:tc>
                <w:tcPr>
                  <w:tcW w:w="2497" w:type="dxa"/>
                  <w:gridSpan w:val="2"/>
                  <w:tcBorders>
                    <w:top w:val="nil"/>
                    <w:left w:val="nil"/>
                    <w:bottom w:val="nil"/>
                    <w:right w:val="nil"/>
                  </w:tcBorders>
                </w:tcPr>
                <w:p w14:paraId="3178ACBE" w14:textId="77777777" w:rsidR="003531E6" w:rsidRPr="003531E6" w:rsidRDefault="003531E6"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Pr>
                      <w:rFonts w:ascii="Times New Roman" w:hAnsi="Times New Roman" w:cs="Times New Roman"/>
                      <w:sz w:val="22"/>
                      <w:szCs w:val="22"/>
                      <w:lang w:val="en-US"/>
                    </w:rPr>
                    <w:t>P</w:t>
                  </w:r>
                  <w:r w:rsidRPr="00EE4C31">
                    <w:rPr>
                      <w:rFonts w:ascii="Times New Roman" w:hAnsi="Times New Roman" w:cs="Times New Roman"/>
                      <w:sz w:val="22"/>
                      <w:szCs w:val="22"/>
                      <w:lang w:val="en-US"/>
                    </w:rPr>
                    <w:t>assive date: ______</w:t>
                  </w:r>
                </w:p>
              </w:tc>
              <w:tc>
                <w:tcPr>
                  <w:tcW w:w="2767" w:type="dxa"/>
                  <w:tcBorders>
                    <w:top w:val="nil"/>
                    <w:left w:val="nil"/>
                    <w:bottom w:val="nil"/>
                    <w:right w:val="nil"/>
                  </w:tcBorders>
                </w:tcPr>
                <w:p w14:paraId="5D6D798B" w14:textId="73BD5672" w:rsidR="003531E6" w:rsidRPr="003531E6" w:rsidRDefault="003531E6" w:rsidP="00242F1B">
                  <w:pPr>
                    <w:pStyle w:val="ListParagraph"/>
                    <w:numPr>
                      <w:ilvl w:val="0"/>
                      <w:numId w:val="23"/>
                    </w:numPr>
                    <w:spacing w:before="25" w:after="25" w:line="276" w:lineRule="auto"/>
                    <w:ind w:left="27"/>
                    <w:rPr>
                      <w:rFonts w:ascii="Times New Roman" w:hAnsi="Times New Roman" w:cs="Times New Roman"/>
                      <w:sz w:val="22"/>
                      <w:szCs w:val="22"/>
                      <w:lang w:val="en-US"/>
                    </w:rPr>
                  </w:pPr>
                  <w:r w:rsidRPr="003531E6">
                    <w:rPr>
                      <w:rFonts w:ascii="Times New Roman" w:hAnsi="Times New Roman" w:cs="Times New Roman"/>
                      <w:sz w:val="22"/>
                      <w:szCs w:val="22"/>
                      <w:lang w:val="en-US"/>
                    </w:rPr>
                    <w:t>Peak TSB: ____ mg/</w:t>
                  </w:r>
                  <w:proofErr w:type="spellStart"/>
                  <w:r w:rsidRPr="003531E6">
                    <w:rPr>
                      <w:rFonts w:ascii="Times New Roman" w:hAnsi="Times New Roman" w:cs="Times New Roman"/>
                      <w:sz w:val="22"/>
                      <w:szCs w:val="22"/>
                      <w:lang w:val="en-US"/>
                    </w:rPr>
                    <w:t>dL</w:t>
                  </w:r>
                  <w:proofErr w:type="spellEnd"/>
                </w:p>
              </w:tc>
            </w:tr>
            <w:tr w:rsidR="003531E6" w14:paraId="68ABBCCC" w14:textId="77777777" w:rsidTr="003531E6">
              <w:tc>
                <w:tcPr>
                  <w:tcW w:w="5264" w:type="dxa"/>
                  <w:gridSpan w:val="3"/>
                  <w:tcBorders>
                    <w:top w:val="nil"/>
                    <w:left w:val="nil"/>
                    <w:right w:val="nil"/>
                  </w:tcBorders>
                </w:tcPr>
                <w:p w14:paraId="41D377E7" w14:textId="07545EAB" w:rsidR="003531E6" w:rsidRPr="003531E6" w:rsidRDefault="003531E6" w:rsidP="00242F1B">
                  <w:pPr>
                    <w:pStyle w:val="ListParagraph"/>
                    <w:numPr>
                      <w:ilvl w:val="0"/>
                      <w:numId w:val="23"/>
                    </w:numPr>
                    <w:spacing w:before="25" w:after="25" w:line="276" w:lineRule="auto"/>
                    <w:ind w:left="-41" w:hanging="49"/>
                    <w:rPr>
                      <w:rFonts w:ascii="Times New Roman" w:hAnsi="Times New Roman" w:cs="Times New Roman"/>
                      <w:sz w:val="22"/>
                      <w:szCs w:val="22"/>
                      <w:lang w:val="en-US"/>
                    </w:rPr>
                  </w:pPr>
                  <w:r w:rsidRPr="003531E6">
                    <w:rPr>
                      <w:rFonts w:ascii="Times New Roman" w:hAnsi="Times New Roman" w:cs="Times New Roman"/>
                      <w:sz w:val="22"/>
                      <w:szCs w:val="22"/>
                      <w:lang w:val="en-US"/>
                    </w:rPr>
                    <w:t xml:space="preserve">Phototherapy: </w:t>
                  </w:r>
                  <w:r w:rsidRPr="003531E6">
                    <w:rPr>
                      <w:rFonts w:ascii="Segoe UI Symbol" w:hAnsi="Segoe UI Symbol" w:cs="Segoe UI Symbol"/>
                      <w:sz w:val="22"/>
                      <w:szCs w:val="22"/>
                      <w:lang w:val="en-US"/>
                    </w:rPr>
                    <w:t>☐</w:t>
                  </w:r>
                  <w:r w:rsidRPr="003531E6">
                    <w:rPr>
                      <w:rFonts w:ascii="Times New Roman" w:hAnsi="Times New Roman" w:cs="Times New Roman"/>
                      <w:sz w:val="22"/>
                      <w:szCs w:val="22"/>
                      <w:lang w:val="en-US"/>
                    </w:rPr>
                    <w:t xml:space="preserve"> Yes </w:t>
                  </w:r>
                  <w:r w:rsidRPr="003531E6">
                    <w:rPr>
                      <w:rFonts w:ascii="Segoe UI Symbol" w:hAnsi="Segoe UI Symbol" w:cs="Segoe UI Symbol"/>
                      <w:sz w:val="22"/>
                      <w:szCs w:val="22"/>
                      <w:lang w:val="en-US"/>
                    </w:rPr>
                    <w:t>☐</w:t>
                  </w:r>
                  <w:r w:rsidRPr="003531E6">
                    <w:rPr>
                      <w:rFonts w:ascii="Times New Roman" w:hAnsi="Times New Roman" w:cs="Times New Roman"/>
                      <w:sz w:val="22"/>
                      <w:szCs w:val="22"/>
                      <w:lang w:val="en-US"/>
                    </w:rPr>
                    <w:t xml:space="preserve"> No</w:t>
                  </w:r>
                </w:p>
              </w:tc>
            </w:tr>
            <w:tr w:rsidR="003531E6" w14:paraId="29368E8B" w14:textId="77777777" w:rsidTr="001B135D">
              <w:tc>
                <w:tcPr>
                  <w:tcW w:w="5264" w:type="dxa"/>
                  <w:gridSpan w:val="3"/>
                </w:tcPr>
                <w:p w14:paraId="1F76BCD2" w14:textId="6DDC4A59" w:rsidR="003531E6" w:rsidRPr="00036E32" w:rsidRDefault="00036E32"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036E32">
                    <w:rPr>
                      <w:rFonts w:ascii="Times New Roman" w:hAnsi="Times New Roman" w:cs="Times New Roman"/>
                      <w:sz w:val="22"/>
                      <w:szCs w:val="22"/>
                      <w:lang w:val="en-US"/>
                    </w:rPr>
                    <w:t xml:space="preserve">BIND: </w:t>
                  </w:r>
                  <w:r w:rsidRPr="00036E32">
                    <w:rPr>
                      <w:rFonts w:ascii="Segoe UI Symbol" w:hAnsi="Segoe UI Symbol" w:cs="Segoe UI Symbol"/>
                      <w:sz w:val="22"/>
                      <w:szCs w:val="22"/>
                      <w:lang w:val="en-US"/>
                    </w:rPr>
                    <w:t>☐</w:t>
                  </w:r>
                  <w:r w:rsidRPr="00036E32">
                    <w:rPr>
                      <w:rFonts w:ascii="Times New Roman" w:hAnsi="Times New Roman" w:cs="Times New Roman"/>
                      <w:sz w:val="22"/>
                      <w:szCs w:val="22"/>
                      <w:lang w:val="en-US"/>
                    </w:rPr>
                    <w:t xml:space="preserve"> Yes </w:t>
                  </w:r>
                  <w:r w:rsidRPr="00036E32">
                    <w:rPr>
                      <w:rFonts w:ascii="Segoe UI Symbol" w:hAnsi="Segoe UI Symbol" w:cs="Segoe UI Symbol"/>
                      <w:sz w:val="22"/>
                      <w:szCs w:val="22"/>
                      <w:lang w:val="en-US"/>
                    </w:rPr>
                    <w:t>☐</w:t>
                  </w:r>
                  <w:r w:rsidRPr="00036E32">
                    <w:rPr>
                      <w:rFonts w:ascii="Times New Roman" w:hAnsi="Times New Roman" w:cs="Times New Roman"/>
                      <w:sz w:val="22"/>
                      <w:szCs w:val="22"/>
                      <w:lang w:val="en-US"/>
                    </w:rPr>
                    <w:t xml:space="preserve"> No</w:t>
                  </w:r>
                </w:p>
              </w:tc>
            </w:tr>
            <w:tr w:rsidR="00A13806" w14:paraId="12CE0042" w14:textId="77777777" w:rsidTr="004B7EF5">
              <w:tc>
                <w:tcPr>
                  <w:tcW w:w="5264" w:type="dxa"/>
                  <w:gridSpan w:val="3"/>
                  <w:tcBorders>
                    <w:left w:val="nil"/>
                    <w:right w:val="nil"/>
                  </w:tcBorders>
                </w:tcPr>
                <w:p w14:paraId="29D169F1" w14:textId="77777777" w:rsidR="00A13806" w:rsidRPr="00A13806" w:rsidRDefault="00A13806"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A13806">
                    <w:rPr>
                      <w:rFonts w:ascii="Times New Roman" w:hAnsi="Times New Roman" w:cs="Times New Roman"/>
                      <w:sz w:val="22"/>
                      <w:szCs w:val="22"/>
                      <w:lang w:val="en-US"/>
                    </w:rPr>
                    <w:t xml:space="preserve">Exchange transfusion: </w:t>
                  </w:r>
                  <w:r w:rsidRPr="00A13806">
                    <w:rPr>
                      <w:rFonts w:ascii="Segoe UI Symbol" w:hAnsi="Segoe UI Symbol" w:cs="Segoe UI Symbol"/>
                      <w:sz w:val="22"/>
                      <w:szCs w:val="22"/>
                      <w:lang w:val="en-US"/>
                    </w:rPr>
                    <w:t>☐</w:t>
                  </w:r>
                  <w:r w:rsidRPr="00A13806">
                    <w:rPr>
                      <w:rFonts w:ascii="Times New Roman" w:hAnsi="Times New Roman" w:cs="Times New Roman"/>
                      <w:sz w:val="22"/>
                      <w:szCs w:val="22"/>
                      <w:lang w:val="en-US"/>
                    </w:rPr>
                    <w:t xml:space="preserve"> Yes </w:t>
                  </w:r>
                  <w:r w:rsidRPr="00A13806">
                    <w:rPr>
                      <w:rFonts w:ascii="Segoe UI Symbol" w:hAnsi="Segoe UI Symbol" w:cs="Segoe UI Symbol"/>
                      <w:sz w:val="22"/>
                      <w:szCs w:val="22"/>
                      <w:lang w:val="en-US"/>
                    </w:rPr>
                    <w:t>☐</w:t>
                  </w:r>
                  <w:r w:rsidRPr="00A13806">
                    <w:rPr>
                      <w:rFonts w:ascii="Times New Roman" w:hAnsi="Times New Roman" w:cs="Times New Roman"/>
                      <w:sz w:val="22"/>
                      <w:szCs w:val="22"/>
                      <w:lang w:val="en-US"/>
                    </w:rPr>
                    <w:t xml:space="preserve"> No, </w:t>
                  </w:r>
                </w:p>
                <w:p w14:paraId="361D0823" w14:textId="117AB2C2" w:rsidR="00A13806" w:rsidRPr="00A13806" w:rsidRDefault="00A13806"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A13806">
                    <w:rPr>
                      <w:rFonts w:ascii="Times New Roman" w:hAnsi="Times New Roman" w:cs="Times New Roman"/>
                      <w:sz w:val="22"/>
                      <w:szCs w:val="22"/>
                      <w:lang w:val="en-US"/>
                    </w:rPr>
                    <w:t xml:space="preserve">Number of exchange transfusion : ____, </w:t>
                  </w:r>
                  <w:r w:rsidR="004B7EF5">
                    <w:rPr>
                      <w:rFonts w:ascii="Times New Roman" w:hAnsi="Times New Roman" w:cs="Times New Roman"/>
                      <w:sz w:val="22"/>
                      <w:szCs w:val="22"/>
                      <w:lang w:val="en-US"/>
                    </w:rPr>
                    <w:t xml:space="preserve">    </w:t>
                  </w:r>
                </w:p>
              </w:tc>
            </w:tr>
            <w:tr w:rsidR="004B7EF5" w14:paraId="2A569242" w14:textId="77777777" w:rsidTr="004B7EF5">
              <w:tc>
                <w:tcPr>
                  <w:tcW w:w="2317" w:type="dxa"/>
                  <w:tcBorders>
                    <w:bottom w:val="nil"/>
                    <w:right w:val="nil"/>
                  </w:tcBorders>
                </w:tcPr>
                <w:p w14:paraId="490373A8" w14:textId="6554E414" w:rsidR="004B7EF5" w:rsidRPr="004B7EF5" w:rsidRDefault="004B7EF5" w:rsidP="00242F1B">
                  <w:pPr>
                    <w:pStyle w:val="ListParagraph"/>
                    <w:numPr>
                      <w:ilvl w:val="0"/>
                      <w:numId w:val="23"/>
                    </w:numPr>
                    <w:spacing w:before="25" w:after="25" w:line="276" w:lineRule="auto"/>
                    <w:ind w:left="49"/>
                    <w:rPr>
                      <w:rFonts w:ascii="Calibri" w:hAnsi="Calibri" w:cs="Calibri"/>
                      <w:color w:val="000000" w:themeColor="text1"/>
                      <w:sz w:val="20"/>
                      <w:szCs w:val="20"/>
                    </w:rPr>
                  </w:pPr>
                  <w:r w:rsidRPr="004B7EF5">
                    <w:rPr>
                      <w:rFonts w:ascii="Times New Roman" w:hAnsi="Times New Roman" w:cs="Times New Roman"/>
                      <w:sz w:val="22"/>
                      <w:szCs w:val="22"/>
                      <w:lang w:val="en-US"/>
                    </w:rPr>
                    <w:t xml:space="preserve">IVIG: </w:t>
                  </w:r>
                  <w:r w:rsidRPr="004B7EF5">
                    <w:rPr>
                      <w:rFonts w:ascii="Segoe UI Symbol" w:hAnsi="Segoe UI Symbol" w:cs="Segoe UI Symbol"/>
                      <w:sz w:val="22"/>
                      <w:szCs w:val="22"/>
                      <w:lang w:val="en-US"/>
                    </w:rPr>
                    <w:t>☐</w:t>
                  </w:r>
                  <w:r w:rsidRPr="004B7EF5">
                    <w:rPr>
                      <w:rFonts w:ascii="Times New Roman" w:hAnsi="Times New Roman" w:cs="Times New Roman"/>
                      <w:sz w:val="22"/>
                      <w:szCs w:val="22"/>
                      <w:lang w:val="en-US"/>
                    </w:rPr>
                    <w:t xml:space="preserve"> Yes </w:t>
                  </w:r>
                  <w:r w:rsidRPr="004B7EF5">
                    <w:rPr>
                      <w:rFonts w:ascii="Segoe UI Symbol" w:hAnsi="Segoe UI Symbol" w:cs="Segoe UI Symbol"/>
                      <w:sz w:val="22"/>
                      <w:szCs w:val="22"/>
                      <w:lang w:val="en-US"/>
                    </w:rPr>
                    <w:t>☐</w:t>
                  </w:r>
                  <w:r w:rsidRPr="004B7EF5">
                    <w:rPr>
                      <w:rFonts w:ascii="Times New Roman" w:hAnsi="Times New Roman" w:cs="Times New Roman"/>
                      <w:sz w:val="22"/>
                      <w:szCs w:val="22"/>
                      <w:lang w:val="en-US"/>
                    </w:rPr>
                    <w:t xml:space="preserve"> No</w:t>
                  </w:r>
                </w:p>
              </w:tc>
              <w:tc>
                <w:tcPr>
                  <w:tcW w:w="2947" w:type="dxa"/>
                  <w:gridSpan w:val="2"/>
                  <w:tcBorders>
                    <w:left w:val="nil"/>
                    <w:bottom w:val="nil"/>
                  </w:tcBorders>
                </w:tcPr>
                <w:p w14:paraId="2A5C19CD" w14:textId="075851C1" w:rsidR="004B7EF5" w:rsidRPr="004B7EF5" w:rsidRDefault="004B7EF5" w:rsidP="00242F1B">
                  <w:pPr>
                    <w:pStyle w:val="ListParagraph"/>
                    <w:numPr>
                      <w:ilvl w:val="0"/>
                      <w:numId w:val="23"/>
                    </w:numPr>
                    <w:spacing w:before="25" w:after="25" w:line="276" w:lineRule="auto"/>
                    <w:ind w:left="49"/>
                    <w:rPr>
                      <w:rFonts w:ascii="Times New Roman" w:hAnsi="Times New Roman" w:cs="Times New Roman"/>
                      <w:sz w:val="22"/>
                      <w:szCs w:val="22"/>
                      <w:lang w:val="en-US"/>
                    </w:rPr>
                  </w:pPr>
                  <w:proofErr w:type="spellStart"/>
                  <w:r w:rsidRPr="004B7EF5">
                    <w:rPr>
                      <w:rFonts w:ascii="Times New Roman" w:hAnsi="Times New Roman" w:cs="Times New Roman"/>
                      <w:color w:val="000000" w:themeColor="text1"/>
                      <w:sz w:val="22"/>
                      <w:szCs w:val="22"/>
                    </w:rPr>
                    <w:t>Etiology</w:t>
                  </w:r>
                  <w:proofErr w:type="spellEnd"/>
                  <w:r w:rsidRPr="004B7EF5">
                    <w:rPr>
                      <w:rFonts w:ascii="Times New Roman" w:hAnsi="Times New Roman" w:cs="Times New Roman"/>
                      <w:color w:val="000000" w:themeColor="text1"/>
                      <w:sz w:val="22"/>
                      <w:szCs w:val="22"/>
                    </w:rPr>
                    <w:t xml:space="preserve">: </w:t>
                  </w:r>
                  <w:r w:rsidRPr="00A13806">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sidRPr="004B7EF5">
                    <w:rPr>
                      <w:rFonts w:ascii="Times New Roman" w:hAnsi="Times New Roman" w:cs="Times New Roman"/>
                      <w:color w:val="000000" w:themeColor="text1"/>
                      <w:sz w:val="22"/>
                      <w:szCs w:val="22"/>
                    </w:rPr>
                    <w:t>Exaggeration</w:t>
                  </w:r>
                </w:p>
              </w:tc>
            </w:tr>
            <w:tr w:rsidR="00A13806" w14:paraId="26D42ACE" w14:textId="77777777" w:rsidTr="00131A6D">
              <w:tc>
                <w:tcPr>
                  <w:tcW w:w="5264" w:type="dxa"/>
                  <w:gridSpan w:val="3"/>
                  <w:tcBorders>
                    <w:top w:val="nil"/>
                    <w:bottom w:val="nil"/>
                  </w:tcBorders>
                </w:tcPr>
                <w:p w14:paraId="706265BE" w14:textId="0903AE0B" w:rsidR="004B7EF5" w:rsidRPr="004B7EF5" w:rsidRDefault="004B7EF5" w:rsidP="004B7EF5">
                  <w:pPr>
                    <w:pStyle w:val="ListParagraph"/>
                    <w:spacing w:before="25" w:after="25" w:line="276" w:lineRule="auto"/>
                    <w:ind w:left="49"/>
                    <w:rPr>
                      <w:rFonts w:ascii="Times New Roman" w:hAnsi="Times New Roman" w:cs="Times New Roman"/>
                      <w:color w:val="000000" w:themeColor="text1"/>
                      <w:sz w:val="22"/>
                      <w:szCs w:val="22"/>
                    </w:rPr>
                  </w:pPr>
                  <w:r w:rsidRPr="00A13806">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color w:val="000000" w:themeColor="text1"/>
                      <w:sz w:val="22"/>
                      <w:szCs w:val="22"/>
                    </w:rPr>
                    <w:t xml:space="preserve">Dehydration </w:t>
                  </w:r>
                  <w:r w:rsidRPr="00A13806">
                    <w:rPr>
                      <w:rFonts w:ascii="Segoe UI Symbol" w:hAnsi="Segoe UI Symbol" w:cs="Segoe UI Symbol"/>
                      <w:sz w:val="22"/>
                      <w:szCs w:val="22"/>
                      <w:lang w:val="en-US"/>
                    </w:rPr>
                    <w:t>☐</w:t>
                  </w:r>
                  <w:r>
                    <w:rPr>
                      <w:rFonts w:ascii="Segoe UI Symbol" w:hAnsi="Segoe UI Symbol" w:cs="Segoe UI Symbol"/>
                      <w:sz w:val="22"/>
                      <w:szCs w:val="22"/>
                      <w:lang w:val="en-US"/>
                    </w:rPr>
                    <w:t xml:space="preserve"> </w:t>
                  </w:r>
                  <w:proofErr w:type="spellStart"/>
                  <w:r>
                    <w:rPr>
                      <w:rFonts w:ascii="Times New Roman" w:hAnsi="Times New Roman" w:cs="Times New Roman"/>
                      <w:color w:val="000000" w:themeColor="text1"/>
                      <w:sz w:val="22"/>
                      <w:szCs w:val="22"/>
                    </w:rPr>
                    <w:t>Isoimm</w:t>
                  </w:r>
                  <w:proofErr w:type="spellEnd"/>
                  <w:r>
                    <w:rPr>
                      <w:rFonts w:ascii="Times New Roman" w:hAnsi="Times New Roman" w:cs="Times New Roman"/>
                      <w:color w:val="000000" w:themeColor="text1"/>
                      <w:sz w:val="22"/>
                      <w:szCs w:val="22"/>
                    </w:rPr>
                    <w:t xml:space="preserve">. </w:t>
                  </w:r>
                  <w:r w:rsidRPr="00A13806">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sidRPr="004B7EF5">
                    <w:rPr>
                      <w:rFonts w:ascii="Times New Roman" w:hAnsi="Times New Roman" w:cs="Times New Roman"/>
                      <w:color w:val="000000" w:themeColor="text1"/>
                      <w:sz w:val="22"/>
                      <w:szCs w:val="22"/>
                    </w:rPr>
                    <w:t>Others _______</w:t>
                  </w:r>
                </w:p>
                <w:p w14:paraId="03EC99C7" w14:textId="088EE346" w:rsidR="00A13806" w:rsidRPr="00131A6D" w:rsidRDefault="004B7EF5" w:rsidP="00242F1B">
                  <w:pPr>
                    <w:pStyle w:val="ListParagraph"/>
                    <w:numPr>
                      <w:ilvl w:val="0"/>
                      <w:numId w:val="23"/>
                    </w:numPr>
                    <w:spacing w:before="25" w:after="25" w:line="276" w:lineRule="auto"/>
                    <w:ind w:left="49"/>
                    <w:rPr>
                      <w:rFonts w:ascii="Times New Roman" w:hAnsi="Times New Roman" w:cs="Times New Roman"/>
                      <w:color w:val="000000" w:themeColor="text1"/>
                      <w:sz w:val="22"/>
                      <w:szCs w:val="22"/>
                    </w:rPr>
                  </w:pPr>
                  <w:r w:rsidRPr="004B7EF5">
                    <w:rPr>
                      <w:rFonts w:ascii="Times New Roman" w:hAnsi="Times New Roman" w:cs="Times New Roman"/>
                      <w:color w:val="000000" w:themeColor="text1"/>
                      <w:sz w:val="22"/>
                      <w:szCs w:val="22"/>
                    </w:rPr>
                    <w:t xml:space="preserve">If conjugated: </w:t>
                  </w:r>
                  <w:proofErr w:type="spellStart"/>
                  <w:r w:rsidRPr="004B7EF5">
                    <w:rPr>
                      <w:rFonts w:ascii="Times New Roman" w:hAnsi="Times New Roman" w:cs="Times New Roman"/>
                      <w:color w:val="000000" w:themeColor="text1"/>
                      <w:sz w:val="22"/>
                      <w:szCs w:val="22"/>
                    </w:rPr>
                    <w:t>Etiology</w:t>
                  </w:r>
                  <w:proofErr w:type="spellEnd"/>
                  <w:r w:rsidRPr="004B7EF5">
                    <w:rPr>
                      <w:rFonts w:ascii="Times New Roman" w:hAnsi="Times New Roman" w:cs="Times New Roman"/>
                      <w:color w:val="000000" w:themeColor="text1"/>
                      <w:sz w:val="22"/>
                      <w:szCs w:val="22"/>
                    </w:rPr>
                    <w:t xml:space="preserve">: </w:t>
                  </w:r>
                  <w:r w:rsidRPr="00A13806">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sidRPr="004B7EF5">
                    <w:rPr>
                      <w:rFonts w:ascii="Times New Roman" w:hAnsi="Times New Roman" w:cs="Times New Roman"/>
                      <w:color w:val="000000" w:themeColor="text1"/>
                      <w:sz w:val="22"/>
                      <w:szCs w:val="22"/>
                    </w:rPr>
                    <w:t>Hepatitis</w:t>
                  </w:r>
                  <w:r>
                    <w:rPr>
                      <w:rFonts w:ascii="Times New Roman" w:hAnsi="Times New Roman" w:cs="Times New Roman"/>
                      <w:color w:val="000000" w:themeColor="text1"/>
                      <w:sz w:val="22"/>
                      <w:szCs w:val="22"/>
                    </w:rPr>
                    <w:t xml:space="preserve"> </w:t>
                  </w:r>
                  <w:r w:rsidRPr="00A13806">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color w:val="000000" w:themeColor="text1"/>
                      <w:sz w:val="22"/>
                      <w:szCs w:val="22"/>
                    </w:rPr>
                    <w:t xml:space="preserve">Biliary atresia </w:t>
                  </w:r>
                  <w:r w:rsidRPr="00A13806">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color w:val="000000" w:themeColor="text1"/>
                      <w:sz w:val="22"/>
                      <w:szCs w:val="22"/>
                    </w:rPr>
                    <w:t xml:space="preserve">Cholestasis </w:t>
                  </w:r>
                  <w:r w:rsidRPr="00A13806">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color w:val="000000" w:themeColor="text1"/>
                      <w:sz w:val="22"/>
                      <w:szCs w:val="22"/>
                    </w:rPr>
                    <w:t xml:space="preserve">PNALD </w:t>
                  </w:r>
                  <w:r w:rsidRPr="00A13806">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sidRPr="004B7EF5">
                    <w:rPr>
                      <w:rFonts w:ascii="Times New Roman" w:hAnsi="Times New Roman" w:cs="Times New Roman"/>
                      <w:color w:val="000000" w:themeColor="text1"/>
                      <w:sz w:val="22"/>
                      <w:szCs w:val="22"/>
                    </w:rPr>
                    <w:t>Other</w:t>
                  </w:r>
                  <w:r w:rsidR="00131A6D">
                    <w:rPr>
                      <w:rFonts w:ascii="Times New Roman" w:hAnsi="Times New Roman" w:cs="Times New Roman"/>
                      <w:color w:val="000000" w:themeColor="text1"/>
                      <w:sz w:val="22"/>
                      <w:szCs w:val="22"/>
                    </w:rPr>
                    <w:t xml:space="preserve">s </w:t>
                  </w:r>
                  <w:r w:rsidRPr="004B7EF5">
                    <w:rPr>
                      <w:rFonts w:ascii="Times New Roman" w:hAnsi="Times New Roman" w:cs="Times New Roman"/>
                      <w:color w:val="000000" w:themeColor="text1"/>
                      <w:sz w:val="22"/>
                      <w:szCs w:val="22"/>
                    </w:rPr>
                    <w:t>_________</w:t>
                  </w:r>
                </w:p>
              </w:tc>
            </w:tr>
            <w:tr w:rsidR="00131A6D" w14:paraId="6821A4CD" w14:textId="77777777" w:rsidTr="00131A6D">
              <w:tc>
                <w:tcPr>
                  <w:tcW w:w="2497" w:type="dxa"/>
                  <w:gridSpan w:val="2"/>
                  <w:tcBorders>
                    <w:top w:val="nil"/>
                    <w:bottom w:val="nil"/>
                    <w:right w:val="nil"/>
                  </w:tcBorders>
                </w:tcPr>
                <w:p w14:paraId="112D347B" w14:textId="037F5DC4" w:rsidR="00131A6D" w:rsidRPr="004B7EF5" w:rsidRDefault="00131A6D"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4B7EF5">
                    <w:rPr>
                      <w:rFonts w:ascii="Times New Roman" w:hAnsi="Times New Roman" w:cs="Times New Roman"/>
                      <w:sz w:val="22"/>
                      <w:szCs w:val="22"/>
                      <w:lang w:val="en-US"/>
                    </w:rPr>
                    <w:t xml:space="preserve">Anemia: </w:t>
                  </w:r>
                  <w:r w:rsidRPr="004B7EF5">
                    <w:rPr>
                      <w:rFonts w:ascii="Segoe UI Symbol" w:hAnsi="Segoe UI Symbol" w:cs="Segoe UI Symbol"/>
                      <w:sz w:val="22"/>
                      <w:szCs w:val="22"/>
                      <w:lang w:val="en-US"/>
                    </w:rPr>
                    <w:t>☐</w:t>
                  </w:r>
                  <w:r w:rsidRPr="004B7EF5">
                    <w:rPr>
                      <w:rFonts w:ascii="Times New Roman" w:hAnsi="Times New Roman" w:cs="Times New Roman"/>
                      <w:sz w:val="22"/>
                      <w:szCs w:val="22"/>
                      <w:lang w:val="en-US"/>
                    </w:rPr>
                    <w:t xml:space="preserve"> Yes </w:t>
                  </w:r>
                  <w:r w:rsidRPr="004B7EF5">
                    <w:rPr>
                      <w:rFonts w:ascii="Segoe UI Symbol" w:hAnsi="Segoe UI Symbol" w:cs="Segoe UI Symbol"/>
                      <w:sz w:val="22"/>
                      <w:szCs w:val="22"/>
                      <w:lang w:val="en-US"/>
                    </w:rPr>
                    <w:t>☐</w:t>
                  </w:r>
                  <w:r w:rsidRPr="004B7EF5">
                    <w:rPr>
                      <w:rFonts w:ascii="Times New Roman" w:hAnsi="Times New Roman" w:cs="Times New Roman"/>
                      <w:sz w:val="22"/>
                      <w:szCs w:val="22"/>
                      <w:lang w:val="en-US"/>
                    </w:rPr>
                    <w:t xml:space="preserve"> No</w:t>
                  </w:r>
                </w:p>
              </w:tc>
              <w:tc>
                <w:tcPr>
                  <w:tcW w:w="2767" w:type="dxa"/>
                  <w:tcBorders>
                    <w:top w:val="nil"/>
                    <w:left w:val="nil"/>
                    <w:bottom w:val="nil"/>
                  </w:tcBorders>
                </w:tcPr>
                <w:p w14:paraId="1B24A6D9" w14:textId="141415FB" w:rsidR="00131A6D" w:rsidRPr="004B7EF5" w:rsidRDefault="00131A6D"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Pr>
                      <w:rFonts w:ascii="Times New Roman" w:hAnsi="Times New Roman" w:cs="Times New Roman"/>
                      <w:sz w:val="22"/>
                      <w:szCs w:val="22"/>
                      <w:lang w:val="en-US"/>
                    </w:rPr>
                    <w:t>Age at onset: ____ days</w:t>
                  </w:r>
                </w:p>
              </w:tc>
            </w:tr>
            <w:tr w:rsidR="00131A6D" w14:paraId="4CD5A86E" w14:textId="77777777" w:rsidTr="00131A6D">
              <w:tc>
                <w:tcPr>
                  <w:tcW w:w="2497" w:type="dxa"/>
                  <w:gridSpan w:val="2"/>
                  <w:tcBorders>
                    <w:top w:val="nil"/>
                    <w:bottom w:val="nil"/>
                    <w:right w:val="nil"/>
                  </w:tcBorders>
                </w:tcPr>
                <w:p w14:paraId="1EFA40B6" w14:textId="74D4431E" w:rsidR="00131A6D" w:rsidRPr="004B7EF5" w:rsidRDefault="00131A6D"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4B7EF5">
                    <w:rPr>
                      <w:rFonts w:ascii="Times New Roman" w:hAnsi="Times New Roman" w:cs="Times New Roman"/>
                      <w:sz w:val="22"/>
                      <w:szCs w:val="22"/>
                      <w:lang w:val="en-US"/>
                    </w:rPr>
                    <w:t>Lowest</w:t>
                  </w:r>
                  <w:r w:rsidRPr="004B7EF5">
                    <w:rPr>
                      <w:rFonts w:ascii="Times New Roman" w:hAnsi="Times New Roman" w:cs="Times New Roman"/>
                      <w:b/>
                      <w:bCs/>
                      <w:sz w:val="22"/>
                      <w:szCs w:val="22"/>
                      <w:lang w:val="en-US"/>
                    </w:rPr>
                    <w:t xml:space="preserve"> </w:t>
                  </w:r>
                  <w:proofErr w:type="spellStart"/>
                  <w:r w:rsidRPr="004B7EF5">
                    <w:rPr>
                      <w:rFonts w:ascii="Times New Roman" w:hAnsi="Times New Roman" w:cs="Times New Roman"/>
                      <w:sz w:val="22"/>
                      <w:szCs w:val="22"/>
                      <w:lang w:val="en-US"/>
                    </w:rPr>
                    <w:t>Hb</w:t>
                  </w:r>
                  <w:proofErr w:type="spellEnd"/>
                  <w:r w:rsidRPr="004B7EF5">
                    <w:rPr>
                      <w:rFonts w:ascii="Times New Roman" w:hAnsi="Times New Roman" w:cs="Times New Roman"/>
                      <w:sz w:val="22"/>
                      <w:szCs w:val="22"/>
                      <w:lang w:val="en-US"/>
                    </w:rPr>
                    <w:t>/</w:t>
                  </w:r>
                  <w:proofErr w:type="spellStart"/>
                  <w:r w:rsidRPr="004B7EF5">
                    <w:rPr>
                      <w:rFonts w:ascii="Times New Roman" w:hAnsi="Times New Roman" w:cs="Times New Roman"/>
                      <w:sz w:val="22"/>
                      <w:szCs w:val="22"/>
                      <w:lang w:val="en-US"/>
                    </w:rPr>
                    <w:t>Hct</w:t>
                  </w:r>
                  <w:proofErr w:type="spellEnd"/>
                  <w:r>
                    <w:rPr>
                      <w:rFonts w:ascii="Times New Roman" w:hAnsi="Times New Roman" w:cs="Times New Roman"/>
                      <w:b/>
                      <w:bCs/>
                      <w:sz w:val="22"/>
                      <w:szCs w:val="22"/>
                      <w:lang w:val="en-US"/>
                    </w:rPr>
                    <w:t>: ____</w:t>
                  </w:r>
                </w:p>
              </w:tc>
              <w:tc>
                <w:tcPr>
                  <w:tcW w:w="2767" w:type="dxa"/>
                  <w:tcBorders>
                    <w:top w:val="nil"/>
                    <w:left w:val="nil"/>
                    <w:bottom w:val="nil"/>
                  </w:tcBorders>
                </w:tcPr>
                <w:p w14:paraId="6F027880" w14:textId="5E2940E5" w:rsidR="00131A6D" w:rsidRPr="004B7EF5" w:rsidRDefault="00131A6D"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4B7EF5">
                    <w:rPr>
                      <w:rFonts w:ascii="Times New Roman" w:hAnsi="Times New Roman" w:cs="Times New Roman"/>
                      <w:sz w:val="22"/>
                      <w:szCs w:val="22"/>
                      <w:lang w:val="en-US"/>
                    </w:rPr>
                    <w:t>Etiology:</w:t>
                  </w:r>
                  <w:r>
                    <w:rPr>
                      <w:rFonts w:ascii="Times New Roman" w:hAnsi="Times New Roman" w:cs="Times New Roman"/>
                      <w:sz w:val="22"/>
                      <w:szCs w:val="22"/>
                      <w:lang w:val="en-US"/>
                    </w:rPr>
                    <w:t xml:space="preserve"> </w:t>
                  </w:r>
                  <w:r w:rsidRPr="004B7EF5">
                    <w:rPr>
                      <w:rFonts w:ascii="Segoe UI Symbol" w:hAnsi="Segoe UI Symbol" w:cs="Segoe UI Symbol"/>
                      <w:sz w:val="22"/>
                      <w:szCs w:val="22"/>
                      <w:lang w:val="en-US"/>
                    </w:rPr>
                    <w:t>☐</w:t>
                  </w:r>
                  <w:r>
                    <w:rPr>
                      <w:rFonts w:ascii="Segoe UI Symbol" w:hAnsi="Segoe UI Symbol" w:cs="Segoe UI Symbol"/>
                      <w:sz w:val="22"/>
                      <w:szCs w:val="22"/>
                      <w:lang w:val="en-US"/>
                    </w:rPr>
                    <w:t xml:space="preserve"> </w:t>
                  </w:r>
                  <w:proofErr w:type="spellStart"/>
                  <w:r w:rsidRPr="004B7EF5">
                    <w:rPr>
                      <w:rFonts w:ascii="Times New Roman" w:hAnsi="Times New Roman" w:cs="Times New Roman"/>
                      <w:sz w:val="22"/>
                      <w:szCs w:val="22"/>
                      <w:lang w:val="en-US"/>
                    </w:rPr>
                    <w:t>Isoimmune</w:t>
                  </w:r>
                  <w:proofErr w:type="spellEnd"/>
                </w:p>
              </w:tc>
            </w:tr>
            <w:tr w:rsidR="00131A6D" w14:paraId="68796F7E" w14:textId="77777777" w:rsidTr="00131A6D">
              <w:tc>
                <w:tcPr>
                  <w:tcW w:w="5264" w:type="dxa"/>
                  <w:gridSpan w:val="3"/>
                  <w:tcBorders>
                    <w:top w:val="nil"/>
                    <w:bottom w:val="single" w:sz="4" w:space="0" w:color="auto"/>
                  </w:tcBorders>
                </w:tcPr>
                <w:p w14:paraId="1696C6DB" w14:textId="2EC8C14B" w:rsidR="00131A6D" w:rsidRPr="004B7EF5" w:rsidRDefault="00131A6D" w:rsidP="00131A6D">
                  <w:pPr>
                    <w:pStyle w:val="ListParagraph"/>
                    <w:spacing w:before="25" w:after="25" w:line="276" w:lineRule="auto"/>
                    <w:ind w:left="49"/>
                    <w:rPr>
                      <w:rFonts w:ascii="Times New Roman" w:hAnsi="Times New Roman" w:cs="Times New Roman"/>
                      <w:sz w:val="22"/>
                      <w:szCs w:val="22"/>
                      <w:lang w:val="en-US"/>
                    </w:rPr>
                  </w:pPr>
                  <w:r w:rsidRPr="004B7EF5">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sz w:val="22"/>
                      <w:szCs w:val="22"/>
                      <w:lang w:val="en-US"/>
                    </w:rPr>
                    <w:t xml:space="preserve">G6PD </w:t>
                  </w:r>
                  <w:r w:rsidRPr="004B7EF5">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sz w:val="22"/>
                      <w:szCs w:val="22"/>
                      <w:lang w:val="en-US"/>
                    </w:rPr>
                    <w:t xml:space="preserve">FMH </w:t>
                  </w:r>
                  <w:r w:rsidRPr="004B7EF5">
                    <w:rPr>
                      <w:rFonts w:ascii="Segoe UI Symbol" w:hAnsi="Segoe UI Symbol" w:cs="Segoe UI Symbol"/>
                      <w:sz w:val="22"/>
                      <w:szCs w:val="22"/>
                      <w:lang w:val="en-US"/>
                    </w:rPr>
                    <w:t>☐</w:t>
                  </w:r>
                  <w:r>
                    <w:rPr>
                      <w:rFonts w:ascii="Segoe UI Symbol" w:hAnsi="Segoe UI Symbol" w:cs="Segoe UI Symbol"/>
                      <w:sz w:val="22"/>
                      <w:szCs w:val="22"/>
                      <w:lang w:val="en-US"/>
                    </w:rPr>
                    <w:t xml:space="preserve"> </w:t>
                  </w:r>
                  <w:proofErr w:type="spellStart"/>
                  <w:r>
                    <w:rPr>
                      <w:rFonts w:ascii="Times New Roman" w:hAnsi="Times New Roman" w:cs="Times New Roman"/>
                      <w:sz w:val="22"/>
                      <w:szCs w:val="22"/>
                      <w:lang w:val="en-US"/>
                    </w:rPr>
                    <w:t>Bloodloss</w:t>
                  </w:r>
                  <w:proofErr w:type="spellEnd"/>
                  <w:r>
                    <w:rPr>
                      <w:rFonts w:ascii="Times New Roman" w:hAnsi="Times New Roman" w:cs="Times New Roman"/>
                      <w:sz w:val="22"/>
                      <w:szCs w:val="22"/>
                      <w:lang w:val="en-US"/>
                    </w:rPr>
                    <w:t xml:space="preserve"> </w:t>
                  </w:r>
                  <w:r w:rsidRPr="004B7EF5">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sz w:val="22"/>
                      <w:szCs w:val="22"/>
                      <w:lang w:val="en-US"/>
                    </w:rPr>
                    <w:t xml:space="preserve">Sampling </w:t>
                  </w:r>
                  <w:r w:rsidRPr="004B7EF5">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sz w:val="22"/>
                      <w:szCs w:val="22"/>
                      <w:lang w:val="en-US"/>
                    </w:rPr>
                    <w:t xml:space="preserve">Sepsis </w:t>
                  </w:r>
                  <w:r w:rsidRPr="004B7EF5">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Pr>
                      <w:rFonts w:ascii="Times New Roman" w:hAnsi="Times New Roman" w:cs="Times New Roman"/>
                      <w:sz w:val="22"/>
                      <w:szCs w:val="22"/>
                      <w:lang w:val="en-US"/>
                    </w:rPr>
                    <w:t xml:space="preserve">Physiologic </w:t>
                  </w:r>
                  <w:r w:rsidRPr="004B7EF5">
                    <w:rPr>
                      <w:rFonts w:ascii="Segoe UI Symbol" w:hAnsi="Segoe UI Symbol" w:cs="Segoe UI Symbol"/>
                      <w:sz w:val="22"/>
                      <w:szCs w:val="22"/>
                      <w:lang w:val="en-US"/>
                    </w:rPr>
                    <w:t>☐</w:t>
                  </w:r>
                  <w:r>
                    <w:rPr>
                      <w:rFonts w:ascii="Segoe UI Symbol" w:hAnsi="Segoe UI Symbol" w:cs="Segoe UI Symbol"/>
                      <w:sz w:val="22"/>
                      <w:szCs w:val="22"/>
                      <w:lang w:val="en-US"/>
                    </w:rPr>
                    <w:t xml:space="preserve"> </w:t>
                  </w:r>
                  <w:r w:rsidRPr="004B7EF5">
                    <w:rPr>
                      <w:rFonts w:ascii="Times New Roman" w:hAnsi="Times New Roman" w:cs="Times New Roman"/>
                      <w:sz w:val="22"/>
                      <w:szCs w:val="22"/>
                      <w:lang w:val="en-US"/>
                    </w:rPr>
                    <w:t>Other _______</w:t>
                  </w:r>
                </w:p>
                <w:p w14:paraId="430D3964" w14:textId="0D5C6EEB" w:rsidR="00131A6D" w:rsidRPr="00131A6D" w:rsidRDefault="00131A6D" w:rsidP="00242F1B">
                  <w:pPr>
                    <w:pStyle w:val="ListParagraph"/>
                    <w:numPr>
                      <w:ilvl w:val="0"/>
                      <w:numId w:val="23"/>
                    </w:numPr>
                    <w:spacing w:before="25" w:after="25" w:line="276" w:lineRule="auto"/>
                    <w:ind w:left="49"/>
                    <w:rPr>
                      <w:rFonts w:ascii="Times New Roman" w:hAnsi="Times New Roman" w:cs="Times New Roman"/>
                      <w:b/>
                      <w:bCs/>
                      <w:sz w:val="22"/>
                      <w:szCs w:val="22"/>
                      <w:lang w:val="en-US"/>
                    </w:rPr>
                  </w:pPr>
                  <w:r w:rsidRPr="00131A6D">
                    <w:rPr>
                      <w:rFonts w:ascii="Times New Roman" w:hAnsi="Times New Roman" w:cs="Times New Roman"/>
                      <w:sz w:val="22"/>
                      <w:szCs w:val="22"/>
                      <w:lang w:val="en-US"/>
                    </w:rPr>
                    <w:t xml:space="preserve">Symptoms: </w:t>
                  </w:r>
                  <w:r w:rsidRPr="00131A6D">
                    <w:rPr>
                      <w:rFonts w:ascii="Segoe UI Symbol" w:hAnsi="Segoe UI Symbol" w:cs="Segoe UI Symbol"/>
                      <w:sz w:val="22"/>
                      <w:szCs w:val="22"/>
                      <w:lang w:val="en-US"/>
                    </w:rPr>
                    <w:t>☐</w:t>
                  </w:r>
                  <w:r w:rsidRPr="00131A6D">
                    <w:rPr>
                      <w:rFonts w:ascii="Times New Roman" w:hAnsi="Times New Roman" w:cs="Times New Roman"/>
                      <w:sz w:val="22"/>
                      <w:szCs w:val="22"/>
                      <w:lang w:val="en-US"/>
                    </w:rPr>
                    <w:t xml:space="preserve"> CHF </w:t>
                  </w:r>
                  <w:r w:rsidRPr="00131A6D">
                    <w:rPr>
                      <w:rFonts w:ascii="Segoe UI Symbol" w:hAnsi="Segoe UI Symbol" w:cs="Segoe UI Symbol"/>
                      <w:sz w:val="22"/>
                      <w:szCs w:val="22"/>
                      <w:lang w:val="en-US"/>
                    </w:rPr>
                    <w:t>☐</w:t>
                  </w:r>
                  <w:r w:rsidRPr="00131A6D">
                    <w:rPr>
                      <w:rFonts w:ascii="Times New Roman" w:hAnsi="Times New Roman" w:cs="Times New Roman"/>
                      <w:sz w:val="22"/>
                      <w:szCs w:val="22"/>
                      <w:lang w:val="en-US"/>
                    </w:rPr>
                    <w:t xml:space="preserve"> Asymptomatic </w:t>
                  </w:r>
                  <w:r w:rsidRPr="00131A6D">
                    <w:rPr>
                      <w:rFonts w:ascii="Segoe UI Symbol" w:hAnsi="Segoe UI Symbol" w:cs="Segoe UI Symbol"/>
                      <w:sz w:val="22"/>
                      <w:szCs w:val="22"/>
                      <w:lang w:val="en-US"/>
                    </w:rPr>
                    <w:t>☐</w:t>
                  </w:r>
                  <w:r>
                    <w:rPr>
                      <w:rFonts w:ascii="Times New Roman" w:hAnsi="Times New Roman" w:cs="Times New Roman"/>
                      <w:sz w:val="22"/>
                      <w:szCs w:val="22"/>
                      <w:lang w:val="en-US"/>
                    </w:rPr>
                    <w:t xml:space="preserve"> Others___</w:t>
                  </w:r>
                  <w:r w:rsidRPr="00131A6D">
                    <w:rPr>
                      <w:rFonts w:ascii="Times New Roman" w:hAnsi="Times New Roman" w:cs="Times New Roman"/>
                      <w:sz w:val="22"/>
                      <w:szCs w:val="22"/>
                      <w:lang w:val="en-US"/>
                    </w:rPr>
                    <w:t xml:space="preserve">_ </w:t>
                  </w:r>
                </w:p>
                <w:p w14:paraId="2F5B9BEC" w14:textId="6D5F82D9" w:rsidR="00131A6D" w:rsidRPr="00A13806" w:rsidRDefault="00131A6D" w:rsidP="00242F1B">
                  <w:pPr>
                    <w:pStyle w:val="ListParagraph"/>
                    <w:numPr>
                      <w:ilvl w:val="0"/>
                      <w:numId w:val="23"/>
                    </w:numPr>
                    <w:spacing w:before="25" w:after="25" w:line="276" w:lineRule="auto"/>
                    <w:ind w:left="49"/>
                    <w:rPr>
                      <w:rFonts w:ascii="Segoe UI Symbol" w:hAnsi="Segoe UI Symbol" w:cs="Segoe UI Symbol"/>
                      <w:sz w:val="22"/>
                      <w:szCs w:val="22"/>
                      <w:lang w:val="en-US"/>
                    </w:rPr>
                  </w:pPr>
                  <w:r w:rsidRPr="004B7EF5">
                    <w:rPr>
                      <w:rFonts w:ascii="Times New Roman" w:hAnsi="Times New Roman" w:cs="Times New Roman"/>
                      <w:sz w:val="22"/>
                      <w:szCs w:val="22"/>
                      <w:lang w:val="en-US"/>
                    </w:rPr>
                    <w:t>If PRBC, Cumulative volume (ml/kg): _______</w:t>
                  </w:r>
                </w:p>
              </w:tc>
            </w:tr>
            <w:tr w:rsidR="00131A6D" w14:paraId="36ACF3A1" w14:textId="77777777" w:rsidTr="00B16EF5">
              <w:tc>
                <w:tcPr>
                  <w:tcW w:w="5264" w:type="dxa"/>
                  <w:gridSpan w:val="3"/>
                  <w:tcBorders>
                    <w:top w:val="single" w:sz="4" w:space="0" w:color="auto"/>
                    <w:left w:val="nil"/>
                    <w:bottom w:val="nil"/>
                    <w:right w:val="nil"/>
                  </w:tcBorders>
                </w:tcPr>
                <w:p w14:paraId="36FA2D69" w14:textId="291A20A3" w:rsidR="00131A6D" w:rsidRPr="00131A6D" w:rsidRDefault="00131A6D" w:rsidP="00131A6D">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 xml:space="preserve">H6.2 </w:t>
                  </w:r>
                  <w:r w:rsidRPr="00132499">
                    <w:rPr>
                      <w:rFonts w:ascii="Times New Roman" w:hAnsi="Times New Roman" w:cs="Times New Roman"/>
                      <w:b/>
                      <w:bCs/>
                      <w:sz w:val="22"/>
                      <w:szCs w:val="22"/>
                      <w:lang w:val="en-US"/>
                    </w:rPr>
                    <w:t>Transfusions</w:t>
                  </w:r>
                </w:p>
              </w:tc>
            </w:tr>
            <w:tr w:rsidR="004C3430" w14:paraId="6785D584" w14:textId="77777777" w:rsidTr="00B16EF5">
              <w:trPr>
                <w:trHeight w:val="311"/>
              </w:trPr>
              <w:tc>
                <w:tcPr>
                  <w:tcW w:w="5264" w:type="dxa"/>
                  <w:gridSpan w:val="3"/>
                  <w:tcBorders>
                    <w:top w:val="nil"/>
                    <w:left w:val="nil"/>
                    <w:bottom w:val="single" w:sz="4" w:space="0" w:color="auto"/>
                    <w:right w:val="nil"/>
                  </w:tcBorders>
                </w:tcPr>
                <w:p w14:paraId="49283DE1" w14:textId="77777777" w:rsidR="004C3430" w:rsidRDefault="004C3430"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131A6D">
                    <w:rPr>
                      <w:rFonts w:ascii="Times New Roman" w:hAnsi="Times New Roman" w:cs="Times New Roman"/>
                      <w:sz w:val="22"/>
                      <w:szCs w:val="22"/>
                      <w:lang w:val="en-US"/>
                    </w:rPr>
                    <w:t xml:space="preserve">PRBC: </w:t>
                  </w:r>
                  <w:r w:rsidRPr="00131A6D">
                    <w:rPr>
                      <w:rFonts w:ascii="Segoe UI Symbol" w:hAnsi="Segoe UI Symbol" w:cs="Segoe UI Symbol"/>
                      <w:sz w:val="22"/>
                      <w:szCs w:val="22"/>
                      <w:lang w:val="en-US"/>
                    </w:rPr>
                    <w:t>☐</w:t>
                  </w:r>
                  <w:r w:rsidRPr="00131A6D">
                    <w:rPr>
                      <w:rFonts w:ascii="Times New Roman" w:hAnsi="Times New Roman" w:cs="Times New Roman"/>
                      <w:sz w:val="22"/>
                      <w:szCs w:val="22"/>
                      <w:lang w:val="en-US"/>
                    </w:rPr>
                    <w:t xml:space="preserve"> Yes </w:t>
                  </w:r>
                  <w:r w:rsidRPr="00131A6D">
                    <w:rPr>
                      <w:rFonts w:ascii="Segoe UI Symbol" w:hAnsi="Segoe UI Symbol" w:cs="Segoe UI Symbol"/>
                      <w:sz w:val="22"/>
                      <w:szCs w:val="22"/>
                      <w:lang w:val="en-US"/>
                    </w:rPr>
                    <w:t>☐</w:t>
                  </w:r>
                  <w:r w:rsidRPr="00131A6D">
                    <w:rPr>
                      <w:rFonts w:ascii="Times New Roman" w:hAnsi="Times New Roman" w:cs="Times New Roman"/>
                      <w:sz w:val="22"/>
                      <w:szCs w:val="22"/>
                      <w:lang w:val="en-US"/>
                    </w:rPr>
                    <w:t xml:space="preserve"> No</w:t>
                  </w:r>
                </w:p>
                <w:p w14:paraId="609EF074" w14:textId="77777777" w:rsidR="004C3430" w:rsidRDefault="004C3430"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131A6D">
                    <w:rPr>
                      <w:rFonts w:ascii="Times New Roman" w:hAnsi="Times New Roman" w:cs="Times New Roman"/>
                      <w:sz w:val="22"/>
                      <w:szCs w:val="22"/>
                      <w:lang w:val="en-US"/>
                    </w:rPr>
                    <w:t>Number of transfusions: ____</w:t>
                  </w:r>
                </w:p>
                <w:p w14:paraId="3159B1EB" w14:textId="77777777" w:rsidR="004C3430" w:rsidRDefault="004C3430" w:rsidP="00242F1B">
                  <w:pPr>
                    <w:pStyle w:val="ListParagraph"/>
                    <w:numPr>
                      <w:ilvl w:val="0"/>
                      <w:numId w:val="23"/>
                    </w:numPr>
                    <w:spacing w:before="25" w:after="25" w:line="276" w:lineRule="auto"/>
                    <w:ind w:left="-41" w:hanging="49"/>
                    <w:rPr>
                      <w:rFonts w:ascii="Times New Roman" w:hAnsi="Times New Roman" w:cs="Times New Roman"/>
                      <w:sz w:val="22"/>
                      <w:szCs w:val="22"/>
                      <w:lang w:val="en-US"/>
                    </w:rPr>
                  </w:pPr>
                  <w:r w:rsidRPr="00131A6D">
                    <w:rPr>
                      <w:rFonts w:ascii="Times New Roman" w:hAnsi="Times New Roman" w:cs="Times New Roman"/>
                      <w:sz w:val="22"/>
                      <w:szCs w:val="22"/>
                      <w:lang w:val="en-US"/>
                    </w:rPr>
                    <w:t xml:space="preserve">Platelets: </w:t>
                  </w:r>
                  <w:r w:rsidRPr="00131A6D">
                    <w:rPr>
                      <w:rFonts w:ascii="Segoe UI Symbol" w:hAnsi="Segoe UI Symbol" w:cs="Segoe UI Symbol"/>
                      <w:sz w:val="22"/>
                      <w:szCs w:val="22"/>
                      <w:lang w:val="en-US"/>
                    </w:rPr>
                    <w:t>☐</w:t>
                  </w:r>
                  <w:r w:rsidRPr="00131A6D">
                    <w:rPr>
                      <w:rFonts w:ascii="Times New Roman" w:hAnsi="Times New Roman" w:cs="Times New Roman"/>
                      <w:sz w:val="22"/>
                      <w:szCs w:val="22"/>
                      <w:lang w:val="en-US"/>
                    </w:rPr>
                    <w:t xml:space="preserve"> Yes </w:t>
                  </w:r>
                  <w:r w:rsidRPr="00131A6D">
                    <w:rPr>
                      <w:rFonts w:ascii="Segoe UI Symbol" w:hAnsi="Segoe UI Symbol" w:cs="Segoe UI Symbol"/>
                      <w:sz w:val="22"/>
                      <w:szCs w:val="22"/>
                      <w:lang w:val="en-US"/>
                    </w:rPr>
                    <w:t>☐</w:t>
                  </w:r>
                  <w:r w:rsidRPr="00131A6D">
                    <w:rPr>
                      <w:rFonts w:ascii="Times New Roman" w:hAnsi="Times New Roman" w:cs="Times New Roman"/>
                      <w:sz w:val="22"/>
                      <w:szCs w:val="22"/>
                      <w:lang w:val="en-US"/>
                    </w:rPr>
                    <w:t xml:space="preserve"> No</w:t>
                  </w:r>
                </w:p>
                <w:p w14:paraId="211392DB" w14:textId="77777777" w:rsidR="004C3430" w:rsidRDefault="004C3430"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131A6D">
                    <w:rPr>
                      <w:rFonts w:ascii="Times New Roman" w:hAnsi="Times New Roman" w:cs="Times New Roman"/>
                      <w:sz w:val="22"/>
                      <w:szCs w:val="22"/>
                      <w:lang w:val="en-US"/>
                    </w:rPr>
                    <w:t>Number of transfusions: ____</w:t>
                  </w:r>
                </w:p>
                <w:p w14:paraId="00C46AE1" w14:textId="77777777" w:rsidR="004C3430" w:rsidRDefault="004C3430"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131A6D">
                    <w:rPr>
                      <w:rFonts w:ascii="Times New Roman" w:hAnsi="Times New Roman" w:cs="Times New Roman"/>
                      <w:sz w:val="22"/>
                      <w:szCs w:val="22"/>
                      <w:lang w:val="en-US"/>
                    </w:rPr>
                    <w:t>FFP/</w:t>
                  </w:r>
                  <w:proofErr w:type="spellStart"/>
                  <w:r w:rsidRPr="00131A6D">
                    <w:rPr>
                      <w:rFonts w:ascii="Times New Roman" w:hAnsi="Times New Roman" w:cs="Times New Roman"/>
                      <w:sz w:val="22"/>
                      <w:szCs w:val="22"/>
                      <w:lang w:val="en-US"/>
                    </w:rPr>
                    <w:t>Cryo</w:t>
                  </w:r>
                  <w:proofErr w:type="spellEnd"/>
                  <w:r w:rsidRPr="00131A6D">
                    <w:rPr>
                      <w:rFonts w:ascii="Times New Roman" w:hAnsi="Times New Roman" w:cs="Times New Roman"/>
                      <w:sz w:val="22"/>
                      <w:szCs w:val="22"/>
                      <w:lang w:val="en-US"/>
                    </w:rPr>
                    <w:t xml:space="preserve">: </w:t>
                  </w:r>
                  <w:r w:rsidRPr="00131A6D">
                    <w:rPr>
                      <w:rFonts w:ascii="Segoe UI Symbol" w:hAnsi="Segoe UI Symbol" w:cs="Segoe UI Symbol"/>
                      <w:sz w:val="22"/>
                      <w:szCs w:val="22"/>
                      <w:lang w:val="en-US"/>
                    </w:rPr>
                    <w:t>☐</w:t>
                  </w:r>
                  <w:r w:rsidRPr="00131A6D">
                    <w:rPr>
                      <w:rFonts w:ascii="Times New Roman" w:hAnsi="Times New Roman" w:cs="Times New Roman"/>
                      <w:sz w:val="22"/>
                      <w:szCs w:val="22"/>
                      <w:lang w:val="en-US"/>
                    </w:rPr>
                    <w:t xml:space="preserve"> Yes </w:t>
                  </w:r>
                  <w:r w:rsidRPr="00131A6D">
                    <w:rPr>
                      <w:rFonts w:ascii="Segoe UI Symbol" w:hAnsi="Segoe UI Symbol" w:cs="Segoe UI Symbol"/>
                      <w:sz w:val="22"/>
                      <w:szCs w:val="22"/>
                      <w:lang w:val="en-US"/>
                    </w:rPr>
                    <w:t>☐</w:t>
                  </w:r>
                  <w:r w:rsidRPr="00131A6D">
                    <w:rPr>
                      <w:rFonts w:ascii="Times New Roman" w:hAnsi="Times New Roman" w:cs="Times New Roman"/>
                      <w:sz w:val="22"/>
                      <w:szCs w:val="22"/>
                      <w:lang w:val="en-US"/>
                    </w:rPr>
                    <w:t xml:space="preserve"> No</w:t>
                  </w:r>
                </w:p>
                <w:p w14:paraId="30F9502F" w14:textId="2FD001E6" w:rsidR="00D57277" w:rsidRPr="00E300C1" w:rsidRDefault="004C3430"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131A6D">
                    <w:rPr>
                      <w:rFonts w:ascii="Times New Roman" w:hAnsi="Times New Roman" w:cs="Times New Roman"/>
                      <w:sz w:val="22"/>
                      <w:szCs w:val="22"/>
                      <w:lang w:val="en-US"/>
                    </w:rPr>
                    <w:t xml:space="preserve">Number of transfusions: </w:t>
                  </w:r>
                  <w:r w:rsidR="00D57277">
                    <w:rPr>
                      <w:rFonts w:ascii="Times New Roman" w:hAnsi="Times New Roman" w:cs="Times New Roman"/>
                      <w:sz w:val="22"/>
                      <w:szCs w:val="22"/>
                      <w:lang w:val="en-US"/>
                    </w:rPr>
                    <w:t>____</w:t>
                  </w:r>
                </w:p>
              </w:tc>
            </w:tr>
            <w:tr w:rsidR="00E300C1" w14:paraId="4B3C8FA7" w14:textId="77777777" w:rsidTr="00E300C1">
              <w:trPr>
                <w:trHeight w:val="311"/>
              </w:trPr>
              <w:tc>
                <w:tcPr>
                  <w:tcW w:w="5264" w:type="dxa"/>
                  <w:gridSpan w:val="3"/>
                  <w:tcBorders>
                    <w:top w:val="nil"/>
                    <w:left w:val="single" w:sz="4" w:space="0" w:color="auto"/>
                    <w:bottom w:val="single" w:sz="4" w:space="0" w:color="auto"/>
                    <w:right w:val="single" w:sz="4" w:space="0" w:color="auto"/>
                  </w:tcBorders>
                </w:tcPr>
                <w:p w14:paraId="651660A8" w14:textId="77777777" w:rsidR="00E300C1" w:rsidRDefault="00E300C1"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D57277">
                    <w:rPr>
                      <w:rFonts w:ascii="Times New Roman" w:hAnsi="Times New Roman" w:cs="Times New Roman"/>
                      <w:sz w:val="22"/>
                      <w:szCs w:val="22"/>
                      <w:lang w:val="en-US"/>
                    </w:rPr>
                    <w:t xml:space="preserve">CMV screened: </w:t>
                  </w:r>
                  <w:r w:rsidRPr="00D57277">
                    <w:rPr>
                      <w:rFonts w:ascii="Segoe UI Symbol" w:hAnsi="Segoe UI Symbol" w:cs="Segoe UI Symbol"/>
                      <w:sz w:val="22"/>
                      <w:szCs w:val="22"/>
                      <w:lang w:val="en-US"/>
                    </w:rPr>
                    <w:t>☐</w:t>
                  </w:r>
                  <w:r w:rsidRPr="00D57277">
                    <w:rPr>
                      <w:rFonts w:ascii="Times New Roman" w:hAnsi="Times New Roman" w:cs="Times New Roman"/>
                      <w:sz w:val="22"/>
                      <w:szCs w:val="22"/>
                      <w:lang w:val="en-US"/>
                    </w:rPr>
                    <w:t xml:space="preserve"> Yes </w:t>
                  </w:r>
                  <w:r w:rsidRPr="00D57277">
                    <w:rPr>
                      <w:rFonts w:ascii="Segoe UI Symbol" w:hAnsi="Segoe UI Symbol" w:cs="Segoe UI Symbol"/>
                      <w:sz w:val="22"/>
                      <w:szCs w:val="22"/>
                      <w:lang w:val="en-US"/>
                    </w:rPr>
                    <w:t>☐</w:t>
                  </w:r>
                  <w:r w:rsidRPr="00D57277">
                    <w:rPr>
                      <w:rFonts w:ascii="Times New Roman" w:hAnsi="Times New Roman" w:cs="Times New Roman"/>
                      <w:sz w:val="22"/>
                      <w:szCs w:val="22"/>
                      <w:lang w:val="en-US"/>
                    </w:rPr>
                    <w:t xml:space="preserve"> No</w:t>
                  </w:r>
                </w:p>
                <w:p w14:paraId="755B50ED" w14:textId="2686E9CB" w:rsidR="00E300C1" w:rsidRPr="00131A6D" w:rsidRDefault="00E300C1"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D57277">
                    <w:rPr>
                      <w:rFonts w:ascii="Times New Roman" w:hAnsi="Times New Roman" w:cs="Times New Roman"/>
                      <w:sz w:val="22"/>
                      <w:szCs w:val="22"/>
                      <w:lang w:val="en-US"/>
                    </w:rPr>
                    <w:t xml:space="preserve">Irradiated: </w:t>
                  </w:r>
                  <w:r w:rsidRPr="00D57277">
                    <w:rPr>
                      <w:rFonts w:ascii="Segoe UI Symbol" w:hAnsi="Segoe UI Symbol" w:cs="Segoe UI Symbol"/>
                      <w:sz w:val="22"/>
                      <w:szCs w:val="22"/>
                      <w:lang w:val="en-US"/>
                    </w:rPr>
                    <w:t>☐</w:t>
                  </w:r>
                  <w:r w:rsidRPr="00D57277">
                    <w:rPr>
                      <w:rFonts w:ascii="Times New Roman" w:hAnsi="Times New Roman" w:cs="Times New Roman"/>
                      <w:sz w:val="22"/>
                      <w:szCs w:val="22"/>
                      <w:lang w:val="en-US"/>
                    </w:rPr>
                    <w:t xml:space="preserve"> Yes </w:t>
                  </w:r>
                  <w:r w:rsidRPr="00D57277">
                    <w:rPr>
                      <w:rFonts w:ascii="Segoe UI Symbol" w:hAnsi="Segoe UI Symbol" w:cs="Segoe UI Symbol"/>
                      <w:sz w:val="22"/>
                      <w:szCs w:val="22"/>
                      <w:lang w:val="en-US"/>
                    </w:rPr>
                    <w:t>☐</w:t>
                  </w:r>
                  <w:r w:rsidRPr="00D57277">
                    <w:rPr>
                      <w:rFonts w:ascii="Times New Roman" w:hAnsi="Times New Roman" w:cs="Times New Roman"/>
                      <w:sz w:val="22"/>
                      <w:szCs w:val="22"/>
                      <w:lang w:val="en-US"/>
                    </w:rPr>
                    <w:t xml:space="preserve"> No</w:t>
                  </w:r>
                </w:p>
              </w:tc>
            </w:tr>
            <w:tr w:rsidR="00DC6914" w14:paraId="72188F35" w14:textId="77777777" w:rsidTr="001361A5">
              <w:trPr>
                <w:trHeight w:val="311"/>
              </w:trPr>
              <w:tc>
                <w:tcPr>
                  <w:tcW w:w="5264" w:type="dxa"/>
                  <w:gridSpan w:val="3"/>
                  <w:tcBorders>
                    <w:top w:val="single" w:sz="4" w:space="0" w:color="auto"/>
                    <w:left w:val="nil"/>
                    <w:bottom w:val="nil"/>
                    <w:right w:val="nil"/>
                  </w:tcBorders>
                </w:tcPr>
                <w:p w14:paraId="36ECB3E9" w14:textId="00561D15" w:rsidR="00DC6914" w:rsidRPr="00A9195B" w:rsidRDefault="00DC6914" w:rsidP="00DC6914">
                  <w:pPr>
                    <w:spacing w:after="100"/>
                    <w:jc w:val="center"/>
                    <w:rPr>
                      <w:rFonts w:ascii="Times New Roman" w:hAnsi="Times New Roman" w:cs="Times New Roman"/>
                      <w:b/>
                      <w:bCs/>
                      <w:i/>
                      <w:iCs/>
                      <w:sz w:val="24"/>
                      <w:szCs w:val="24"/>
                      <w:highlight w:val="cyan"/>
                      <w:lang w:val="en-US"/>
                    </w:rPr>
                  </w:pPr>
                  <w:r>
                    <w:rPr>
                      <w:rFonts w:ascii="Times New Roman" w:hAnsi="Times New Roman" w:cs="Times New Roman"/>
                      <w:b/>
                      <w:bCs/>
                      <w:i/>
                      <w:iCs/>
                      <w:sz w:val="24"/>
                      <w:szCs w:val="24"/>
                      <w:highlight w:val="cyan"/>
                      <w:lang w:val="en-US"/>
                    </w:rPr>
                    <w:t xml:space="preserve">H7. </w:t>
                  </w:r>
                  <w:r w:rsidRPr="00A9195B">
                    <w:rPr>
                      <w:rFonts w:ascii="Times New Roman" w:hAnsi="Times New Roman" w:cs="Times New Roman"/>
                      <w:b/>
                      <w:bCs/>
                      <w:i/>
                      <w:iCs/>
                      <w:sz w:val="24"/>
                      <w:szCs w:val="24"/>
                      <w:highlight w:val="cyan"/>
                      <w:lang w:val="en-US"/>
                    </w:rPr>
                    <w:t>RENAL</w:t>
                  </w:r>
                </w:p>
                <w:p w14:paraId="53294A69" w14:textId="7BB73880" w:rsidR="00DC6914" w:rsidRPr="00711DEA" w:rsidRDefault="00711DEA" w:rsidP="00711DEA">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 xml:space="preserve">H7.1 </w:t>
                  </w:r>
                  <w:r w:rsidR="00DC6914" w:rsidRPr="00132499">
                    <w:rPr>
                      <w:rFonts w:ascii="Times New Roman" w:hAnsi="Times New Roman" w:cs="Times New Roman"/>
                      <w:b/>
                      <w:bCs/>
                      <w:sz w:val="22"/>
                      <w:szCs w:val="22"/>
                      <w:lang w:val="en-US"/>
                    </w:rPr>
                    <w:t>Acute Kidney Injury (AKI)</w:t>
                  </w:r>
                </w:p>
              </w:tc>
            </w:tr>
            <w:tr w:rsidR="004C3430" w14:paraId="2B42DE0B" w14:textId="77777777" w:rsidTr="001361A5">
              <w:trPr>
                <w:trHeight w:val="311"/>
              </w:trPr>
              <w:tc>
                <w:tcPr>
                  <w:tcW w:w="2317" w:type="dxa"/>
                  <w:tcBorders>
                    <w:top w:val="nil"/>
                    <w:left w:val="nil"/>
                    <w:bottom w:val="single" w:sz="4" w:space="0" w:color="auto"/>
                    <w:right w:val="nil"/>
                  </w:tcBorders>
                </w:tcPr>
                <w:p w14:paraId="61819261" w14:textId="50F248F1" w:rsidR="004C3430" w:rsidRPr="00131A6D" w:rsidRDefault="00711DEA"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AKI</w:t>
                  </w:r>
                  <w:r>
                    <w:rPr>
                      <w:rFonts w:ascii="Times New Roman" w:hAnsi="Times New Roman" w:cs="Times New Roman"/>
                      <w:sz w:val="22"/>
                      <w:szCs w:val="22"/>
                      <w:lang w:val="en-US"/>
                    </w:rPr>
                    <w:t>:</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c>
                <w:tcPr>
                  <w:tcW w:w="2947" w:type="dxa"/>
                  <w:gridSpan w:val="2"/>
                  <w:tcBorders>
                    <w:top w:val="nil"/>
                    <w:left w:val="nil"/>
                    <w:bottom w:val="single" w:sz="4" w:space="0" w:color="auto"/>
                    <w:right w:val="nil"/>
                  </w:tcBorders>
                </w:tcPr>
                <w:p w14:paraId="42D973F9" w14:textId="245DA959" w:rsidR="004C3430" w:rsidRPr="00131A6D" w:rsidRDefault="00711DEA"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Date: </w:t>
                  </w: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r>
            <w:tr w:rsidR="00711DEA" w14:paraId="301E254F" w14:textId="77777777" w:rsidTr="00711DEA">
              <w:trPr>
                <w:trHeight w:val="311"/>
              </w:trPr>
              <w:tc>
                <w:tcPr>
                  <w:tcW w:w="5264" w:type="dxa"/>
                  <w:gridSpan w:val="3"/>
                  <w:tcBorders>
                    <w:top w:val="single" w:sz="4" w:space="0" w:color="auto"/>
                    <w:bottom w:val="single" w:sz="4" w:space="0" w:color="auto"/>
                  </w:tcBorders>
                </w:tcPr>
                <w:p w14:paraId="3558F0E4" w14:textId="27BA7C59" w:rsidR="00711DEA" w:rsidRPr="00132499" w:rsidRDefault="00711DEA"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Stage (KDIGO):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1 </w:t>
                  </w:r>
                  <w:r w:rsidRPr="00132499">
                    <w:rPr>
                      <w:rFonts w:ascii="Segoe UI Symbol" w:hAnsi="Segoe UI Symbol" w:cs="Segoe UI Symbol"/>
                      <w:sz w:val="22"/>
                      <w:szCs w:val="22"/>
                      <w:lang w:val="en-US"/>
                    </w:rPr>
                    <w:t>☐</w:t>
                  </w:r>
                  <w:r w:rsidRPr="00132499">
                    <w:rPr>
                      <w:rFonts w:ascii="Times New Roman" w:hAnsi="Times New Roman" w:cs="Times New Roman"/>
                      <w:sz w:val="22"/>
                      <w:szCs w:val="22"/>
                      <w:lang w:val="en-US"/>
                    </w:rPr>
                    <w:t xml:space="preserve"> 2 </w:t>
                  </w:r>
                  <w:r w:rsidRPr="00132499">
                    <w:rPr>
                      <w:rFonts w:ascii="Segoe UI Symbol" w:hAnsi="Segoe UI Symbol" w:cs="Segoe UI Symbol"/>
                      <w:sz w:val="22"/>
                      <w:szCs w:val="22"/>
                      <w:lang w:val="en-US"/>
                    </w:rPr>
                    <w:t>☐</w:t>
                  </w:r>
                  <w:r>
                    <w:rPr>
                      <w:rFonts w:ascii="Times New Roman" w:hAnsi="Times New Roman" w:cs="Times New Roman"/>
                      <w:sz w:val="22"/>
                      <w:szCs w:val="22"/>
                      <w:lang w:val="en-US"/>
                    </w:rPr>
                    <w:t xml:space="preserve"> 3</w:t>
                  </w:r>
                </w:p>
              </w:tc>
            </w:tr>
            <w:tr w:rsidR="00711DEA" w14:paraId="3B9DCB33" w14:textId="77777777" w:rsidTr="001361A5">
              <w:trPr>
                <w:trHeight w:val="311"/>
              </w:trPr>
              <w:tc>
                <w:tcPr>
                  <w:tcW w:w="5264" w:type="dxa"/>
                  <w:gridSpan w:val="3"/>
                  <w:tcBorders>
                    <w:top w:val="single" w:sz="4" w:space="0" w:color="auto"/>
                    <w:left w:val="nil"/>
                    <w:bottom w:val="nil"/>
                    <w:right w:val="nil"/>
                  </w:tcBorders>
                </w:tcPr>
                <w:p w14:paraId="7ACA3D47" w14:textId="77F45FB3" w:rsidR="00711DEA" w:rsidRPr="00711DEA" w:rsidRDefault="00711DEA" w:rsidP="00242F1B">
                  <w:pPr>
                    <w:pStyle w:val="ListParagraph"/>
                    <w:numPr>
                      <w:ilvl w:val="0"/>
                      <w:numId w:val="23"/>
                    </w:numPr>
                    <w:spacing w:before="25" w:after="25" w:line="276" w:lineRule="auto"/>
                    <w:rPr>
                      <w:rFonts w:ascii="Times New Roman" w:hAnsi="Times New Roman" w:cs="Times New Roman"/>
                      <w:sz w:val="22"/>
                      <w:szCs w:val="22"/>
                      <w:lang w:val="en-US"/>
                    </w:rPr>
                  </w:pPr>
                  <w:r w:rsidRPr="00711DEA">
                    <w:rPr>
                      <w:rFonts w:ascii="Times New Roman" w:hAnsi="Times New Roman" w:cs="Times New Roman"/>
                      <w:sz w:val="22"/>
                      <w:szCs w:val="22"/>
                      <w:lang w:val="en-US"/>
                    </w:rPr>
                    <w:t>Peak Creatinine: ____ mg/</w:t>
                  </w:r>
                  <w:proofErr w:type="spellStart"/>
                  <w:r w:rsidRPr="00711DEA">
                    <w:rPr>
                      <w:rFonts w:ascii="Times New Roman" w:hAnsi="Times New Roman" w:cs="Times New Roman"/>
                      <w:sz w:val="22"/>
                      <w:szCs w:val="22"/>
                      <w:lang w:val="en-US"/>
                    </w:rPr>
                    <w:t>dL</w:t>
                  </w:r>
                  <w:proofErr w:type="spellEnd"/>
                </w:p>
              </w:tc>
            </w:tr>
            <w:tr w:rsidR="00711DEA" w14:paraId="2E9C79E1" w14:textId="77777777" w:rsidTr="00711DEA">
              <w:trPr>
                <w:trHeight w:val="311"/>
              </w:trPr>
              <w:tc>
                <w:tcPr>
                  <w:tcW w:w="5264" w:type="dxa"/>
                  <w:gridSpan w:val="3"/>
                  <w:tcBorders>
                    <w:top w:val="single" w:sz="4" w:space="0" w:color="auto"/>
                    <w:bottom w:val="single" w:sz="4" w:space="0" w:color="auto"/>
                  </w:tcBorders>
                </w:tcPr>
                <w:p w14:paraId="5D1FF8E6" w14:textId="32A4F5A9" w:rsidR="00711DEA" w:rsidRPr="00711DEA" w:rsidRDefault="00711DEA" w:rsidP="00242F1B">
                  <w:pPr>
                    <w:pStyle w:val="ListParagraph"/>
                    <w:numPr>
                      <w:ilvl w:val="0"/>
                      <w:numId w:val="23"/>
                    </w:numPr>
                    <w:spacing w:before="25" w:after="25" w:line="276" w:lineRule="auto"/>
                    <w:rPr>
                      <w:rFonts w:ascii="Times New Roman" w:hAnsi="Times New Roman" w:cs="Times New Roman"/>
                      <w:sz w:val="22"/>
                      <w:szCs w:val="22"/>
                      <w:lang w:val="en-US"/>
                    </w:rPr>
                  </w:pPr>
                  <w:r w:rsidRPr="00711DEA">
                    <w:rPr>
                      <w:rFonts w:ascii="Times New Roman" w:hAnsi="Times New Roman" w:cs="Times New Roman"/>
                      <w:sz w:val="22"/>
                      <w:szCs w:val="22"/>
                      <w:lang w:val="en-US"/>
                    </w:rPr>
                    <w:t xml:space="preserve">Oliguria: </w:t>
                  </w:r>
                  <w:r w:rsidRPr="00711DEA">
                    <w:rPr>
                      <w:rFonts w:ascii="Segoe UI Symbol" w:hAnsi="Segoe UI Symbol" w:cs="Segoe UI Symbol"/>
                      <w:sz w:val="22"/>
                      <w:szCs w:val="22"/>
                      <w:lang w:val="en-US"/>
                    </w:rPr>
                    <w:t>☐</w:t>
                  </w:r>
                  <w:r w:rsidRPr="00711DEA">
                    <w:rPr>
                      <w:rFonts w:ascii="Times New Roman" w:hAnsi="Times New Roman" w:cs="Times New Roman"/>
                      <w:sz w:val="22"/>
                      <w:szCs w:val="22"/>
                      <w:lang w:val="en-US"/>
                    </w:rPr>
                    <w:t xml:space="preserve"> Yes </w:t>
                  </w:r>
                  <w:r w:rsidRPr="00711DEA">
                    <w:rPr>
                      <w:rFonts w:ascii="Segoe UI Symbol" w:hAnsi="Segoe UI Symbol" w:cs="Segoe UI Symbol"/>
                      <w:sz w:val="22"/>
                      <w:szCs w:val="22"/>
                      <w:lang w:val="en-US"/>
                    </w:rPr>
                    <w:t>☐</w:t>
                  </w:r>
                  <w:r w:rsidRPr="00711DEA">
                    <w:rPr>
                      <w:rFonts w:ascii="Times New Roman" w:hAnsi="Times New Roman" w:cs="Times New Roman"/>
                      <w:sz w:val="22"/>
                      <w:szCs w:val="22"/>
                      <w:lang w:val="en-US"/>
                    </w:rPr>
                    <w:t xml:space="preserve"> No</w:t>
                  </w:r>
                </w:p>
              </w:tc>
            </w:tr>
            <w:tr w:rsidR="00711DEA" w14:paraId="51B5599B" w14:textId="77777777" w:rsidTr="001361A5">
              <w:trPr>
                <w:trHeight w:val="311"/>
              </w:trPr>
              <w:tc>
                <w:tcPr>
                  <w:tcW w:w="5264" w:type="dxa"/>
                  <w:gridSpan w:val="3"/>
                  <w:tcBorders>
                    <w:top w:val="single" w:sz="4" w:space="0" w:color="auto"/>
                    <w:left w:val="nil"/>
                    <w:bottom w:val="nil"/>
                    <w:right w:val="nil"/>
                  </w:tcBorders>
                </w:tcPr>
                <w:p w14:paraId="3BBCB696" w14:textId="052BB8AF" w:rsidR="00711DEA" w:rsidRPr="00132499" w:rsidRDefault="00711DEA"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Dialysis/CRRT</w:t>
                  </w:r>
                  <w:r>
                    <w:rPr>
                      <w:rFonts w:ascii="Times New Roman" w:hAnsi="Times New Roman" w:cs="Times New Roman"/>
                      <w:sz w:val="22"/>
                      <w:szCs w:val="22"/>
                      <w:lang w:val="en-US"/>
                    </w:rPr>
                    <w:t>:</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r>
          </w:tbl>
          <w:p w14:paraId="1A134D09" w14:textId="62658563" w:rsidR="009331D4" w:rsidRPr="009331D4" w:rsidRDefault="009331D4" w:rsidP="009331D4">
            <w:pPr>
              <w:spacing w:after="100"/>
              <w:rPr>
                <w:rFonts w:ascii="Times New Roman" w:hAnsi="Times New Roman" w:cs="Times New Roman"/>
                <w:b/>
                <w:bCs/>
                <w:i/>
                <w:iCs/>
                <w:sz w:val="24"/>
                <w:szCs w:val="24"/>
                <w:highlight w:val="cyan"/>
                <w:lang w:val="en-US"/>
              </w:rPr>
            </w:pPr>
          </w:p>
        </w:tc>
        <w:tc>
          <w:tcPr>
            <w:tcW w:w="5310" w:type="dxa"/>
          </w:tcPr>
          <w:tbl>
            <w:tblPr>
              <w:tblStyle w:val="TableGrid"/>
              <w:tblW w:w="0" w:type="auto"/>
              <w:tblLayout w:type="fixed"/>
              <w:tblLook w:val="04A0" w:firstRow="1" w:lastRow="0" w:firstColumn="1" w:lastColumn="0" w:noHBand="0" w:noVBand="1"/>
            </w:tblPr>
            <w:tblGrid>
              <w:gridCol w:w="2542"/>
              <w:gridCol w:w="2542"/>
            </w:tblGrid>
            <w:tr w:rsidR="003B3C8F" w14:paraId="7E7E8A62" w14:textId="77777777" w:rsidTr="00235426">
              <w:tc>
                <w:tcPr>
                  <w:tcW w:w="5084" w:type="dxa"/>
                  <w:gridSpan w:val="2"/>
                  <w:tcBorders>
                    <w:top w:val="nil"/>
                    <w:left w:val="nil"/>
                    <w:bottom w:val="nil"/>
                    <w:right w:val="nil"/>
                  </w:tcBorders>
                </w:tcPr>
                <w:p w14:paraId="2F161DB6" w14:textId="131AEB03" w:rsidR="003B3C8F" w:rsidRDefault="003B3C8F" w:rsidP="003B3C8F">
                  <w:pPr>
                    <w:spacing w:after="100"/>
                    <w:jc w:val="center"/>
                    <w:rPr>
                      <w:rFonts w:ascii="Times New Roman" w:hAnsi="Times New Roman" w:cs="Times New Roman"/>
                      <w:b/>
                      <w:bCs/>
                      <w:i/>
                      <w:iCs/>
                      <w:sz w:val="24"/>
                      <w:szCs w:val="24"/>
                      <w:highlight w:val="cyan"/>
                      <w:lang w:val="en-US"/>
                    </w:rPr>
                  </w:pPr>
                  <w:r>
                    <w:rPr>
                      <w:rFonts w:ascii="Times New Roman" w:hAnsi="Times New Roman" w:cs="Times New Roman"/>
                      <w:b/>
                      <w:bCs/>
                      <w:i/>
                      <w:iCs/>
                      <w:sz w:val="24"/>
                      <w:szCs w:val="24"/>
                      <w:highlight w:val="cyan"/>
                      <w:lang w:val="en-US"/>
                    </w:rPr>
                    <w:t>H7. OPHTHALMOLOGY</w:t>
                  </w:r>
                </w:p>
              </w:tc>
            </w:tr>
            <w:tr w:rsidR="003B3C8F" w14:paraId="419652FF" w14:textId="77777777" w:rsidTr="00235426">
              <w:tc>
                <w:tcPr>
                  <w:tcW w:w="5084" w:type="dxa"/>
                  <w:gridSpan w:val="2"/>
                  <w:tcBorders>
                    <w:top w:val="nil"/>
                    <w:left w:val="nil"/>
                    <w:bottom w:val="nil"/>
                    <w:right w:val="nil"/>
                  </w:tcBorders>
                  <w:vAlign w:val="center"/>
                </w:tcPr>
                <w:p w14:paraId="578FC571" w14:textId="5AE28358" w:rsidR="003B3C8F" w:rsidRPr="003B3C8F" w:rsidRDefault="003B3C8F" w:rsidP="003B3C8F">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 xml:space="preserve">H7.1 </w:t>
                  </w:r>
                  <w:r w:rsidRPr="00132499">
                    <w:rPr>
                      <w:rFonts w:ascii="Times New Roman" w:hAnsi="Times New Roman" w:cs="Times New Roman"/>
                      <w:b/>
                      <w:bCs/>
                      <w:sz w:val="22"/>
                      <w:szCs w:val="22"/>
                      <w:lang w:val="en-US"/>
                    </w:rPr>
                    <w:t>Retinopathy of Prematurity (ROP)</w:t>
                  </w:r>
                </w:p>
              </w:tc>
            </w:tr>
            <w:tr w:rsidR="003B3C8F" w14:paraId="390C66F3" w14:textId="77777777" w:rsidTr="00235426">
              <w:trPr>
                <w:trHeight w:val="1521"/>
              </w:trPr>
              <w:tc>
                <w:tcPr>
                  <w:tcW w:w="5084" w:type="dxa"/>
                  <w:gridSpan w:val="2"/>
                  <w:tcBorders>
                    <w:top w:val="nil"/>
                    <w:left w:val="nil"/>
                    <w:bottom w:val="nil"/>
                    <w:right w:val="nil"/>
                  </w:tcBorders>
                  <w:shd w:val="clear" w:color="auto" w:fill="auto"/>
                  <w:vAlign w:val="center"/>
                </w:tcPr>
                <w:p w14:paraId="54387DDD" w14:textId="77777777" w:rsidR="003B3C8F" w:rsidRPr="003B3C8F" w:rsidRDefault="003B3C8F" w:rsidP="00242F1B">
                  <w:pPr>
                    <w:pStyle w:val="ListParagraph"/>
                    <w:numPr>
                      <w:ilvl w:val="0"/>
                      <w:numId w:val="23"/>
                    </w:numPr>
                    <w:spacing w:after="100"/>
                    <w:ind w:left="49"/>
                    <w:rPr>
                      <w:rFonts w:ascii="Times New Roman" w:hAnsi="Times New Roman" w:cs="Times New Roman"/>
                      <w:b/>
                      <w:bCs/>
                      <w:i/>
                      <w:iCs/>
                      <w:sz w:val="24"/>
                      <w:szCs w:val="24"/>
                      <w:lang w:val="en-US"/>
                    </w:rPr>
                  </w:pPr>
                  <w:r w:rsidRPr="003B3C8F">
                    <w:rPr>
                      <w:rFonts w:ascii="Times New Roman" w:hAnsi="Times New Roman" w:cs="Times New Roman"/>
                      <w:sz w:val="22"/>
                      <w:szCs w:val="22"/>
                      <w:lang w:val="en-US"/>
                    </w:rPr>
                    <w:t xml:space="preserve">Screened: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Yes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No</w:t>
                  </w:r>
                </w:p>
                <w:p w14:paraId="6725C9B8" w14:textId="54B61B5E" w:rsidR="003B3C8F" w:rsidRPr="003B3C8F" w:rsidRDefault="003B3C8F" w:rsidP="00242F1B">
                  <w:pPr>
                    <w:pStyle w:val="ListParagraph"/>
                    <w:numPr>
                      <w:ilvl w:val="0"/>
                      <w:numId w:val="23"/>
                    </w:numPr>
                    <w:spacing w:after="100"/>
                    <w:ind w:left="72"/>
                    <w:rPr>
                      <w:rFonts w:ascii="Times New Roman" w:hAnsi="Times New Roman" w:cs="Times New Roman"/>
                      <w:b/>
                      <w:bCs/>
                      <w:i/>
                      <w:iCs/>
                      <w:sz w:val="24"/>
                      <w:szCs w:val="24"/>
                      <w:lang w:val="en-US"/>
                    </w:rPr>
                  </w:pPr>
                  <w:r>
                    <w:rPr>
                      <w:rFonts w:ascii="Times New Roman" w:hAnsi="Times New Roman" w:cs="Times New Roman"/>
                      <w:sz w:val="22"/>
                      <w:szCs w:val="22"/>
                      <w:lang w:val="en-US"/>
                    </w:rPr>
                    <w:t>Method: ________</w:t>
                  </w:r>
                </w:p>
                <w:p w14:paraId="164163F9" w14:textId="77777777" w:rsidR="003B3C8F" w:rsidRPr="003B3C8F" w:rsidRDefault="003B3C8F" w:rsidP="00242F1B">
                  <w:pPr>
                    <w:pStyle w:val="ListParagraph"/>
                    <w:numPr>
                      <w:ilvl w:val="0"/>
                      <w:numId w:val="23"/>
                    </w:numPr>
                    <w:spacing w:after="100"/>
                    <w:ind w:left="49"/>
                    <w:rPr>
                      <w:rFonts w:ascii="Times New Roman" w:hAnsi="Times New Roman" w:cs="Times New Roman"/>
                      <w:b/>
                      <w:bCs/>
                      <w:i/>
                      <w:iCs/>
                      <w:sz w:val="24"/>
                      <w:szCs w:val="24"/>
                      <w:lang w:val="en-US"/>
                    </w:rPr>
                  </w:pPr>
                  <w:r w:rsidRPr="003B3C8F">
                    <w:rPr>
                      <w:rFonts w:ascii="Times New Roman" w:hAnsi="Times New Roman" w:cs="Times New Roman"/>
                      <w:sz w:val="22"/>
                      <w:szCs w:val="22"/>
                      <w:lang w:val="en-US"/>
                    </w:rPr>
                    <w:t>Date of first screening: ___</w:t>
                  </w:r>
                </w:p>
                <w:p w14:paraId="65A51561" w14:textId="77777777" w:rsidR="003B3C8F" w:rsidRPr="003B3C8F" w:rsidRDefault="003B3C8F" w:rsidP="00242F1B">
                  <w:pPr>
                    <w:pStyle w:val="ListParagraph"/>
                    <w:numPr>
                      <w:ilvl w:val="0"/>
                      <w:numId w:val="23"/>
                    </w:numPr>
                    <w:spacing w:after="100"/>
                    <w:ind w:left="49"/>
                    <w:rPr>
                      <w:rFonts w:ascii="Times New Roman" w:hAnsi="Times New Roman" w:cs="Times New Roman"/>
                      <w:b/>
                      <w:bCs/>
                      <w:i/>
                      <w:iCs/>
                      <w:sz w:val="24"/>
                      <w:szCs w:val="24"/>
                      <w:lang w:val="en-US"/>
                    </w:rPr>
                  </w:pPr>
                  <w:r w:rsidRPr="003B3C8F">
                    <w:rPr>
                      <w:rFonts w:ascii="Times New Roman" w:hAnsi="Times New Roman" w:cs="Times New Roman"/>
                      <w:sz w:val="22"/>
                      <w:szCs w:val="22"/>
                      <w:lang w:val="en-US"/>
                    </w:rPr>
                    <w:t xml:space="preserve">ROP diagnosed: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Yes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No</w:t>
                  </w:r>
                </w:p>
                <w:p w14:paraId="23BA2EE4" w14:textId="77777777" w:rsidR="003B3C8F" w:rsidRPr="003B3C8F" w:rsidRDefault="003B3C8F" w:rsidP="00242F1B">
                  <w:pPr>
                    <w:pStyle w:val="ListParagraph"/>
                    <w:numPr>
                      <w:ilvl w:val="0"/>
                      <w:numId w:val="23"/>
                    </w:numPr>
                    <w:spacing w:after="100"/>
                    <w:ind w:left="49"/>
                    <w:rPr>
                      <w:rFonts w:ascii="Times New Roman" w:hAnsi="Times New Roman" w:cs="Times New Roman"/>
                      <w:b/>
                      <w:bCs/>
                      <w:i/>
                      <w:iCs/>
                      <w:sz w:val="24"/>
                      <w:szCs w:val="24"/>
                      <w:lang w:val="en-US"/>
                    </w:rPr>
                  </w:pPr>
                  <w:r w:rsidRPr="003B3C8F">
                    <w:rPr>
                      <w:rFonts w:ascii="Times New Roman" w:hAnsi="Times New Roman" w:cs="Times New Roman"/>
                      <w:sz w:val="22"/>
                      <w:szCs w:val="22"/>
                      <w:lang w:val="en-US"/>
                    </w:rPr>
                    <w:t>Date of diagnosis: ___/___/____</w:t>
                  </w:r>
                </w:p>
                <w:p w14:paraId="471894D0" w14:textId="77777777" w:rsidR="003B3C8F" w:rsidRPr="003B3C8F" w:rsidRDefault="003B3C8F" w:rsidP="00242F1B">
                  <w:pPr>
                    <w:pStyle w:val="ListParagraph"/>
                    <w:numPr>
                      <w:ilvl w:val="0"/>
                      <w:numId w:val="23"/>
                    </w:numPr>
                    <w:spacing w:before="25" w:after="25" w:line="276" w:lineRule="auto"/>
                    <w:ind w:left="49"/>
                    <w:rPr>
                      <w:rFonts w:ascii="Times New Roman" w:hAnsi="Times New Roman" w:cs="Times New Roman"/>
                      <w:sz w:val="22"/>
                      <w:szCs w:val="22"/>
                      <w:lang w:val="en-US"/>
                    </w:rPr>
                  </w:pPr>
                  <w:r w:rsidRPr="003B3C8F">
                    <w:rPr>
                      <w:rFonts w:ascii="Times New Roman" w:hAnsi="Times New Roman" w:cs="Times New Roman"/>
                      <w:sz w:val="22"/>
                      <w:szCs w:val="22"/>
                      <w:lang w:val="en-US"/>
                    </w:rPr>
                    <w:t>Side: Right / Left / Bilateral</w:t>
                  </w:r>
                </w:p>
                <w:p w14:paraId="3EFADD66" w14:textId="1511BB65" w:rsidR="003B3C8F" w:rsidRPr="003B3C8F" w:rsidRDefault="003B3C8F" w:rsidP="00242F1B">
                  <w:pPr>
                    <w:pStyle w:val="ListParagraph"/>
                    <w:numPr>
                      <w:ilvl w:val="0"/>
                      <w:numId w:val="23"/>
                    </w:numPr>
                    <w:spacing w:after="100"/>
                    <w:ind w:left="49"/>
                    <w:rPr>
                      <w:rFonts w:ascii="Times New Roman" w:hAnsi="Times New Roman" w:cs="Times New Roman"/>
                      <w:b/>
                      <w:bCs/>
                      <w:i/>
                      <w:iCs/>
                      <w:sz w:val="24"/>
                      <w:szCs w:val="24"/>
                      <w:lang w:val="en-US"/>
                    </w:rPr>
                  </w:pPr>
                  <w:r>
                    <w:rPr>
                      <w:rFonts w:ascii="Times New Roman" w:hAnsi="Times New Roman" w:cs="Times New Roman"/>
                      <w:sz w:val="22"/>
                      <w:szCs w:val="22"/>
                      <w:lang w:val="en-US"/>
                    </w:rPr>
                    <w:t>If Right: Max stage</w:t>
                  </w:r>
                  <w:r w:rsidRPr="00132499">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Pr>
                      <w:rFonts w:ascii="Times New Roman" w:hAnsi="Times New Roman" w:cs="Times New Roman"/>
                      <w:sz w:val="22"/>
                      <w:szCs w:val="22"/>
                      <w:lang w:val="en-US"/>
                    </w:rPr>
                    <w:t xml:space="preserve"> 1</w:t>
                  </w:r>
                  <w:r w:rsidRPr="00132499">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Pr>
                      <w:rFonts w:ascii="Times New Roman" w:hAnsi="Times New Roman" w:cs="Times New Roman"/>
                      <w:sz w:val="22"/>
                      <w:szCs w:val="22"/>
                      <w:lang w:val="en-US"/>
                    </w:rPr>
                    <w:t xml:space="preserve"> 2</w:t>
                  </w:r>
                  <w:r w:rsidRPr="00132499">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Pr>
                      <w:rFonts w:ascii="Times New Roman" w:hAnsi="Times New Roman" w:cs="Times New Roman"/>
                      <w:sz w:val="22"/>
                      <w:szCs w:val="22"/>
                      <w:lang w:val="en-US"/>
                    </w:rPr>
                    <w:t xml:space="preserve"> 3</w:t>
                  </w:r>
                  <w:r w:rsidRPr="00132499">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Pr>
                      <w:rFonts w:ascii="Times New Roman" w:hAnsi="Times New Roman" w:cs="Times New Roman"/>
                      <w:sz w:val="22"/>
                      <w:szCs w:val="22"/>
                      <w:lang w:val="en-US"/>
                    </w:rPr>
                    <w:t xml:space="preserve"> 4 </w:t>
                  </w:r>
                  <w:r w:rsidRPr="00132499">
                    <w:rPr>
                      <w:rFonts w:ascii="Segoe UI Symbol" w:hAnsi="Segoe UI Symbol" w:cs="Segoe UI Symbol"/>
                      <w:sz w:val="22"/>
                      <w:szCs w:val="22"/>
                      <w:lang w:val="en-US"/>
                    </w:rPr>
                    <w:t>☐</w:t>
                  </w:r>
                  <w:r>
                    <w:rPr>
                      <w:rFonts w:ascii="Times New Roman" w:hAnsi="Times New Roman" w:cs="Times New Roman"/>
                      <w:sz w:val="22"/>
                      <w:szCs w:val="22"/>
                      <w:lang w:val="en-US"/>
                    </w:rPr>
                    <w:t xml:space="preserve"> 5</w:t>
                  </w:r>
                </w:p>
              </w:tc>
            </w:tr>
            <w:tr w:rsidR="003B3C8F" w14:paraId="19FE7B66" w14:textId="77777777" w:rsidTr="00235426">
              <w:tc>
                <w:tcPr>
                  <w:tcW w:w="2542" w:type="dxa"/>
                  <w:tcBorders>
                    <w:top w:val="nil"/>
                    <w:left w:val="nil"/>
                    <w:bottom w:val="nil"/>
                    <w:right w:val="nil"/>
                  </w:tcBorders>
                  <w:vAlign w:val="center"/>
                </w:tcPr>
                <w:p w14:paraId="42A086C6" w14:textId="3C4880BC" w:rsidR="003B3C8F" w:rsidRPr="003B3C8F" w:rsidRDefault="003B3C8F" w:rsidP="00242F1B">
                  <w:pPr>
                    <w:pStyle w:val="ListParagraph"/>
                    <w:numPr>
                      <w:ilvl w:val="0"/>
                      <w:numId w:val="23"/>
                    </w:numPr>
                    <w:spacing w:after="100"/>
                    <w:ind w:left="49"/>
                    <w:rPr>
                      <w:rFonts w:ascii="Times New Roman" w:hAnsi="Times New Roman" w:cs="Times New Roman"/>
                      <w:b/>
                      <w:bCs/>
                      <w:i/>
                      <w:iCs/>
                      <w:sz w:val="24"/>
                      <w:szCs w:val="24"/>
                      <w:lang w:val="en-US"/>
                    </w:rPr>
                  </w:pPr>
                  <w:r w:rsidRPr="003B3C8F">
                    <w:rPr>
                      <w:rFonts w:ascii="Times New Roman" w:hAnsi="Times New Roman" w:cs="Times New Roman"/>
                      <w:sz w:val="22"/>
                      <w:szCs w:val="22"/>
                      <w:lang w:val="en-US"/>
                    </w:rPr>
                    <w:t xml:space="preserve">Plus: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Yes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No</w:t>
                  </w:r>
                </w:p>
              </w:tc>
              <w:tc>
                <w:tcPr>
                  <w:tcW w:w="2542" w:type="dxa"/>
                  <w:tcBorders>
                    <w:top w:val="nil"/>
                    <w:left w:val="nil"/>
                    <w:bottom w:val="nil"/>
                    <w:right w:val="nil"/>
                  </w:tcBorders>
                  <w:vAlign w:val="center"/>
                </w:tcPr>
                <w:p w14:paraId="4E9A8C20" w14:textId="50A4E134" w:rsidR="003B3C8F" w:rsidRPr="003B3C8F" w:rsidRDefault="003B3C8F" w:rsidP="00242F1B">
                  <w:pPr>
                    <w:pStyle w:val="ListParagraph"/>
                    <w:numPr>
                      <w:ilvl w:val="0"/>
                      <w:numId w:val="23"/>
                    </w:numPr>
                    <w:spacing w:after="100"/>
                    <w:ind w:left="27"/>
                    <w:rPr>
                      <w:rFonts w:ascii="Times New Roman" w:hAnsi="Times New Roman" w:cs="Times New Roman"/>
                      <w:b/>
                      <w:bCs/>
                      <w:i/>
                      <w:iCs/>
                      <w:sz w:val="24"/>
                      <w:szCs w:val="24"/>
                      <w:lang w:val="en-US"/>
                    </w:rPr>
                  </w:pPr>
                  <w:r w:rsidRPr="003B3C8F">
                    <w:rPr>
                      <w:rFonts w:ascii="Times New Roman" w:hAnsi="Times New Roman" w:cs="Times New Roman"/>
                      <w:sz w:val="22"/>
                      <w:szCs w:val="22"/>
                      <w:lang w:val="en-US"/>
                    </w:rPr>
                    <w:t xml:space="preserve">Zone: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I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II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III</w:t>
                  </w:r>
                </w:p>
              </w:tc>
            </w:tr>
            <w:tr w:rsidR="003B3C8F" w14:paraId="2ABE8D2A" w14:textId="77777777" w:rsidTr="00235426">
              <w:trPr>
                <w:trHeight w:val="795"/>
              </w:trPr>
              <w:tc>
                <w:tcPr>
                  <w:tcW w:w="5084" w:type="dxa"/>
                  <w:gridSpan w:val="2"/>
                  <w:tcBorders>
                    <w:top w:val="nil"/>
                    <w:left w:val="nil"/>
                    <w:bottom w:val="nil"/>
                    <w:right w:val="nil"/>
                  </w:tcBorders>
                  <w:vAlign w:val="center"/>
                </w:tcPr>
                <w:p w14:paraId="1D46F0C7" w14:textId="77777777" w:rsidR="003B3C8F" w:rsidRPr="003B3C8F" w:rsidRDefault="003B3C8F" w:rsidP="00242F1B">
                  <w:pPr>
                    <w:pStyle w:val="ListParagraph"/>
                    <w:numPr>
                      <w:ilvl w:val="0"/>
                      <w:numId w:val="23"/>
                    </w:numPr>
                    <w:spacing w:after="100"/>
                    <w:ind w:left="49"/>
                    <w:rPr>
                      <w:rFonts w:ascii="Times New Roman" w:hAnsi="Times New Roman" w:cs="Times New Roman"/>
                      <w:b/>
                      <w:bCs/>
                      <w:i/>
                      <w:iCs/>
                      <w:sz w:val="24"/>
                      <w:szCs w:val="24"/>
                      <w:lang w:val="en-US"/>
                    </w:rPr>
                  </w:pPr>
                  <w:r w:rsidRPr="003B3C8F">
                    <w:rPr>
                      <w:rFonts w:ascii="Times New Roman" w:hAnsi="Times New Roman" w:cs="Times New Roman"/>
                      <w:sz w:val="22"/>
                      <w:szCs w:val="22"/>
                      <w:lang w:val="en-US"/>
                    </w:rPr>
                    <w:t xml:space="preserve">A-ROP (Aggressive ROP):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Yes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No</w:t>
                  </w:r>
                </w:p>
                <w:p w14:paraId="34968C71" w14:textId="77777777" w:rsidR="003B3C8F" w:rsidRPr="003B3C8F" w:rsidRDefault="003B3C8F" w:rsidP="00242F1B">
                  <w:pPr>
                    <w:pStyle w:val="ListParagraph"/>
                    <w:numPr>
                      <w:ilvl w:val="0"/>
                      <w:numId w:val="23"/>
                    </w:numPr>
                    <w:spacing w:after="100"/>
                    <w:ind w:left="49"/>
                    <w:rPr>
                      <w:rFonts w:ascii="Times New Roman" w:hAnsi="Times New Roman" w:cs="Times New Roman"/>
                      <w:sz w:val="22"/>
                      <w:szCs w:val="22"/>
                      <w:lang w:val="en-US"/>
                    </w:rPr>
                  </w:pPr>
                  <w:r w:rsidRPr="003B3C8F">
                    <w:rPr>
                      <w:rFonts w:ascii="Times New Roman" w:hAnsi="Times New Roman" w:cs="Times New Roman"/>
                      <w:sz w:val="22"/>
                      <w:szCs w:val="22"/>
                      <w:lang w:val="en-US"/>
                    </w:rPr>
                    <w:t xml:space="preserve">Treatment: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Yes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No</w:t>
                  </w:r>
                </w:p>
                <w:p w14:paraId="03899B32" w14:textId="77777777" w:rsidR="003B3C8F" w:rsidRPr="003B3C8F" w:rsidRDefault="003B3C8F" w:rsidP="00242F1B">
                  <w:pPr>
                    <w:pStyle w:val="ListParagraph"/>
                    <w:numPr>
                      <w:ilvl w:val="0"/>
                      <w:numId w:val="23"/>
                    </w:numPr>
                    <w:spacing w:after="100"/>
                    <w:ind w:left="49"/>
                    <w:rPr>
                      <w:rFonts w:ascii="Times New Roman" w:hAnsi="Times New Roman" w:cs="Times New Roman"/>
                      <w:b/>
                      <w:bCs/>
                      <w:i/>
                      <w:iCs/>
                      <w:sz w:val="24"/>
                      <w:szCs w:val="24"/>
                      <w:lang w:val="en-US"/>
                    </w:rPr>
                  </w:pPr>
                  <w:r w:rsidRPr="003B3C8F">
                    <w:rPr>
                      <w:rFonts w:ascii="Times New Roman" w:hAnsi="Times New Roman" w:cs="Times New Roman"/>
                      <w:sz w:val="22"/>
                      <w:szCs w:val="22"/>
                      <w:lang w:val="en-US"/>
                    </w:rPr>
                    <w:t xml:space="preserve">Type: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Laser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Anti-VEGF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Vitrectomy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Other ______</w:t>
                  </w:r>
                </w:p>
                <w:p w14:paraId="52D0AE60" w14:textId="79EB8D97" w:rsidR="003B3C8F" w:rsidRPr="003B3C8F" w:rsidRDefault="003B3C8F" w:rsidP="00242F1B">
                  <w:pPr>
                    <w:pStyle w:val="ListParagraph"/>
                    <w:numPr>
                      <w:ilvl w:val="0"/>
                      <w:numId w:val="23"/>
                    </w:numPr>
                    <w:spacing w:after="100"/>
                    <w:ind w:left="49"/>
                    <w:rPr>
                      <w:rFonts w:ascii="Times New Roman" w:hAnsi="Times New Roman" w:cs="Times New Roman"/>
                      <w:b/>
                      <w:bCs/>
                      <w:i/>
                      <w:iCs/>
                      <w:sz w:val="24"/>
                      <w:szCs w:val="24"/>
                      <w:lang w:val="en-US"/>
                    </w:rPr>
                  </w:pPr>
                  <w:r>
                    <w:rPr>
                      <w:rFonts w:ascii="Times New Roman" w:hAnsi="Times New Roman" w:cs="Times New Roman"/>
                      <w:sz w:val="22"/>
                      <w:szCs w:val="22"/>
                      <w:lang w:val="en-US"/>
                    </w:rPr>
                    <w:t>If Left: Max stage</w:t>
                  </w:r>
                  <w:r w:rsidRPr="00132499">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Pr>
                      <w:rFonts w:ascii="Times New Roman" w:hAnsi="Times New Roman" w:cs="Times New Roman"/>
                      <w:sz w:val="22"/>
                      <w:szCs w:val="22"/>
                      <w:lang w:val="en-US"/>
                    </w:rPr>
                    <w:t xml:space="preserve"> 1</w:t>
                  </w:r>
                  <w:r w:rsidRPr="00132499">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Pr>
                      <w:rFonts w:ascii="Times New Roman" w:hAnsi="Times New Roman" w:cs="Times New Roman"/>
                      <w:sz w:val="22"/>
                      <w:szCs w:val="22"/>
                      <w:lang w:val="en-US"/>
                    </w:rPr>
                    <w:t xml:space="preserve"> 2</w:t>
                  </w:r>
                  <w:r w:rsidRPr="00132499">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Pr>
                      <w:rFonts w:ascii="Times New Roman" w:hAnsi="Times New Roman" w:cs="Times New Roman"/>
                      <w:sz w:val="22"/>
                      <w:szCs w:val="22"/>
                      <w:lang w:val="en-US"/>
                    </w:rPr>
                    <w:t xml:space="preserve"> 3</w:t>
                  </w:r>
                  <w:r w:rsidRPr="00132499">
                    <w:rPr>
                      <w:rFonts w:ascii="Times New Roman" w:hAnsi="Times New Roman" w:cs="Times New Roman"/>
                      <w:sz w:val="22"/>
                      <w:szCs w:val="22"/>
                      <w:lang w:val="en-US"/>
                    </w:rPr>
                    <w:t xml:space="preserve"> </w:t>
                  </w:r>
                  <w:r w:rsidRPr="00132499">
                    <w:rPr>
                      <w:rFonts w:ascii="Segoe UI Symbol" w:hAnsi="Segoe UI Symbol" w:cs="Segoe UI Symbol"/>
                      <w:sz w:val="22"/>
                      <w:szCs w:val="22"/>
                      <w:lang w:val="en-US"/>
                    </w:rPr>
                    <w:t>☐</w:t>
                  </w:r>
                  <w:r>
                    <w:rPr>
                      <w:rFonts w:ascii="Times New Roman" w:hAnsi="Times New Roman" w:cs="Times New Roman"/>
                      <w:sz w:val="22"/>
                      <w:szCs w:val="22"/>
                      <w:lang w:val="en-US"/>
                    </w:rPr>
                    <w:t xml:space="preserve"> 4 </w:t>
                  </w:r>
                  <w:r w:rsidRPr="00132499">
                    <w:rPr>
                      <w:rFonts w:ascii="Segoe UI Symbol" w:hAnsi="Segoe UI Symbol" w:cs="Segoe UI Symbol"/>
                      <w:sz w:val="22"/>
                      <w:szCs w:val="22"/>
                      <w:lang w:val="en-US"/>
                    </w:rPr>
                    <w:t>☐</w:t>
                  </w:r>
                  <w:r>
                    <w:rPr>
                      <w:rFonts w:ascii="Times New Roman" w:hAnsi="Times New Roman" w:cs="Times New Roman"/>
                      <w:sz w:val="22"/>
                      <w:szCs w:val="22"/>
                      <w:lang w:val="en-US"/>
                    </w:rPr>
                    <w:t xml:space="preserve"> 5</w:t>
                  </w:r>
                </w:p>
              </w:tc>
            </w:tr>
            <w:tr w:rsidR="003B3C8F" w14:paraId="2E932D1E" w14:textId="77777777" w:rsidTr="00235426">
              <w:tc>
                <w:tcPr>
                  <w:tcW w:w="2542" w:type="dxa"/>
                  <w:tcBorders>
                    <w:top w:val="nil"/>
                    <w:left w:val="nil"/>
                    <w:bottom w:val="nil"/>
                    <w:right w:val="nil"/>
                  </w:tcBorders>
                  <w:vAlign w:val="center"/>
                </w:tcPr>
                <w:p w14:paraId="01A1B5AE" w14:textId="669E7DE6" w:rsidR="003B3C8F" w:rsidRPr="003B3C8F" w:rsidRDefault="003B3C8F" w:rsidP="00242F1B">
                  <w:pPr>
                    <w:pStyle w:val="ListParagraph"/>
                    <w:numPr>
                      <w:ilvl w:val="0"/>
                      <w:numId w:val="23"/>
                    </w:numPr>
                    <w:spacing w:after="100"/>
                    <w:ind w:left="49"/>
                    <w:rPr>
                      <w:rFonts w:ascii="Times New Roman" w:hAnsi="Times New Roman" w:cs="Times New Roman"/>
                      <w:sz w:val="22"/>
                      <w:szCs w:val="22"/>
                      <w:lang w:val="en-US"/>
                    </w:rPr>
                  </w:pPr>
                  <w:r w:rsidRPr="003B3C8F">
                    <w:rPr>
                      <w:rFonts w:ascii="Times New Roman" w:hAnsi="Times New Roman" w:cs="Times New Roman"/>
                      <w:sz w:val="22"/>
                      <w:szCs w:val="22"/>
                      <w:lang w:val="en-US"/>
                    </w:rPr>
                    <w:t xml:space="preserve">Plus: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Yes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No</w:t>
                  </w:r>
                </w:p>
              </w:tc>
              <w:tc>
                <w:tcPr>
                  <w:tcW w:w="2542" w:type="dxa"/>
                  <w:tcBorders>
                    <w:top w:val="nil"/>
                    <w:left w:val="nil"/>
                    <w:bottom w:val="nil"/>
                    <w:right w:val="nil"/>
                  </w:tcBorders>
                  <w:vAlign w:val="center"/>
                </w:tcPr>
                <w:p w14:paraId="40022D5D" w14:textId="6950D61D" w:rsidR="003B3C8F" w:rsidRPr="003B3C8F" w:rsidRDefault="003B3C8F" w:rsidP="00242F1B">
                  <w:pPr>
                    <w:pStyle w:val="ListParagraph"/>
                    <w:numPr>
                      <w:ilvl w:val="0"/>
                      <w:numId w:val="23"/>
                    </w:numPr>
                    <w:spacing w:after="100"/>
                    <w:ind w:left="27"/>
                    <w:rPr>
                      <w:rFonts w:ascii="Times New Roman" w:hAnsi="Times New Roman" w:cs="Times New Roman"/>
                      <w:sz w:val="22"/>
                      <w:szCs w:val="22"/>
                      <w:lang w:val="en-US"/>
                    </w:rPr>
                  </w:pPr>
                  <w:r w:rsidRPr="003B3C8F">
                    <w:rPr>
                      <w:rFonts w:ascii="Times New Roman" w:hAnsi="Times New Roman" w:cs="Times New Roman"/>
                      <w:sz w:val="22"/>
                      <w:szCs w:val="22"/>
                      <w:lang w:val="en-US"/>
                    </w:rPr>
                    <w:t xml:space="preserve">Zone: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I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II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III</w:t>
                  </w:r>
                </w:p>
              </w:tc>
            </w:tr>
            <w:tr w:rsidR="003B3C8F" w14:paraId="65033021" w14:textId="77777777" w:rsidTr="00AE3CB2">
              <w:tc>
                <w:tcPr>
                  <w:tcW w:w="5084" w:type="dxa"/>
                  <w:gridSpan w:val="2"/>
                  <w:tcBorders>
                    <w:top w:val="nil"/>
                    <w:left w:val="nil"/>
                    <w:bottom w:val="nil"/>
                    <w:right w:val="nil"/>
                  </w:tcBorders>
                  <w:vAlign w:val="center"/>
                </w:tcPr>
                <w:p w14:paraId="21D264AF" w14:textId="77777777" w:rsidR="003B3C8F" w:rsidRPr="003B3C8F" w:rsidRDefault="003B3C8F" w:rsidP="00242F1B">
                  <w:pPr>
                    <w:pStyle w:val="ListParagraph"/>
                    <w:numPr>
                      <w:ilvl w:val="0"/>
                      <w:numId w:val="23"/>
                    </w:numPr>
                    <w:spacing w:after="100"/>
                    <w:ind w:left="49"/>
                    <w:rPr>
                      <w:rFonts w:ascii="Times New Roman" w:hAnsi="Times New Roman" w:cs="Times New Roman"/>
                      <w:b/>
                      <w:bCs/>
                      <w:i/>
                      <w:iCs/>
                      <w:sz w:val="24"/>
                      <w:szCs w:val="24"/>
                      <w:lang w:val="en-US"/>
                    </w:rPr>
                  </w:pPr>
                  <w:r w:rsidRPr="003B3C8F">
                    <w:rPr>
                      <w:rFonts w:ascii="Times New Roman" w:hAnsi="Times New Roman" w:cs="Times New Roman"/>
                      <w:sz w:val="22"/>
                      <w:szCs w:val="22"/>
                      <w:lang w:val="en-US"/>
                    </w:rPr>
                    <w:t xml:space="preserve">A-ROP (Aggressive ROP):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Yes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No</w:t>
                  </w:r>
                </w:p>
                <w:p w14:paraId="1F6D63E5" w14:textId="77777777" w:rsidR="003B3C8F" w:rsidRPr="003B3C8F" w:rsidRDefault="003B3C8F" w:rsidP="00242F1B">
                  <w:pPr>
                    <w:pStyle w:val="ListParagraph"/>
                    <w:numPr>
                      <w:ilvl w:val="0"/>
                      <w:numId w:val="23"/>
                    </w:numPr>
                    <w:spacing w:after="100"/>
                    <w:ind w:left="49"/>
                    <w:rPr>
                      <w:rFonts w:ascii="Times New Roman" w:hAnsi="Times New Roman" w:cs="Times New Roman"/>
                      <w:sz w:val="22"/>
                      <w:szCs w:val="22"/>
                      <w:lang w:val="en-US"/>
                    </w:rPr>
                  </w:pPr>
                  <w:r w:rsidRPr="003B3C8F">
                    <w:rPr>
                      <w:rFonts w:ascii="Times New Roman" w:hAnsi="Times New Roman" w:cs="Times New Roman"/>
                      <w:sz w:val="22"/>
                      <w:szCs w:val="22"/>
                      <w:lang w:val="en-US"/>
                    </w:rPr>
                    <w:t xml:space="preserve">Treatment: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Yes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No</w:t>
                  </w:r>
                </w:p>
                <w:p w14:paraId="161955F4" w14:textId="05B77610" w:rsidR="003B3C8F" w:rsidRPr="003B3C8F" w:rsidRDefault="003B3C8F" w:rsidP="00242F1B">
                  <w:pPr>
                    <w:pStyle w:val="ListParagraph"/>
                    <w:numPr>
                      <w:ilvl w:val="0"/>
                      <w:numId w:val="23"/>
                    </w:numPr>
                    <w:spacing w:after="100"/>
                    <w:ind w:left="49"/>
                    <w:rPr>
                      <w:rFonts w:ascii="Times New Roman" w:hAnsi="Times New Roman" w:cs="Times New Roman"/>
                      <w:b/>
                      <w:bCs/>
                      <w:i/>
                      <w:iCs/>
                      <w:sz w:val="24"/>
                      <w:szCs w:val="24"/>
                      <w:lang w:val="en-US"/>
                    </w:rPr>
                  </w:pPr>
                  <w:r w:rsidRPr="003B3C8F">
                    <w:rPr>
                      <w:rFonts w:ascii="Times New Roman" w:hAnsi="Times New Roman" w:cs="Times New Roman"/>
                      <w:sz w:val="22"/>
                      <w:szCs w:val="22"/>
                      <w:lang w:val="en-US"/>
                    </w:rPr>
                    <w:t xml:space="preserve">Type: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Laser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Anti-VEGF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Vitrectomy </w:t>
                  </w:r>
                  <w:r w:rsidRPr="003B3C8F">
                    <w:rPr>
                      <w:rFonts w:ascii="Segoe UI Symbol" w:hAnsi="Segoe UI Symbol" w:cs="Segoe UI Symbol"/>
                      <w:sz w:val="22"/>
                      <w:szCs w:val="22"/>
                      <w:lang w:val="en-US"/>
                    </w:rPr>
                    <w:t>☐</w:t>
                  </w:r>
                  <w:r w:rsidRPr="003B3C8F">
                    <w:rPr>
                      <w:rFonts w:ascii="Times New Roman" w:hAnsi="Times New Roman" w:cs="Times New Roman"/>
                      <w:sz w:val="22"/>
                      <w:szCs w:val="22"/>
                      <w:lang w:val="en-US"/>
                    </w:rPr>
                    <w:t xml:space="preserve"> Other ______</w:t>
                  </w:r>
                </w:p>
              </w:tc>
            </w:tr>
            <w:tr w:rsidR="003B3C8F" w14:paraId="28C872FF" w14:textId="77777777" w:rsidTr="00AE3CB2">
              <w:tc>
                <w:tcPr>
                  <w:tcW w:w="5084" w:type="dxa"/>
                  <w:gridSpan w:val="2"/>
                  <w:tcBorders>
                    <w:top w:val="nil"/>
                    <w:left w:val="nil"/>
                    <w:right w:val="nil"/>
                  </w:tcBorders>
                  <w:vAlign w:val="center"/>
                </w:tcPr>
                <w:p w14:paraId="1184A55C" w14:textId="12D859CD" w:rsidR="003B3C8F" w:rsidRPr="001C05E8" w:rsidRDefault="001C05E8" w:rsidP="001C05E8">
                  <w:pPr>
                    <w:spacing w:after="100"/>
                    <w:jc w:val="center"/>
                    <w:rPr>
                      <w:rFonts w:ascii="Times New Roman" w:hAnsi="Times New Roman" w:cs="Times New Roman"/>
                      <w:b/>
                      <w:bCs/>
                      <w:i/>
                      <w:iCs/>
                      <w:sz w:val="24"/>
                      <w:szCs w:val="24"/>
                      <w:highlight w:val="cyan"/>
                      <w:lang w:val="en-US"/>
                    </w:rPr>
                  </w:pPr>
                  <w:r>
                    <w:rPr>
                      <w:rFonts w:ascii="Times New Roman" w:hAnsi="Times New Roman" w:cs="Times New Roman"/>
                      <w:b/>
                      <w:bCs/>
                      <w:i/>
                      <w:iCs/>
                      <w:sz w:val="24"/>
                      <w:szCs w:val="24"/>
                      <w:highlight w:val="cyan"/>
                      <w:lang w:val="en-US"/>
                    </w:rPr>
                    <w:t>H8. THERMOREGULATION</w:t>
                  </w:r>
                </w:p>
              </w:tc>
            </w:tr>
            <w:tr w:rsidR="003B3C8F" w14:paraId="74CA5EE1" w14:textId="77777777" w:rsidTr="003B3C8F">
              <w:tc>
                <w:tcPr>
                  <w:tcW w:w="5084" w:type="dxa"/>
                  <w:gridSpan w:val="2"/>
                  <w:vAlign w:val="center"/>
                </w:tcPr>
                <w:p w14:paraId="30D89548" w14:textId="342419EA" w:rsidR="001C05E8" w:rsidRPr="007E10E4" w:rsidRDefault="001C05E8"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7E10E4">
                    <w:rPr>
                      <w:rFonts w:ascii="Times New Roman" w:hAnsi="Times New Roman" w:cs="Times New Roman"/>
                      <w:sz w:val="22"/>
                      <w:szCs w:val="22"/>
                      <w:lang w:val="en-US"/>
                    </w:rPr>
                    <w:t>Hypothermia (&lt;36</w:t>
                  </w:r>
                  <w:ins w:id="127" w:author="Mannat Guliani" w:date="2026-06-16T23:43:00Z">
                    <w:r w:rsidR="00AE3CB2">
                      <w:rPr>
                        <w:rFonts w:ascii="Times New Roman" w:hAnsi="Times New Roman" w:cs="Times New Roman"/>
                        <w:sz w:val="22"/>
                        <w:szCs w:val="22"/>
                        <w:lang w:val="en-US"/>
                      </w:rPr>
                      <w:t>.5</w:t>
                    </w:r>
                  </w:ins>
                  <w:r w:rsidRPr="007E10E4">
                    <w:rPr>
                      <w:rFonts w:ascii="Times New Roman" w:hAnsi="Times New Roman" w:cs="Times New Roman"/>
                      <w:sz w:val="22"/>
                      <w:szCs w:val="22"/>
                      <w:lang w:val="en-US"/>
                    </w:rPr>
                    <w:t xml:space="preserve">°C): </w:t>
                  </w:r>
                  <w:r w:rsidRPr="007E10E4">
                    <w:rPr>
                      <w:rFonts w:ascii="Segoe UI Symbol" w:hAnsi="Segoe UI Symbol" w:cs="Segoe UI Symbol"/>
                      <w:sz w:val="22"/>
                      <w:szCs w:val="22"/>
                      <w:lang w:val="en-US"/>
                    </w:rPr>
                    <w:t>☐</w:t>
                  </w:r>
                  <w:r w:rsidRPr="007E10E4">
                    <w:rPr>
                      <w:rFonts w:ascii="Times New Roman" w:hAnsi="Times New Roman" w:cs="Times New Roman"/>
                      <w:sz w:val="22"/>
                      <w:szCs w:val="22"/>
                      <w:lang w:val="en-US"/>
                    </w:rPr>
                    <w:t xml:space="preserve"> Yes </w:t>
                  </w:r>
                  <w:r w:rsidRPr="007E10E4">
                    <w:rPr>
                      <w:rFonts w:ascii="Segoe UI Symbol" w:hAnsi="Segoe UI Symbol" w:cs="Segoe UI Symbol"/>
                      <w:sz w:val="22"/>
                      <w:szCs w:val="22"/>
                      <w:lang w:val="en-US"/>
                    </w:rPr>
                    <w:t>☐</w:t>
                  </w:r>
                  <w:r w:rsidRPr="007E10E4">
                    <w:rPr>
                      <w:rFonts w:ascii="Times New Roman" w:hAnsi="Times New Roman" w:cs="Times New Roman"/>
                      <w:sz w:val="22"/>
                      <w:szCs w:val="22"/>
                      <w:lang w:val="en-US"/>
                    </w:rPr>
                    <w:t xml:space="preserve"> No</w:t>
                  </w:r>
                </w:p>
                <w:p w14:paraId="7FE3A7C5" w14:textId="77777777" w:rsidR="001C05E8" w:rsidRPr="007E10E4" w:rsidRDefault="001C05E8"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7E10E4">
                    <w:rPr>
                      <w:rFonts w:ascii="Times New Roman" w:hAnsi="Times New Roman" w:cs="Times New Roman"/>
                      <w:sz w:val="22"/>
                      <w:szCs w:val="22"/>
                      <w:lang w:val="en-US"/>
                    </w:rPr>
                    <w:t xml:space="preserve">Severity: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 xml:space="preserve">Mild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 xml:space="preserve">Moderate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 xml:space="preserve">Severe; </w:t>
                  </w:r>
                </w:p>
                <w:p w14:paraId="73FEA9D9" w14:textId="77777777" w:rsidR="00AE3CB2" w:rsidRDefault="00AE3CB2"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Pr>
                      <w:rFonts w:ascii="Times New Roman" w:hAnsi="Times New Roman" w:cs="Times New Roman"/>
                      <w:sz w:val="22"/>
                      <w:szCs w:val="22"/>
                      <w:lang w:val="en-US"/>
                    </w:rPr>
                    <w:t>Lowest Temp: ____°C</w:t>
                  </w:r>
                </w:p>
                <w:p w14:paraId="5E162ABB" w14:textId="793BDB33" w:rsidR="001C05E8" w:rsidRPr="00AE3CB2" w:rsidRDefault="001C05E8"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7E10E4">
                    <w:rPr>
                      <w:rFonts w:ascii="Times New Roman" w:hAnsi="Times New Roman" w:cs="Times New Roman"/>
                      <w:sz w:val="22"/>
                      <w:szCs w:val="22"/>
                      <w:lang w:val="en-US"/>
                    </w:rPr>
                    <w:t xml:space="preserve">Location: </w:t>
                  </w:r>
                  <w:r w:rsidRPr="007E10E4">
                    <w:rPr>
                      <w:rFonts w:ascii="Segoe UI Symbol" w:hAnsi="Segoe UI Symbol" w:cs="Segoe UI Symbol"/>
                      <w:sz w:val="22"/>
                      <w:szCs w:val="22"/>
                      <w:lang w:val="en-US"/>
                    </w:rPr>
                    <w:t>☐</w:t>
                  </w:r>
                  <w:r w:rsidRPr="007E10E4">
                    <w:rPr>
                      <w:rFonts w:ascii="Times New Roman" w:hAnsi="Times New Roman" w:cs="Times New Roman"/>
                      <w:sz w:val="22"/>
                      <w:szCs w:val="22"/>
                      <w:lang w:val="en-US"/>
                    </w:rPr>
                    <w:t xml:space="preserve"> DR </w:t>
                  </w:r>
                  <w:r w:rsidRPr="007E10E4">
                    <w:rPr>
                      <w:rFonts w:ascii="Segoe UI Symbol" w:hAnsi="Segoe UI Symbol" w:cs="Segoe UI Symbol"/>
                      <w:sz w:val="22"/>
                      <w:szCs w:val="22"/>
                      <w:lang w:val="en-US"/>
                    </w:rPr>
                    <w:t>☐</w:t>
                  </w:r>
                  <w:r w:rsidRPr="007E10E4">
                    <w:rPr>
                      <w:rFonts w:ascii="Times New Roman" w:hAnsi="Times New Roman" w:cs="Times New Roman"/>
                      <w:sz w:val="22"/>
                      <w:szCs w:val="22"/>
                      <w:lang w:val="en-US"/>
                    </w:rPr>
                    <w:t xml:space="preserve"> Transport </w:t>
                  </w:r>
                  <w:r w:rsidRPr="00AE3CB2">
                    <w:rPr>
                      <w:rFonts w:ascii="Segoe UI Symbol" w:hAnsi="Segoe UI Symbol" w:cs="Segoe UI Symbol"/>
                      <w:sz w:val="22"/>
                      <w:szCs w:val="22"/>
                      <w:lang w:val="en-US"/>
                    </w:rPr>
                    <w:t>☐</w:t>
                  </w:r>
                  <w:r w:rsidRPr="00AE3CB2">
                    <w:rPr>
                      <w:rFonts w:ascii="Times New Roman" w:hAnsi="Times New Roman" w:cs="Times New Roman"/>
                      <w:sz w:val="22"/>
                      <w:szCs w:val="22"/>
                      <w:lang w:val="en-US"/>
                    </w:rPr>
                    <w:t xml:space="preserve"> NICU</w:t>
                  </w:r>
                </w:p>
                <w:p w14:paraId="13721D81" w14:textId="77777777" w:rsidR="001C05E8" w:rsidRPr="007E10E4" w:rsidRDefault="001C05E8"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7E10E4">
                    <w:rPr>
                      <w:rFonts w:ascii="Times New Roman" w:hAnsi="Times New Roman" w:cs="Times New Roman"/>
                      <w:sz w:val="22"/>
                      <w:szCs w:val="22"/>
                      <w:lang w:val="en-US"/>
                    </w:rPr>
                    <w:t xml:space="preserve">Etiology: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 xml:space="preserve">Sepsis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 xml:space="preserve">Environment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 xml:space="preserve">Immaturity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 xml:space="preserve">IVH </w:t>
                  </w:r>
                  <w:r w:rsidRPr="007E10E4">
                    <w:rPr>
                      <w:rFonts w:ascii="Segoe UI Symbol" w:hAnsi="Segoe UI Symbol" w:cs="Segoe UI Symbol"/>
                      <w:sz w:val="22"/>
                      <w:szCs w:val="22"/>
                      <w:lang w:val="en-US"/>
                    </w:rPr>
                    <w:t>☐</w:t>
                  </w:r>
                  <w:r>
                    <w:t xml:space="preserve"> </w:t>
                  </w:r>
                  <w:r w:rsidRPr="007E10E4">
                    <w:rPr>
                      <w:rFonts w:ascii="Times New Roman" w:hAnsi="Times New Roman" w:cs="Times New Roman"/>
                      <w:sz w:val="22"/>
                      <w:szCs w:val="22"/>
                      <w:lang w:val="en-US"/>
                    </w:rPr>
                    <w:t xml:space="preserve">Other __________ </w:t>
                  </w:r>
                  <w:r w:rsidRPr="007E10E4">
                    <w:rPr>
                      <w:rFonts w:ascii="Arial Narrow" w:hAnsi="Arial Narrow" w:cs="Times New Roman"/>
                      <w:i/>
                      <w:iCs/>
                      <w:lang w:val="en-US"/>
                    </w:rPr>
                    <w:t>(</w:t>
                  </w:r>
                  <w:r w:rsidRPr="007E10E4">
                    <w:rPr>
                      <w:rFonts w:ascii="Arial Narrow" w:hAnsi="Arial Narrow" w:cs="Times New Roman"/>
                      <w:i/>
                      <w:iCs/>
                    </w:rPr>
                    <w:t>Select all that apply)</w:t>
                  </w:r>
                </w:p>
                <w:p w14:paraId="4AA1BBA4" w14:textId="77777777" w:rsidR="001C05E8" w:rsidRPr="007E10E4" w:rsidRDefault="001C05E8"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7E10E4">
                    <w:rPr>
                      <w:rFonts w:ascii="Times New Roman" w:hAnsi="Times New Roman" w:cs="Times New Roman"/>
                      <w:sz w:val="22"/>
                      <w:szCs w:val="22"/>
                      <w:lang w:val="en-US"/>
                    </w:rPr>
                    <w:t xml:space="preserve">Hyperthermia (&gt;37.5°C): </w:t>
                  </w:r>
                  <w:r w:rsidRPr="007E10E4">
                    <w:rPr>
                      <w:rFonts w:ascii="Segoe UI Symbol" w:hAnsi="Segoe UI Symbol" w:cs="Segoe UI Symbol"/>
                      <w:sz w:val="22"/>
                      <w:szCs w:val="22"/>
                      <w:lang w:val="en-US"/>
                    </w:rPr>
                    <w:t>☐</w:t>
                  </w:r>
                  <w:r w:rsidRPr="007E10E4">
                    <w:rPr>
                      <w:rFonts w:ascii="Times New Roman" w:hAnsi="Times New Roman" w:cs="Times New Roman"/>
                      <w:sz w:val="22"/>
                      <w:szCs w:val="22"/>
                      <w:lang w:val="en-US"/>
                    </w:rPr>
                    <w:t xml:space="preserve"> Yes </w:t>
                  </w:r>
                  <w:r w:rsidRPr="007E10E4">
                    <w:rPr>
                      <w:rFonts w:ascii="Segoe UI Symbol" w:hAnsi="Segoe UI Symbol" w:cs="Segoe UI Symbol"/>
                      <w:sz w:val="22"/>
                      <w:szCs w:val="22"/>
                      <w:lang w:val="en-US"/>
                    </w:rPr>
                    <w:t>☐</w:t>
                  </w:r>
                  <w:r w:rsidRPr="007E10E4">
                    <w:rPr>
                      <w:rFonts w:ascii="Times New Roman" w:hAnsi="Times New Roman" w:cs="Times New Roman"/>
                      <w:sz w:val="22"/>
                      <w:szCs w:val="22"/>
                      <w:lang w:val="en-US"/>
                    </w:rPr>
                    <w:t xml:space="preserve"> No</w:t>
                  </w:r>
                </w:p>
                <w:p w14:paraId="39A86BC7" w14:textId="77777777" w:rsidR="001C05E8" w:rsidRPr="007E10E4" w:rsidRDefault="001C05E8" w:rsidP="00242F1B">
                  <w:pPr>
                    <w:pStyle w:val="ListParagraph"/>
                    <w:numPr>
                      <w:ilvl w:val="0"/>
                      <w:numId w:val="23"/>
                    </w:numPr>
                    <w:spacing w:before="25" w:after="25" w:line="276" w:lineRule="auto"/>
                    <w:ind w:left="54"/>
                    <w:rPr>
                      <w:rFonts w:ascii="Times New Roman" w:hAnsi="Times New Roman" w:cs="Times New Roman"/>
                      <w:sz w:val="22"/>
                      <w:szCs w:val="22"/>
                      <w:lang w:val="en-US"/>
                    </w:rPr>
                  </w:pPr>
                  <w:ins w:id="128" w:author="Mannat Guliani" w:date="2026-06-11T13:40:00Z">
                    <w:r w:rsidRPr="007E10E4">
                      <w:rPr>
                        <w:rFonts w:ascii="Times New Roman" w:hAnsi="Times New Roman" w:cs="Times New Roman"/>
                        <w:sz w:val="22"/>
                        <w:szCs w:val="22"/>
                        <w:lang w:val="en-US"/>
                      </w:rPr>
                      <w:t xml:space="preserve">Highest </w:t>
                    </w:r>
                  </w:ins>
                  <w:r w:rsidRPr="007E10E4">
                    <w:rPr>
                      <w:rFonts w:ascii="Times New Roman" w:hAnsi="Times New Roman" w:cs="Times New Roman"/>
                      <w:sz w:val="22"/>
                      <w:szCs w:val="22"/>
                      <w:lang w:val="en-US"/>
                    </w:rPr>
                    <w:t>Temp: ____°C</w:t>
                  </w:r>
                </w:p>
                <w:p w14:paraId="0D3B8C09" w14:textId="77777777" w:rsidR="001C05E8" w:rsidRPr="007E10E4" w:rsidRDefault="001C05E8" w:rsidP="00242F1B">
                  <w:pPr>
                    <w:pStyle w:val="ListParagraph"/>
                    <w:numPr>
                      <w:ilvl w:val="0"/>
                      <w:numId w:val="23"/>
                    </w:numPr>
                    <w:spacing w:before="25" w:after="25" w:line="276" w:lineRule="auto"/>
                    <w:ind w:left="-36" w:hanging="54"/>
                    <w:rPr>
                      <w:rFonts w:ascii="Times New Roman" w:hAnsi="Times New Roman" w:cs="Times New Roman"/>
                      <w:sz w:val="22"/>
                      <w:szCs w:val="22"/>
                      <w:lang w:val="en-US"/>
                    </w:rPr>
                  </w:pPr>
                  <w:r w:rsidRPr="007E10E4">
                    <w:rPr>
                      <w:rFonts w:ascii="Times New Roman" w:hAnsi="Times New Roman" w:cs="Times New Roman"/>
                      <w:sz w:val="22"/>
                      <w:szCs w:val="22"/>
                      <w:lang w:val="en-US"/>
                    </w:rPr>
                    <w:t xml:space="preserve">Location: </w:t>
                  </w:r>
                  <w:r w:rsidRPr="007E10E4">
                    <w:rPr>
                      <w:rFonts w:ascii="Segoe UI Symbol" w:hAnsi="Segoe UI Symbol" w:cs="Segoe UI Symbol"/>
                      <w:sz w:val="22"/>
                      <w:szCs w:val="22"/>
                      <w:lang w:val="en-US"/>
                    </w:rPr>
                    <w:t>☐</w:t>
                  </w:r>
                  <w:r w:rsidRPr="007E10E4">
                    <w:rPr>
                      <w:rFonts w:ascii="Times New Roman" w:hAnsi="Times New Roman" w:cs="Times New Roman"/>
                      <w:sz w:val="22"/>
                      <w:szCs w:val="22"/>
                      <w:lang w:val="en-US"/>
                    </w:rPr>
                    <w:t xml:space="preserve"> DR </w:t>
                  </w:r>
                  <w:r w:rsidRPr="007E10E4">
                    <w:rPr>
                      <w:rFonts w:ascii="Segoe UI Symbol" w:hAnsi="Segoe UI Symbol" w:cs="Segoe UI Symbol"/>
                      <w:sz w:val="22"/>
                      <w:szCs w:val="22"/>
                      <w:lang w:val="en-US"/>
                    </w:rPr>
                    <w:t>☐</w:t>
                  </w:r>
                  <w:r w:rsidRPr="007E10E4">
                    <w:rPr>
                      <w:rFonts w:ascii="Times New Roman" w:hAnsi="Times New Roman" w:cs="Times New Roman"/>
                      <w:sz w:val="22"/>
                      <w:szCs w:val="22"/>
                      <w:lang w:val="en-US"/>
                    </w:rPr>
                    <w:t xml:space="preserve"> Transport </w:t>
                  </w:r>
                  <w:r w:rsidRPr="007E10E4">
                    <w:rPr>
                      <w:rFonts w:ascii="Segoe UI Symbol" w:hAnsi="Segoe UI Symbol" w:cs="Segoe UI Symbol"/>
                      <w:sz w:val="22"/>
                      <w:szCs w:val="22"/>
                      <w:lang w:val="en-US"/>
                    </w:rPr>
                    <w:t>☐</w:t>
                  </w:r>
                  <w:r w:rsidRPr="007E10E4">
                    <w:rPr>
                      <w:rFonts w:ascii="Times New Roman" w:hAnsi="Times New Roman" w:cs="Times New Roman"/>
                      <w:sz w:val="22"/>
                      <w:szCs w:val="22"/>
                      <w:lang w:val="en-US"/>
                    </w:rPr>
                    <w:t xml:space="preserve"> NICU</w:t>
                  </w:r>
                </w:p>
                <w:p w14:paraId="1BA3C507" w14:textId="422D2DF0" w:rsidR="003B3C8F" w:rsidRPr="00AE3CB2" w:rsidRDefault="001C05E8" w:rsidP="00242F1B">
                  <w:pPr>
                    <w:pStyle w:val="ListParagraph"/>
                    <w:numPr>
                      <w:ilvl w:val="0"/>
                      <w:numId w:val="23"/>
                    </w:numPr>
                    <w:spacing w:after="100"/>
                    <w:ind w:left="54"/>
                    <w:rPr>
                      <w:rFonts w:ascii="Times New Roman" w:hAnsi="Times New Roman" w:cs="Times New Roman"/>
                      <w:sz w:val="22"/>
                      <w:szCs w:val="22"/>
                      <w:lang w:val="en-US"/>
                    </w:rPr>
                  </w:pPr>
                  <w:r w:rsidRPr="007E10E4">
                    <w:rPr>
                      <w:rFonts w:ascii="Times New Roman" w:hAnsi="Times New Roman" w:cs="Times New Roman"/>
                      <w:sz w:val="22"/>
                      <w:szCs w:val="22"/>
                      <w:lang w:val="en-US"/>
                    </w:rPr>
                    <w:t xml:space="preserve">Etiology: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Excessive</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 xml:space="preserve">clothing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Plastic</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 xml:space="preserve">wrap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 xml:space="preserve">Equipment malfunction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 xml:space="preserve">Probe misplacement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Environment</w:t>
                  </w:r>
                  <w:r w:rsidRPr="007E10E4">
                    <w:rPr>
                      <w:rFonts w:ascii="Segoe UI Symbol" w:hAnsi="Segoe UI Symbol" w:cs="Segoe UI Symbol"/>
                      <w:sz w:val="22"/>
                      <w:szCs w:val="22"/>
                      <w:lang w:val="en-US"/>
                    </w:rPr>
                    <w:t xml:space="preserve"> ☐ </w:t>
                  </w:r>
                  <w:r w:rsidRPr="007E10E4">
                    <w:rPr>
                      <w:rFonts w:ascii="Times New Roman" w:hAnsi="Times New Roman" w:cs="Times New Roman"/>
                      <w:sz w:val="22"/>
                      <w:szCs w:val="22"/>
                      <w:lang w:val="en-US"/>
                    </w:rPr>
                    <w:t xml:space="preserve">Sepsis </w:t>
                  </w:r>
                  <w:r w:rsidRPr="007E10E4">
                    <w:rPr>
                      <w:rFonts w:ascii="Segoe UI Symbol" w:hAnsi="Segoe UI Symbol" w:cs="Segoe UI Symbol"/>
                      <w:sz w:val="22"/>
                      <w:szCs w:val="22"/>
                      <w:lang w:val="en-US"/>
                    </w:rPr>
                    <w:t xml:space="preserve">☐ </w:t>
                  </w:r>
                  <w:r w:rsidRPr="007E10E4">
                    <w:rPr>
                      <w:rFonts w:ascii="Times New Roman" w:hAnsi="Times New Roman" w:cs="Times New Roman"/>
                      <w:sz w:val="22"/>
                      <w:szCs w:val="22"/>
                      <w:lang w:val="en-US"/>
                    </w:rPr>
                    <w:t xml:space="preserve">Other __________ </w:t>
                  </w:r>
                  <w:r w:rsidRPr="00AE3CB2">
                    <w:rPr>
                      <w:rFonts w:ascii="Arial Narrow" w:hAnsi="Arial Narrow" w:cs="Times New Roman"/>
                      <w:i/>
                      <w:iCs/>
                      <w:lang w:val="en-US"/>
                    </w:rPr>
                    <w:t>(</w:t>
                  </w:r>
                  <w:r w:rsidRPr="00AE3CB2">
                    <w:rPr>
                      <w:rFonts w:ascii="Arial Narrow" w:hAnsi="Arial Narrow" w:cs="Times New Roman"/>
                      <w:i/>
                      <w:iCs/>
                    </w:rPr>
                    <w:t>Select all that apply)</w:t>
                  </w:r>
                </w:p>
              </w:tc>
            </w:tr>
            <w:tr w:rsidR="005D2E72" w14:paraId="7D509013" w14:textId="77777777" w:rsidTr="005D2E72">
              <w:tc>
                <w:tcPr>
                  <w:tcW w:w="5084" w:type="dxa"/>
                  <w:gridSpan w:val="2"/>
                  <w:tcBorders>
                    <w:left w:val="nil"/>
                    <w:bottom w:val="nil"/>
                    <w:right w:val="nil"/>
                  </w:tcBorders>
                  <w:vAlign w:val="center"/>
                </w:tcPr>
                <w:p w14:paraId="7855FF5A" w14:textId="0EAB11EB" w:rsidR="005D2E72" w:rsidRPr="004F0729" w:rsidRDefault="005D2E72" w:rsidP="005D2E72">
                  <w:pPr>
                    <w:spacing w:after="100"/>
                    <w:jc w:val="center"/>
                    <w:rPr>
                      <w:rFonts w:ascii="Times New Roman" w:hAnsi="Times New Roman" w:cs="Times New Roman"/>
                      <w:b/>
                      <w:bCs/>
                      <w:i/>
                      <w:iCs/>
                      <w:sz w:val="24"/>
                      <w:szCs w:val="24"/>
                      <w:highlight w:val="cyan"/>
                      <w:lang w:val="en-US"/>
                    </w:rPr>
                  </w:pPr>
                  <w:r>
                    <w:rPr>
                      <w:rFonts w:ascii="Times New Roman" w:hAnsi="Times New Roman" w:cs="Times New Roman"/>
                      <w:b/>
                      <w:bCs/>
                      <w:i/>
                      <w:iCs/>
                      <w:sz w:val="24"/>
                      <w:szCs w:val="24"/>
                      <w:highlight w:val="cyan"/>
                      <w:lang w:val="en-US"/>
                    </w:rPr>
                    <w:t xml:space="preserve">H9. </w:t>
                  </w:r>
                  <w:r w:rsidRPr="004F0729">
                    <w:rPr>
                      <w:rFonts w:ascii="Times New Roman" w:hAnsi="Times New Roman" w:cs="Times New Roman"/>
                      <w:b/>
                      <w:bCs/>
                      <w:i/>
                      <w:iCs/>
                      <w:sz w:val="24"/>
                      <w:szCs w:val="24"/>
                      <w:highlight w:val="cyan"/>
                      <w:lang w:val="en-US"/>
                    </w:rPr>
                    <w:t>VASCULAR ACCESS</w:t>
                  </w:r>
                </w:p>
                <w:p w14:paraId="6AC75D3B" w14:textId="32F4D060" w:rsidR="005D2E72" w:rsidRPr="005D2E72" w:rsidRDefault="005D2E72" w:rsidP="005D2E72">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 xml:space="preserve">H9.1 </w:t>
                  </w:r>
                  <w:r w:rsidRPr="00132499">
                    <w:rPr>
                      <w:rFonts w:ascii="Times New Roman" w:hAnsi="Times New Roman" w:cs="Times New Roman"/>
                      <w:b/>
                      <w:bCs/>
                      <w:sz w:val="22"/>
                      <w:szCs w:val="22"/>
                      <w:lang w:val="en-US"/>
                    </w:rPr>
                    <w:t>Central Lines</w:t>
                  </w:r>
                </w:p>
              </w:tc>
            </w:tr>
            <w:tr w:rsidR="005D2E72" w14:paraId="54472DA0" w14:textId="77777777" w:rsidTr="005D2E72">
              <w:trPr>
                <w:trHeight w:val="290"/>
              </w:trPr>
              <w:tc>
                <w:tcPr>
                  <w:tcW w:w="2542" w:type="dxa"/>
                  <w:tcBorders>
                    <w:top w:val="nil"/>
                    <w:left w:val="nil"/>
                    <w:bottom w:val="nil"/>
                    <w:right w:val="nil"/>
                  </w:tcBorders>
                  <w:vAlign w:val="center"/>
                </w:tcPr>
                <w:p w14:paraId="23A4B1F8" w14:textId="1D2D2798" w:rsidR="005D2E72" w:rsidRPr="007E10E4" w:rsidRDefault="005D2E72"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132499">
                    <w:rPr>
                      <w:rFonts w:ascii="Times New Roman" w:hAnsi="Times New Roman" w:cs="Times New Roman"/>
                      <w:sz w:val="22"/>
                      <w:szCs w:val="22"/>
                      <w:lang w:val="en-US"/>
                    </w:rPr>
                    <w:t>PICC</w:t>
                  </w:r>
                  <w:r>
                    <w:rPr>
                      <w:rFonts w:ascii="Times New Roman" w:hAnsi="Times New Roman" w:cs="Times New Roman"/>
                      <w:sz w:val="22"/>
                      <w:szCs w:val="22"/>
                      <w:lang w:val="en-US"/>
                    </w:rPr>
                    <w:t>:</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c>
                <w:tcPr>
                  <w:tcW w:w="2542" w:type="dxa"/>
                  <w:tcBorders>
                    <w:top w:val="nil"/>
                    <w:left w:val="nil"/>
                    <w:bottom w:val="nil"/>
                    <w:right w:val="nil"/>
                  </w:tcBorders>
                  <w:vAlign w:val="center"/>
                </w:tcPr>
                <w:p w14:paraId="169459D6" w14:textId="31F13E7E" w:rsidR="005D2E72" w:rsidRPr="007E10E4" w:rsidRDefault="005D2E72"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132499">
                    <w:rPr>
                      <w:rFonts w:ascii="Times New Roman" w:hAnsi="Times New Roman" w:cs="Times New Roman"/>
                      <w:sz w:val="22"/>
                      <w:szCs w:val="22"/>
                      <w:lang w:val="en-US"/>
                    </w:rPr>
                    <w:t>Duration: ____ days</w:t>
                  </w:r>
                </w:p>
              </w:tc>
            </w:tr>
            <w:tr w:rsidR="005D2E72" w14:paraId="3727F7C0" w14:textId="77777777" w:rsidTr="005D2E72">
              <w:trPr>
                <w:trHeight w:val="290"/>
              </w:trPr>
              <w:tc>
                <w:tcPr>
                  <w:tcW w:w="2542" w:type="dxa"/>
                  <w:tcBorders>
                    <w:top w:val="nil"/>
                    <w:left w:val="nil"/>
                    <w:bottom w:val="nil"/>
                    <w:right w:val="nil"/>
                  </w:tcBorders>
                  <w:vAlign w:val="center"/>
                </w:tcPr>
                <w:p w14:paraId="50BD618F" w14:textId="2B657B16" w:rsidR="005D2E72" w:rsidRPr="007E10E4" w:rsidRDefault="005D2E72"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132499">
                    <w:rPr>
                      <w:rFonts w:ascii="Times New Roman" w:hAnsi="Times New Roman" w:cs="Times New Roman"/>
                      <w:sz w:val="22"/>
                      <w:szCs w:val="22"/>
                      <w:lang w:val="en-US"/>
                    </w:rPr>
                    <w:t>UVC</w:t>
                  </w:r>
                  <w:r>
                    <w:rPr>
                      <w:rFonts w:ascii="Times New Roman" w:hAnsi="Times New Roman" w:cs="Times New Roman"/>
                      <w:sz w:val="22"/>
                      <w:szCs w:val="22"/>
                      <w:lang w:val="en-US"/>
                    </w:rPr>
                    <w:t>:</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c>
                <w:tcPr>
                  <w:tcW w:w="2542" w:type="dxa"/>
                  <w:tcBorders>
                    <w:top w:val="nil"/>
                    <w:left w:val="nil"/>
                    <w:bottom w:val="nil"/>
                    <w:right w:val="nil"/>
                  </w:tcBorders>
                  <w:vAlign w:val="center"/>
                </w:tcPr>
                <w:p w14:paraId="0303783A" w14:textId="56BACE99" w:rsidR="005D2E72" w:rsidRPr="007E10E4" w:rsidRDefault="005D2E72"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132499">
                    <w:rPr>
                      <w:rFonts w:ascii="Times New Roman" w:hAnsi="Times New Roman" w:cs="Times New Roman"/>
                      <w:sz w:val="22"/>
                      <w:szCs w:val="22"/>
                      <w:lang w:val="en-US"/>
                    </w:rPr>
                    <w:t>Duration: ____ days</w:t>
                  </w:r>
                </w:p>
              </w:tc>
            </w:tr>
            <w:tr w:rsidR="005D2E72" w14:paraId="4086D0CC" w14:textId="77777777" w:rsidTr="005D2E72">
              <w:trPr>
                <w:trHeight w:val="290"/>
              </w:trPr>
              <w:tc>
                <w:tcPr>
                  <w:tcW w:w="2542" w:type="dxa"/>
                  <w:tcBorders>
                    <w:top w:val="nil"/>
                    <w:left w:val="nil"/>
                    <w:bottom w:val="single" w:sz="4" w:space="0" w:color="auto"/>
                    <w:right w:val="nil"/>
                  </w:tcBorders>
                  <w:vAlign w:val="center"/>
                </w:tcPr>
                <w:p w14:paraId="1E9BB4E8" w14:textId="50EED693" w:rsidR="005D2E72" w:rsidRPr="007E10E4" w:rsidRDefault="005D2E72"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132499">
                    <w:rPr>
                      <w:rFonts w:ascii="Times New Roman" w:hAnsi="Times New Roman" w:cs="Times New Roman"/>
                      <w:sz w:val="22"/>
                      <w:szCs w:val="22"/>
                      <w:lang w:val="en-US"/>
                    </w:rPr>
                    <w:t>UAC</w:t>
                  </w:r>
                  <w:r>
                    <w:rPr>
                      <w:rFonts w:ascii="Times New Roman" w:hAnsi="Times New Roman" w:cs="Times New Roman"/>
                      <w:sz w:val="22"/>
                      <w:szCs w:val="22"/>
                      <w:lang w:val="en-US"/>
                    </w:rPr>
                    <w:t>:</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c>
                <w:tcPr>
                  <w:tcW w:w="2542" w:type="dxa"/>
                  <w:tcBorders>
                    <w:top w:val="nil"/>
                    <w:left w:val="nil"/>
                    <w:bottom w:val="single" w:sz="4" w:space="0" w:color="auto"/>
                    <w:right w:val="nil"/>
                  </w:tcBorders>
                  <w:vAlign w:val="center"/>
                </w:tcPr>
                <w:p w14:paraId="135860D0" w14:textId="1CA59499" w:rsidR="005D2E72" w:rsidRPr="007E10E4" w:rsidRDefault="005D2E72"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132499">
                    <w:rPr>
                      <w:rFonts w:ascii="Times New Roman" w:hAnsi="Times New Roman" w:cs="Times New Roman"/>
                      <w:sz w:val="22"/>
                      <w:szCs w:val="22"/>
                      <w:lang w:val="en-US"/>
                    </w:rPr>
                    <w:t>Duration: ____ days</w:t>
                  </w:r>
                </w:p>
              </w:tc>
            </w:tr>
            <w:tr w:rsidR="005D2E72" w14:paraId="4A9CCD39" w14:textId="77777777" w:rsidTr="005D2E72">
              <w:trPr>
                <w:trHeight w:val="290"/>
              </w:trPr>
              <w:tc>
                <w:tcPr>
                  <w:tcW w:w="5084" w:type="dxa"/>
                  <w:gridSpan w:val="2"/>
                  <w:tcBorders>
                    <w:top w:val="single" w:sz="4" w:space="0" w:color="auto"/>
                  </w:tcBorders>
                  <w:vAlign w:val="center"/>
                </w:tcPr>
                <w:p w14:paraId="7FC884D5" w14:textId="2EB7F602" w:rsidR="005D2E72" w:rsidRPr="005D2E72" w:rsidRDefault="005D2E72" w:rsidP="00242F1B">
                  <w:pPr>
                    <w:pStyle w:val="ListParagraph"/>
                    <w:numPr>
                      <w:ilvl w:val="0"/>
                      <w:numId w:val="23"/>
                    </w:numPr>
                    <w:spacing w:before="25" w:after="25" w:line="276" w:lineRule="auto"/>
                    <w:ind w:left="54"/>
                    <w:rPr>
                      <w:rFonts w:ascii="Times New Roman" w:hAnsi="Times New Roman" w:cs="Times New Roman"/>
                      <w:sz w:val="22"/>
                      <w:szCs w:val="22"/>
                      <w:lang w:val="en-US"/>
                    </w:rPr>
                  </w:pPr>
                  <w:r w:rsidRPr="005D2E72">
                    <w:rPr>
                      <w:rFonts w:ascii="Times New Roman" w:hAnsi="Times New Roman" w:cs="Times New Roman"/>
                      <w:sz w:val="22"/>
                      <w:szCs w:val="22"/>
                      <w:lang w:val="en-US"/>
                    </w:rPr>
                    <w:t xml:space="preserve">Complications: </w:t>
                  </w:r>
                  <w:r w:rsidRPr="005D2E72">
                    <w:rPr>
                      <w:rFonts w:ascii="Segoe UI Symbol" w:hAnsi="Segoe UI Symbol" w:cs="Segoe UI Symbol"/>
                      <w:sz w:val="22"/>
                      <w:szCs w:val="22"/>
                      <w:lang w:val="en-US"/>
                    </w:rPr>
                    <w:t>☐</w:t>
                  </w:r>
                  <w:r w:rsidRPr="005D2E72">
                    <w:rPr>
                      <w:rFonts w:ascii="Times New Roman" w:hAnsi="Times New Roman" w:cs="Times New Roman"/>
                      <w:sz w:val="22"/>
                      <w:szCs w:val="22"/>
                      <w:lang w:val="en-US"/>
                    </w:rPr>
                    <w:t xml:space="preserve"> None </w:t>
                  </w:r>
                  <w:r w:rsidRPr="005D2E72">
                    <w:rPr>
                      <w:rFonts w:ascii="Segoe UI Symbol" w:hAnsi="Segoe UI Symbol" w:cs="Segoe UI Symbol"/>
                      <w:sz w:val="22"/>
                      <w:szCs w:val="22"/>
                      <w:lang w:val="en-US"/>
                    </w:rPr>
                    <w:t>☐</w:t>
                  </w:r>
                  <w:r w:rsidRPr="005D2E72">
                    <w:rPr>
                      <w:rFonts w:ascii="Times New Roman" w:hAnsi="Times New Roman" w:cs="Times New Roman"/>
                      <w:sz w:val="22"/>
                      <w:szCs w:val="22"/>
                      <w:lang w:val="en-US"/>
                    </w:rPr>
                    <w:t xml:space="preserve"> </w:t>
                  </w:r>
                  <w:proofErr w:type="spellStart"/>
                  <w:r w:rsidRPr="005D2E72">
                    <w:rPr>
                      <w:rFonts w:ascii="Times New Roman" w:hAnsi="Times New Roman" w:cs="Times New Roman"/>
                      <w:sz w:val="22"/>
                      <w:szCs w:val="22"/>
                      <w:lang w:val="en-US"/>
                    </w:rPr>
                    <w:t>Phelibitis</w:t>
                  </w:r>
                  <w:proofErr w:type="spellEnd"/>
                  <w:r w:rsidRPr="005D2E72">
                    <w:rPr>
                      <w:rFonts w:ascii="Times New Roman" w:hAnsi="Times New Roman" w:cs="Times New Roman"/>
                      <w:sz w:val="22"/>
                      <w:szCs w:val="22"/>
                      <w:lang w:val="en-US"/>
                    </w:rPr>
                    <w:t xml:space="preserve"> </w:t>
                  </w:r>
                  <w:r w:rsidRPr="005D2E72">
                    <w:rPr>
                      <w:rFonts w:ascii="Segoe UI Symbol" w:hAnsi="Segoe UI Symbol" w:cs="Segoe UI Symbol"/>
                      <w:sz w:val="22"/>
                      <w:szCs w:val="22"/>
                      <w:lang w:val="en-US"/>
                    </w:rPr>
                    <w:t>☐</w:t>
                  </w:r>
                  <w:r w:rsidRPr="005D2E72">
                    <w:rPr>
                      <w:rFonts w:ascii="Times New Roman" w:hAnsi="Times New Roman" w:cs="Times New Roman"/>
                      <w:sz w:val="22"/>
                      <w:szCs w:val="22"/>
                      <w:lang w:val="en-US"/>
                    </w:rPr>
                    <w:t xml:space="preserve"> Local site infection</w:t>
                  </w:r>
                </w:p>
              </w:tc>
            </w:tr>
          </w:tbl>
          <w:p w14:paraId="717F1F98" w14:textId="3A8444E3" w:rsidR="00DF01B9" w:rsidRPr="00A9195B" w:rsidRDefault="00DF01B9" w:rsidP="00A11DAB">
            <w:pPr>
              <w:spacing w:before="25" w:after="25" w:line="276" w:lineRule="auto"/>
              <w:rPr>
                <w:rFonts w:ascii="Times New Roman" w:hAnsi="Times New Roman" w:cs="Times New Roman"/>
                <w:b/>
                <w:bCs/>
                <w:i/>
                <w:iCs/>
                <w:sz w:val="24"/>
                <w:szCs w:val="24"/>
                <w:highlight w:val="cyan"/>
                <w:lang w:val="en-US"/>
              </w:rPr>
            </w:pPr>
          </w:p>
        </w:tc>
      </w:tr>
    </w:tbl>
    <w:p w14:paraId="2D9DC4C8" w14:textId="77777777" w:rsidR="00EE2161" w:rsidRDefault="00EE2161"/>
    <w:tbl>
      <w:tblPr>
        <w:tblStyle w:val="TableGrid"/>
        <w:tblW w:w="10775" w:type="dxa"/>
        <w:tblInd w:w="-275" w:type="dxa"/>
        <w:tblLayout w:type="fixed"/>
        <w:tblLook w:val="04A0" w:firstRow="1" w:lastRow="0" w:firstColumn="1" w:lastColumn="0" w:noHBand="0" w:noVBand="1"/>
      </w:tblPr>
      <w:tblGrid>
        <w:gridCol w:w="5477"/>
        <w:gridCol w:w="5298"/>
      </w:tblGrid>
      <w:tr w:rsidR="00A11DAB" w14:paraId="126C8582" w14:textId="77777777" w:rsidTr="00240CEA">
        <w:trPr>
          <w:trHeight w:val="8180"/>
        </w:trPr>
        <w:tc>
          <w:tcPr>
            <w:tcW w:w="5477" w:type="dxa"/>
          </w:tcPr>
          <w:tbl>
            <w:tblPr>
              <w:tblStyle w:val="TableGrid"/>
              <w:tblW w:w="0" w:type="auto"/>
              <w:tblLayout w:type="fixed"/>
              <w:tblLook w:val="04A0" w:firstRow="1" w:lastRow="0" w:firstColumn="1" w:lastColumn="0" w:noHBand="0" w:noVBand="1"/>
            </w:tblPr>
            <w:tblGrid>
              <w:gridCol w:w="2682"/>
              <w:gridCol w:w="2569"/>
            </w:tblGrid>
            <w:tr w:rsidR="001B796D" w14:paraId="6D3BF66F" w14:textId="77777777" w:rsidTr="001B796D">
              <w:tc>
                <w:tcPr>
                  <w:tcW w:w="5251" w:type="dxa"/>
                  <w:gridSpan w:val="2"/>
                  <w:tcBorders>
                    <w:top w:val="nil"/>
                    <w:left w:val="nil"/>
                    <w:right w:val="nil"/>
                  </w:tcBorders>
                </w:tcPr>
                <w:p w14:paraId="5859290A" w14:textId="6FEB0C56" w:rsidR="001B796D" w:rsidRPr="00132499" w:rsidRDefault="001B796D" w:rsidP="001B796D">
                  <w:pPr>
                    <w:spacing w:before="25" w:after="25"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lastRenderedPageBreak/>
                    <w:t xml:space="preserve">H9.2 </w:t>
                  </w:r>
                  <w:r w:rsidRPr="00132499">
                    <w:rPr>
                      <w:rFonts w:ascii="Times New Roman" w:hAnsi="Times New Roman" w:cs="Times New Roman"/>
                      <w:b/>
                      <w:bCs/>
                      <w:sz w:val="22"/>
                      <w:szCs w:val="22"/>
                      <w:lang w:val="en-US"/>
                    </w:rPr>
                    <w:t>Peripheral Access</w:t>
                  </w:r>
                </w:p>
                <w:p w14:paraId="6F8853D3" w14:textId="77777777" w:rsidR="001B796D" w:rsidRPr="001B796D" w:rsidRDefault="001B796D" w:rsidP="00242F1B">
                  <w:pPr>
                    <w:pStyle w:val="ListParagraph"/>
                    <w:numPr>
                      <w:ilvl w:val="0"/>
                      <w:numId w:val="23"/>
                    </w:numPr>
                    <w:spacing w:before="25" w:after="25" w:line="276" w:lineRule="auto"/>
                    <w:rPr>
                      <w:rFonts w:ascii="Times New Roman" w:hAnsi="Times New Roman" w:cs="Times New Roman"/>
                      <w:sz w:val="22"/>
                      <w:szCs w:val="22"/>
                      <w:lang w:val="en-US"/>
                    </w:rPr>
                  </w:pPr>
                  <w:r w:rsidRPr="001B796D">
                    <w:rPr>
                      <w:rFonts w:ascii="Times New Roman" w:hAnsi="Times New Roman" w:cs="Times New Roman"/>
                      <w:sz w:val="22"/>
                      <w:szCs w:val="22"/>
                      <w:lang w:val="en-US"/>
                    </w:rPr>
                    <w:t xml:space="preserve">Peripheral venous: </w:t>
                  </w:r>
                  <w:r w:rsidRPr="001B796D">
                    <w:rPr>
                      <w:rFonts w:ascii="Segoe UI Symbol" w:hAnsi="Segoe UI Symbol" w:cs="Segoe UI Symbol"/>
                      <w:sz w:val="22"/>
                      <w:szCs w:val="22"/>
                      <w:lang w:val="en-US"/>
                    </w:rPr>
                    <w:t>☐</w:t>
                  </w:r>
                  <w:r w:rsidRPr="001B796D">
                    <w:rPr>
                      <w:rFonts w:ascii="Times New Roman" w:hAnsi="Times New Roman" w:cs="Times New Roman"/>
                      <w:sz w:val="22"/>
                      <w:szCs w:val="22"/>
                      <w:lang w:val="en-US"/>
                    </w:rPr>
                    <w:t xml:space="preserve"> Yes </w:t>
                  </w:r>
                  <w:r w:rsidRPr="001B796D">
                    <w:rPr>
                      <w:rFonts w:ascii="Segoe UI Symbol" w:hAnsi="Segoe UI Symbol" w:cs="Segoe UI Symbol"/>
                      <w:sz w:val="22"/>
                      <w:szCs w:val="22"/>
                      <w:lang w:val="en-US"/>
                    </w:rPr>
                    <w:t>☐</w:t>
                  </w:r>
                  <w:r w:rsidRPr="001B796D">
                    <w:rPr>
                      <w:rFonts w:ascii="Times New Roman" w:hAnsi="Times New Roman" w:cs="Times New Roman"/>
                      <w:sz w:val="22"/>
                      <w:szCs w:val="22"/>
                      <w:lang w:val="en-US"/>
                    </w:rPr>
                    <w:t xml:space="preserve"> No</w:t>
                  </w:r>
                </w:p>
                <w:p w14:paraId="3ABC84B5" w14:textId="3B97D1CB" w:rsidR="001B796D" w:rsidRPr="001B796D" w:rsidRDefault="001B796D" w:rsidP="00242F1B">
                  <w:pPr>
                    <w:pStyle w:val="ListParagraph"/>
                    <w:numPr>
                      <w:ilvl w:val="0"/>
                      <w:numId w:val="23"/>
                    </w:numPr>
                    <w:spacing w:before="25" w:after="25" w:line="276" w:lineRule="auto"/>
                    <w:rPr>
                      <w:rFonts w:ascii="Times New Roman" w:hAnsi="Times New Roman" w:cs="Times New Roman"/>
                      <w:sz w:val="22"/>
                      <w:szCs w:val="22"/>
                      <w:lang w:val="en-US"/>
                    </w:rPr>
                  </w:pPr>
                  <w:r w:rsidRPr="001B796D">
                    <w:rPr>
                      <w:rFonts w:ascii="Times New Roman" w:hAnsi="Times New Roman" w:cs="Times New Roman"/>
                      <w:sz w:val="22"/>
                      <w:szCs w:val="22"/>
                      <w:lang w:val="en-US"/>
                    </w:rPr>
                    <w:t xml:space="preserve">Peripheral arterial: </w:t>
                  </w:r>
                  <w:r w:rsidRPr="001B796D">
                    <w:rPr>
                      <w:rFonts w:ascii="Segoe UI Symbol" w:hAnsi="Segoe UI Symbol" w:cs="Segoe UI Symbol"/>
                      <w:sz w:val="22"/>
                      <w:szCs w:val="22"/>
                      <w:lang w:val="en-US"/>
                    </w:rPr>
                    <w:t>☐</w:t>
                  </w:r>
                  <w:r w:rsidRPr="001B796D">
                    <w:rPr>
                      <w:rFonts w:ascii="Times New Roman" w:hAnsi="Times New Roman" w:cs="Times New Roman"/>
                      <w:sz w:val="22"/>
                      <w:szCs w:val="22"/>
                      <w:lang w:val="en-US"/>
                    </w:rPr>
                    <w:t xml:space="preserve"> Yes </w:t>
                  </w:r>
                  <w:r w:rsidRPr="001B796D">
                    <w:rPr>
                      <w:rFonts w:ascii="Segoe UI Symbol" w:hAnsi="Segoe UI Symbol" w:cs="Segoe UI Symbol"/>
                      <w:sz w:val="22"/>
                      <w:szCs w:val="22"/>
                      <w:lang w:val="en-US"/>
                    </w:rPr>
                    <w:t>☐</w:t>
                  </w:r>
                  <w:r w:rsidRPr="001B796D">
                    <w:rPr>
                      <w:rFonts w:ascii="Times New Roman" w:hAnsi="Times New Roman" w:cs="Times New Roman"/>
                      <w:sz w:val="22"/>
                      <w:szCs w:val="22"/>
                      <w:lang w:val="en-US"/>
                    </w:rPr>
                    <w:t xml:space="preserve"> No</w:t>
                  </w:r>
                </w:p>
              </w:tc>
            </w:tr>
            <w:tr w:rsidR="001B796D" w14:paraId="69282050" w14:textId="77777777" w:rsidTr="001B796D">
              <w:tc>
                <w:tcPr>
                  <w:tcW w:w="5251" w:type="dxa"/>
                  <w:gridSpan w:val="2"/>
                </w:tcPr>
                <w:p w14:paraId="3069E2A2" w14:textId="33A23D18" w:rsidR="001B796D" w:rsidRPr="001B796D" w:rsidRDefault="001B796D" w:rsidP="00242F1B">
                  <w:pPr>
                    <w:pStyle w:val="ListParagraph"/>
                    <w:numPr>
                      <w:ilvl w:val="0"/>
                      <w:numId w:val="23"/>
                    </w:numPr>
                    <w:spacing w:before="25" w:after="25" w:line="276" w:lineRule="auto"/>
                    <w:rPr>
                      <w:rFonts w:ascii="Times New Roman" w:hAnsi="Times New Roman" w:cs="Times New Roman"/>
                      <w:sz w:val="22"/>
                      <w:szCs w:val="22"/>
                      <w:lang w:val="en-US"/>
                    </w:rPr>
                  </w:pPr>
                  <w:r w:rsidRPr="001B796D">
                    <w:rPr>
                      <w:rFonts w:ascii="Times New Roman" w:hAnsi="Times New Roman" w:cs="Times New Roman"/>
                      <w:sz w:val="22"/>
                      <w:szCs w:val="22"/>
                      <w:lang w:val="en-US"/>
                    </w:rPr>
                    <w:t xml:space="preserve">Site: </w:t>
                  </w:r>
                  <w:r w:rsidRPr="001B796D">
                    <w:rPr>
                      <w:rFonts w:ascii="Segoe UI Symbol" w:hAnsi="Segoe UI Symbol" w:cs="Segoe UI Symbol"/>
                      <w:sz w:val="22"/>
                      <w:szCs w:val="22"/>
                      <w:lang w:val="en-US"/>
                    </w:rPr>
                    <w:t>☐</w:t>
                  </w:r>
                  <w:r w:rsidRPr="001B796D">
                    <w:rPr>
                      <w:rFonts w:ascii="Times New Roman" w:hAnsi="Times New Roman" w:cs="Times New Roman"/>
                      <w:sz w:val="22"/>
                      <w:szCs w:val="22"/>
                      <w:lang w:val="en-US"/>
                    </w:rPr>
                    <w:t xml:space="preserve"> Radial </w:t>
                  </w:r>
                  <w:r w:rsidRPr="001B796D">
                    <w:rPr>
                      <w:rFonts w:ascii="Segoe UI Symbol" w:hAnsi="Segoe UI Symbol" w:cs="Segoe UI Symbol"/>
                      <w:sz w:val="22"/>
                      <w:szCs w:val="22"/>
                      <w:lang w:val="en-US"/>
                    </w:rPr>
                    <w:t>☐</w:t>
                  </w:r>
                  <w:r w:rsidRPr="001B796D">
                    <w:rPr>
                      <w:rFonts w:ascii="Times New Roman" w:hAnsi="Times New Roman" w:cs="Times New Roman"/>
                      <w:sz w:val="22"/>
                      <w:szCs w:val="22"/>
                      <w:lang w:val="en-US"/>
                    </w:rPr>
                    <w:t xml:space="preserve"> Posterior </w:t>
                  </w:r>
                  <w:proofErr w:type="spellStart"/>
                  <w:r w:rsidRPr="001B796D">
                    <w:rPr>
                      <w:rFonts w:ascii="Times New Roman" w:hAnsi="Times New Roman" w:cs="Times New Roman"/>
                      <w:sz w:val="22"/>
                      <w:szCs w:val="22"/>
                      <w:lang w:val="en-US"/>
                    </w:rPr>
                    <w:t>tibial</w:t>
                  </w:r>
                  <w:proofErr w:type="spellEnd"/>
                </w:p>
              </w:tc>
            </w:tr>
            <w:tr w:rsidR="001B796D" w14:paraId="37FCB555" w14:textId="77777777" w:rsidTr="001B796D">
              <w:tc>
                <w:tcPr>
                  <w:tcW w:w="5251" w:type="dxa"/>
                  <w:gridSpan w:val="2"/>
                  <w:tcBorders>
                    <w:left w:val="nil"/>
                    <w:bottom w:val="nil"/>
                    <w:right w:val="nil"/>
                  </w:tcBorders>
                </w:tcPr>
                <w:p w14:paraId="436C977F" w14:textId="18CE138D" w:rsidR="001B796D" w:rsidRPr="001B796D" w:rsidRDefault="001B796D" w:rsidP="00242F1B">
                  <w:pPr>
                    <w:pStyle w:val="ListParagraph"/>
                    <w:numPr>
                      <w:ilvl w:val="0"/>
                      <w:numId w:val="23"/>
                    </w:numPr>
                    <w:spacing w:after="100"/>
                    <w:rPr>
                      <w:rFonts w:ascii="Times New Roman" w:hAnsi="Times New Roman" w:cs="Times New Roman"/>
                      <w:sz w:val="22"/>
                      <w:szCs w:val="22"/>
                      <w:lang w:val="en-US"/>
                    </w:rPr>
                  </w:pPr>
                  <w:r w:rsidRPr="001B796D">
                    <w:rPr>
                      <w:rFonts w:ascii="Times New Roman" w:hAnsi="Times New Roman" w:cs="Times New Roman"/>
                      <w:sz w:val="22"/>
                      <w:szCs w:val="22"/>
                      <w:lang w:val="en-US"/>
                    </w:rPr>
                    <w:t xml:space="preserve">Extravasation injury: </w:t>
                  </w:r>
                  <w:r w:rsidRPr="001B796D">
                    <w:rPr>
                      <w:rFonts w:ascii="Segoe UI Symbol" w:hAnsi="Segoe UI Symbol" w:cs="Segoe UI Symbol"/>
                      <w:sz w:val="22"/>
                      <w:szCs w:val="22"/>
                      <w:lang w:val="en-US"/>
                    </w:rPr>
                    <w:t>☐</w:t>
                  </w:r>
                  <w:r w:rsidRPr="001B796D">
                    <w:rPr>
                      <w:rFonts w:ascii="Times New Roman" w:hAnsi="Times New Roman" w:cs="Times New Roman"/>
                      <w:sz w:val="22"/>
                      <w:szCs w:val="22"/>
                      <w:lang w:val="en-US"/>
                    </w:rPr>
                    <w:t xml:space="preserve"> Yes </w:t>
                  </w:r>
                  <w:r w:rsidRPr="001B796D">
                    <w:rPr>
                      <w:rFonts w:ascii="Segoe UI Symbol" w:hAnsi="Segoe UI Symbol" w:cs="Segoe UI Symbol"/>
                      <w:sz w:val="22"/>
                      <w:szCs w:val="22"/>
                      <w:lang w:val="en-US"/>
                    </w:rPr>
                    <w:t>☐</w:t>
                  </w:r>
                  <w:r w:rsidRPr="001B796D">
                    <w:rPr>
                      <w:rFonts w:ascii="Times New Roman" w:hAnsi="Times New Roman" w:cs="Times New Roman"/>
                      <w:sz w:val="22"/>
                      <w:szCs w:val="22"/>
                      <w:lang w:val="en-US"/>
                    </w:rPr>
                    <w:t xml:space="preserve"> No</w:t>
                  </w:r>
                </w:p>
              </w:tc>
            </w:tr>
            <w:tr w:rsidR="001B796D" w14:paraId="53414E50" w14:textId="77777777" w:rsidTr="001B796D">
              <w:tc>
                <w:tcPr>
                  <w:tcW w:w="5251" w:type="dxa"/>
                  <w:gridSpan w:val="2"/>
                  <w:tcBorders>
                    <w:top w:val="nil"/>
                    <w:left w:val="nil"/>
                    <w:right w:val="nil"/>
                  </w:tcBorders>
                </w:tcPr>
                <w:p w14:paraId="0EC597EC" w14:textId="63214F4C" w:rsidR="007450D6" w:rsidRDefault="007450D6" w:rsidP="007450D6">
                  <w:pPr>
                    <w:spacing w:after="100"/>
                    <w:jc w:val="center"/>
                    <w:rPr>
                      <w:rFonts w:ascii="Times New Roman" w:hAnsi="Times New Roman" w:cs="Times New Roman"/>
                      <w:b/>
                      <w:bCs/>
                      <w:i/>
                      <w:iCs/>
                      <w:sz w:val="24"/>
                      <w:szCs w:val="24"/>
                      <w:highlight w:val="cyan"/>
                      <w:lang w:val="en-US"/>
                    </w:rPr>
                  </w:pPr>
                  <w:r>
                    <w:rPr>
                      <w:rFonts w:ascii="Times New Roman" w:hAnsi="Times New Roman" w:cs="Times New Roman"/>
                      <w:b/>
                      <w:bCs/>
                      <w:i/>
                      <w:iCs/>
                      <w:sz w:val="24"/>
                      <w:szCs w:val="24"/>
                      <w:highlight w:val="cyan"/>
                      <w:lang w:val="en-US"/>
                    </w:rPr>
                    <w:t xml:space="preserve">H10. </w:t>
                  </w:r>
                  <w:r w:rsidRPr="00A9195B">
                    <w:rPr>
                      <w:rFonts w:ascii="Times New Roman" w:hAnsi="Times New Roman" w:cs="Times New Roman"/>
                      <w:b/>
                      <w:bCs/>
                      <w:i/>
                      <w:iCs/>
                      <w:sz w:val="24"/>
                      <w:szCs w:val="24"/>
                      <w:highlight w:val="cyan"/>
                      <w:lang w:val="en-US"/>
                    </w:rPr>
                    <w:t>INFECTION</w:t>
                  </w:r>
                </w:p>
                <w:p w14:paraId="4D61F2A7" w14:textId="77777777" w:rsidR="007450D6" w:rsidRPr="007450D6" w:rsidRDefault="007450D6" w:rsidP="00242F1B">
                  <w:pPr>
                    <w:pStyle w:val="ListParagraph"/>
                    <w:numPr>
                      <w:ilvl w:val="0"/>
                      <w:numId w:val="23"/>
                    </w:numPr>
                    <w:spacing w:after="100"/>
                    <w:rPr>
                      <w:rFonts w:ascii="Times New Roman" w:hAnsi="Times New Roman" w:cs="Times New Roman"/>
                      <w:sz w:val="22"/>
                      <w:szCs w:val="22"/>
                      <w:lang w:val="en-US"/>
                    </w:rPr>
                  </w:pPr>
                  <w:r w:rsidRPr="007450D6">
                    <w:rPr>
                      <w:rFonts w:ascii="Times New Roman" w:hAnsi="Times New Roman" w:cs="Times New Roman"/>
                      <w:sz w:val="22"/>
                      <w:szCs w:val="22"/>
                      <w:lang w:val="en-US"/>
                    </w:rPr>
                    <w:t>Sepsis Episode Number: ____</w:t>
                  </w:r>
                </w:p>
                <w:p w14:paraId="74C561AE" w14:textId="41A6DA2B" w:rsidR="001B796D" w:rsidRPr="007450D6" w:rsidRDefault="007450D6" w:rsidP="00242F1B">
                  <w:pPr>
                    <w:pStyle w:val="ListParagraph"/>
                    <w:numPr>
                      <w:ilvl w:val="0"/>
                      <w:numId w:val="23"/>
                    </w:numPr>
                    <w:spacing w:before="25" w:after="25" w:line="276" w:lineRule="auto"/>
                    <w:rPr>
                      <w:rFonts w:ascii="Times New Roman" w:hAnsi="Times New Roman" w:cs="Times New Roman"/>
                      <w:b/>
                      <w:bCs/>
                      <w:sz w:val="22"/>
                      <w:szCs w:val="22"/>
                      <w:lang w:val="en-US"/>
                    </w:rPr>
                  </w:pPr>
                  <w:r w:rsidRPr="007450D6">
                    <w:rPr>
                      <w:rFonts w:ascii="Times New Roman" w:hAnsi="Times New Roman" w:cs="Times New Roman"/>
                      <w:sz w:val="22"/>
                      <w:szCs w:val="22"/>
                      <w:lang w:val="en-US"/>
                    </w:rPr>
                    <w:t>VAP Episode Number:____</w:t>
                  </w:r>
                </w:p>
              </w:tc>
            </w:tr>
            <w:tr w:rsidR="00C914DB" w14:paraId="6DE03D08" w14:textId="77777777" w:rsidTr="00C914DB">
              <w:trPr>
                <w:trHeight w:val="1450"/>
              </w:trPr>
              <w:tc>
                <w:tcPr>
                  <w:tcW w:w="5251" w:type="dxa"/>
                  <w:gridSpan w:val="2"/>
                  <w:tcBorders>
                    <w:bottom w:val="nil"/>
                  </w:tcBorders>
                </w:tcPr>
                <w:p w14:paraId="0EDC3E4E" w14:textId="77777777" w:rsidR="00C914DB" w:rsidRPr="007450D6" w:rsidRDefault="00C914DB" w:rsidP="00242F1B">
                  <w:pPr>
                    <w:pStyle w:val="ListParagraph"/>
                    <w:numPr>
                      <w:ilvl w:val="0"/>
                      <w:numId w:val="23"/>
                    </w:numPr>
                    <w:spacing w:before="25" w:after="25" w:line="276" w:lineRule="auto"/>
                    <w:rPr>
                      <w:rFonts w:ascii="Times New Roman" w:hAnsi="Times New Roman" w:cs="Times New Roman"/>
                      <w:b/>
                      <w:bCs/>
                      <w:sz w:val="22"/>
                      <w:szCs w:val="22"/>
                      <w:lang w:val="en-US"/>
                    </w:rPr>
                  </w:pPr>
                  <w:r w:rsidRPr="007450D6">
                    <w:rPr>
                      <w:rFonts w:ascii="Times New Roman" w:hAnsi="Times New Roman" w:cs="Times New Roman"/>
                      <w:sz w:val="22"/>
                      <w:szCs w:val="22"/>
                      <w:lang w:val="en-US"/>
                    </w:rPr>
                    <w:t xml:space="preserve">Sepsis: </w:t>
                  </w:r>
                  <w:r w:rsidRPr="007450D6">
                    <w:rPr>
                      <w:rFonts w:ascii="Segoe UI Symbol" w:hAnsi="Segoe UI Symbol" w:cs="Segoe UI Symbol"/>
                      <w:sz w:val="22"/>
                      <w:szCs w:val="22"/>
                      <w:lang w:val="en-US"/>
                    </w:rPr>
                    <w:t>☐</w:t>
                  </w:r>
                  <w:r w:rsidRPr="007450D6">
                    <w:rPr>
                      <w:rFonts w:ascii="Times New Roman" w:hAnsi="Times New Roman" w:cs="Times New Roman"/>
                      <w:sz w:val="22"/>
                      <w:szCs w:val="22"/>
                      <w:lang w:val="en-US"/>
                    </w:rPr>
                    <w:t xml:space="preserve"> Yes </w:t>
                  </w:r>
                  <w:r w:rsidRPr="007450D6">
                    <w:rPr>
                      <w:rFonts w:ascii="Segoe UI Symbol" w:hAnsi="Segoe UI Symbol" w:cs="Segoe UI Symbol"/>
                      <w:sz w:val="22"/>
                      <w:szCs w:val="22"/>
                      <w:lang w:val="en-US"/>
                    </w:rPr>
                    <w:t>☐</w:t>
                  </w:r>
                  <w:r w:rsidRPr="007450D6">
                    <w:rPr>
                      <w:rFonts w:ascii="Times New Roman" w:hAnsi="Times New Roman" w:cs="Times New Roman"/>
                      <w:sz w:val="22"/>
                      <w:szCs w:val="22"/>
                      <w:lang w:val="en-US"/>
                    </w:rPr>
                    <w:t xml:space="preserve"> No</w:t>
                  </w:r>
                </w:p>
                <w:p w14:paraId="5D337A2A"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b/>
                      <w:bCs/>
                      <w:sz w:val="22"/>
                      <w:szCs w:val="22"/>
                      <w:lang w:val="en-US"/>
                    </w:rPr>
                  </w:pPr>
                  <w:r w:rsidRPr="007450D6">
                    <w:rPr>
                      <w:rFonts w:ascii="Times New Roman" w:hAnsi="Times New Roman" w:cs="Times New Roman"/>
                      <w:sz w:val="22"/>
                      <w:szCs w:val="22"/>
                      <w:lang w:val="en-US"/>
                    </w:rPr>
                    <w:t xml:space="preserve">Type: </w:t>
                  </w:r>
                  <w:r w:rsidRPr="007450D6">
                    <w:rPr>
                      <w:rFonts w:ascii="Segoe UI Symbol" w:hAnsi="Segoe UI Symbol" w:cs="Segoe UI Symbol"/>
                      <w:sz w:val="22"/>
                      <w:szCs w:val="22"/>
                      <w:lang w:val="en-US"/>
                    </w:rPr>
                    <w:t>☐</w:t>
                  </w:r>
                  <w:r w:rsidRPr="007450D6">
                    <w:rPr>
                      <w:rFonts w:ascii="Times New Roman" w:hAnsi="Times New Roman" w:cs="Times New Roman"/>
                      <w:sz w:val="22"/>
                      <w:szCs w:val="22"/>
                      <w:lang w:val="en-US"/>
                    </w:rPr>
                    <w:t xml:space="preserve"> Clinical/Screen- </w:t>
                  </w:r>
                  <w:r w:rsidRPr="007450D6">
                    <w:rPr>
                      <w:rFonts w:ascii="Segoe UI Symbol" w:hAnsi="Segoe UI Symbol" w:cs="Segoe UI Symbol"/>
                      <w:sz w:val="22"/>
                      <w:szCs w:val="22"/>
                      <w:lang w:val="en-US"/>
                    </w:rPr>
                    <w:t>☐</w:t>
                  </w:r>
                  <w:r w:rsidRPr="007450D6">
                    <w:rPr>
                      <w:rFonts w:ascii="Times New Roman" w:hAnsi="Times New Roman" w:cs="Times New Roman"/>
                      <w:sz w:val="22"/>
                      <w:szCs w:val="22"/>
                      <w:lang w:val="en-US"/>
                    </w:rPr>
                    <w:t xml:space="preserve"> Screen+ </w:t>
                  </w:r>
                  <w:r w:rsidRPr="007450D6">
                    <w:rPr>
                      <w:rFonts w:ascii="Segoe UI Symbol" w:hAnsi="Segoe UI Symbol" w:cs="Segoe UI Symbol"/>
                      <w:sz w:val="22"/>
                      <w:szCs w:val="22"/>
                      <w:lang w:val="en-US"/>
                    </w:rPr>
                    <w:t>☐</w:t>
                  </w:r>
                  <w:r w:rsidRPr="007450D6">
                    <w:rPr>
                      <w:rFonts w:ascii="Times New Roman" w:hAnsi="Times New Roman" w:cs="Times New Roman"/>
                      <w:sz w:val="22"/>
                      <w:szCs w:val="22"/>
                      <w:lang w:val="en-US"/>
                    </w:rPr>
                    <w:t xml:space="preserve"> Culture+</w:t>
                  </w:r>
                </w:p>
                <w:p w14:paraId="1AE275AD" w14:textId="77777777" w:rsidR="00C914DB" w:rsidRPr="007450D6"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Age at onset </w:t>
                  </w:r>
                  <w:r w:rsidRPr="00C914DB">
                    <w:rPr>
                      <w:rFonts w:ascii="Times New Roman" w:hAnsi="Times New Roman" w:cs="Times New Roman"/>
                      <w:sz w:val="18"/>
                      <w:szCs w:val="18"/>
                      <w:lang w:val="en-US"/>
                    </w:rPr>
                    <w:t>(</w:t>
                  </w:r>
                  <w:proofErr w:type="spellStart"/>
                  <w:r w:rsidRPr="00C914DB">
                    <w:rPr>
                      <w:rFonts w:ascii="Times New Roman" w:hAnsi="Times New Roman" w:cs="Times New Roman"/>
                      <w:sz w:val="18"/>
                      <w:szCs w:val="18"/>
                      <w:lang w:val="en-US"/>
                    </w:rPr>
                    <w:t>hrs</w:t>
                  </w:r>
                  <w:proofErr w:type="spellEnd"/>
                  <w:r w:rsidRPr="00C914DB">
                    <w:rPr>
                      <w:rFonts w:ascii="Times New Roman" w:hAnsi="Times New Roman" w:cs="Times New Roman"/>
                      <w:sz w:val="18"/>
                      <w:szCs w:val="18"/>
                      <w:lang w:val="en-US"/>
                    </w:rPr>
                    <w:t>)</w:t>
                  </w:r>
                  <w:r>
                    <w:rPr>
                      <w:rFonts w:ascii="Times New Roman" w:hAnsi="Times New Roman" w:cs="Times New Roman"/>
                      <w:sz w:val="22"/>
                      <w:szCs w:val="22"/>
                      <w:lang w:val="en-US"/>
                    </w:rPr>
                    <w:t>: ____</w:t>
                  </w:r>
                </w:p>
                <w:p w14:paraId="60962362"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b/>
                      <w:bCs/>
                      <w:sz w:val="22"/>
                      <w:szCs w:val="22"/>
                      <w:lang w:val="en-US"/>
                    </w:rPr>
                  </w:pPr>
                  <w:r>
                    <w:rPr>
                      <w:rFonts w:ascii="Times New Roman" w:hAnsi="Times New Roman" w:cs="Times New Roman"/>
                      <w:sz w:val="22"/>
                      <w:szCs w:val="22"/>
                      <w:lang w:val="en-US"/>
                    </w:rPr>
                    <w:t>Age at blood culture sent:______</w:t>
                  </w:r>
                  <w:r w:rsidRPr="00C914DB">
                    <w:rPr>
                      <w:rFonts w:ascii="Times New Roman" w:hAnsi="Times New Roman" w:cs="Times New Roman"/>
                      <w:sz w:val="18"/>
                      <w:szCs w:val="18"/>
                      <w:lang w:val="en-US"/>
                    </w:rPr>
                    <w:t>(</w:t>
                  </w:r>
                  <w:proofErr w:type="spellStart"/>
                  <w:r w:rsidRPr="00C914DB">
                    <w:rPr>
                      <w:rFonts w:ascii="Times New Roman" w:hAnsi="Times New Roman" w:cs="Times New Roman"/>
                      <w:sz w:val="18"/>
                      <w:szCs w:val="18"/>
                      <w:lang w:val="en-US"/>
                    </w:rPr>
                    <w:t>hrs</w:t>
                  </w:r>
                  <w:proofErr w:type="spellEnd"/>
                  <w:r w:rsidRPr="00C914DB">
                    <w:rPr>
                      <w:rFonts w:ascii="Times New Roman" w:hAnsi="Times New Roman" w:cs="Times New Roman"/>
                      <w:sz w:val="18"/>
                      <w:szCs w:val="18"/>
                      <w:lang w:val="en-US"/>
                    </w:rPr>
                    <w:t>)</w:t>
                  </w:r>
                  <w:r>
                    <w:rPr>
                      <w:rFonts w:ascii="Times New Roman" w:hAnsi="Times New Roman" w:cs="Times New Roman"/>
                      <w:sz w:val="22"/>
                      <w:szCs w:val="22"/>
                      <w:lang w:val="en-US"/>
                    </w:rPr>
                    <w:t>, ______</w:t>
                  </w:r>
                  <w:r>
                    <w:rPr>
                      <w:rFonts w:ascii="Times New Roman" w:hAnsi="Times New Roman" w:cs="Times New Roman"/>
                      <w:sz w:val="18"/>
                      <w:szCs w:val="18"/>
                      <w:lang w:val="en-US"/>
                    </w:rPr>
                    <w:t>(d</w:t>
                  </w:r>
                  <w:r w:rsidRPr="00C914DB">
                    <w:rPr>
                      <w:rFonts w:ascii="Times New Roman" w:hAnsi="Times New Roman" w:cs="Times New Roman"/>
                      <w:sz w:val="18"/>
                      <w:szCs w:val="18"/>
                      <w:lang w:val="en-US"/>
                    </w:rPr>
                    <w:t>ays)</w:t>
                  </w:r>
                </w:p>
                <w:p w14:paraId="285E0F32"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C914DB">
                    <w:rPr>
                      <w:rFonts w:ascii="Times New Roman" w:hAnsi="Times New Roman" w:cs="Times New Roman"/>
                      <w:sz w:val="22"/>
                      <w:szCs w:val="22"/>
                      <w:lang w:val="en-US"/>
                    </w:rPr>
                    <w:t xml:space="preserve">If screen+/culture+ </w:t>
                  </w:r>
                  <w:ins w:id="129" w:author="Mannat Guliani" w:date="2026-06-16T10:01:00Z">
                    <w:r w:rsidRPr="00C914DB">
                      <w:rPr>
                        <w:rFonts w:ascii="Times New Roman" w:hAnsi="Times New Roman" w:cs="Times New Roman"/>
                        <w:sz w:val="22"/>
                        <w:szCs w:val="22"/>
                        <w:lang w:val="en-US"/>
                      </w:rPr>
                      <w:t>abnormal</w:t>
                    </w:r>
                  </w:ins>
                  <w:r w:rsidRPr="00C914DB">
                    <w:rPr>
                      <w:rFonts w:ascii="Times New Roman" w:hAnsi="Times New Roman" w:cs="Times New Roman"/>
                      <w:sz w:val="22"/>
                      <w:szCs w:val="22"/>
                      <w:lang w:val="en-US"/>
                    </w:rPr>
                    <w:t xml:space="preserve"> parameters: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CRP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PCT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Others: _______</w:t>
                  </w:r>
                </w:p>
                <w:p w14:paraId="082009DB"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C914DB">
                    <w:rPr>
                      <w:rFonts w:ascii="Times New Roman" w:hAnsi="Times New Roman" w:cs="Times New Roman"/>
                      <w:sz w:val="22"/>
                      <w:szCs w:val="22"/>
                      <w:lang w:val="en-US"/>
                    </w:rPr>
                    <w:t xml:space="preserve">If culture+, source: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Blood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CSF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Urine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Other fluid: _______</w:t>
                  </w:r>
                </w:p>
                <w:p w14:paraId="5026C23E"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C914DB">
                    <w:rPr>
                      <w:rFonts w:ascii="Times New Roman" w:hAnsi="Times New Roman" w:cs="Times New Roman"/>
                      <w:sz w:val="22"/>
                      <w:szCs w:val="22"/>
                      <w:lang w:val="en-US"/>
                    </w:rPr>
                    <w:t xml:space="preserve">If culture+, organism type: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Gram positive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Gram negative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Fungus</w:t>
                  </w:r>
                </w:p>
                <w:p w14:paraId="79F69A63"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C914DB">
                    <w:rPr>
                      <w:rFonts w:ascii="Times New Roman" w:hAnsi="Times New Roman" w:cs="Times New Roman"/>
                      <w:sz w:val="22"/>
                      <w:szCs w:val="22"/>
                      <w:lang w:val="en-US"/>
                    </w:rPr>
                    <w:t xml:space="preserve">If Gram Positive: </w:t>
                  </w:r>
                  <w:r w:rsidRPr="00C914DB">
                    <w:rPr>
                      <w:rFonts w:ascii="Segoe UI Symbol" w:hAnsi="Segoe UI Symbol" w:cs="Segoe UI Symbol"/>
                      <w:sz w:val="22"/>
                      <w:szCs w:val="22"/>
                      <w:lang w:val="en-US"/>
                    </w:rPr>
                    <w:t xml:space="preserve">☐ </w:t>
                  </w:r>
                  <w:r w:rsidRPr="00C914DB">
                    <w:rPr>
                      <w:rFonts w:ascii="Times New Roman" w:hAnsi="Times New Roman" w:cs="Times New Roman"/>
                      <w:sz w:val="22"/>
                      <w:szCs w:val="22"/>
                      <w:lang w:val="en-US"/>
                    </w:rPr>
                    <w:t xml:space="preserve">Staphylococcus </w:t>
                  </w:r>
                  <w:proofErr w:type="spellStart"/>
                  <w:r w:rsidRPr="00C914DB">
                    <w:rPr>
                      <w:rFonts w:ascii="Times New Roman" w:hAnsi="Times New Roman" w:cs="Times New Roman"/>
                      <w:sz w:val="22"/>
                      <w:szCs w:val="22"/>
                      <w:lang w:val="en-US"/>
                    </w:rPr>
                    <w:t>hemolyticus</w:t>
                  </w:r>
                  <w:proofErr w:type="spellEnd"/>
                  <w:r w:rsidRPr="00C914DB">
                    <w:rPr>
                      <w:rFonts w:ascii="Segoe UI Symbol" w:hAnsi="Segoe UI Symbol" w:cs="Segoe UI Symbol"/>
                      <w:sz w:val="22"/>
                      <w:szCs w:val="22"/>
                      <w:lang w:val="en-US"/>
                    </w:rPr>
                    <w:t xml:space="preserve"> ☐ </w:t>
                  </w:r>
                  <w:r w:rsidRPr="00C914DB">
                    <w:rPr>
                      <w:rFonts w:ascii="Times New Roman" w:hAnsi="Times New Roman" w:cs="Times New Roman"/>
                      <w:sz w:val="22"/>
                      <w:szCs w:val="22"/>
                      <w:lang w:val="en-US"/>
                    </w:rPr>
                    <w:t>Staphylococcus epidermidis</w:t>
                  </w:r>
                  <w:r w:rsidRPr="00C914DB">
                    <w:rPr>
                      <w:rFonts w:ascii="Segoe UI Symbol" w:hAnsi="Segoe UI Symbol" w:cs="Segoe UI Symbol"/>
                      <w:sz w:val="22"/>
                      <w:szCs w:val="22"/>
                      <w:lang w:val="en-US"/>
                    </w:rPr>
                    <w:t xml:space="preserve"> ☐ </w:t>
                  </w:r>
                  <w:r w:rsidRPr="00C914DB">
                    <w:rPr>
                      <w:rFonts w:ascii="Times New Roman" w:hAnsi="Times New Roman" w:cs="Times New Roman"/>
                      <w:sz w:val="22"/>
                      <w:szCs w:val="22"/>
                      <w:lang w:val="en-US"/>
                    </w:rPr>
                    <w:t>Others: ___________</w:t>
                  </w:r>
                </w:p>
                <w:p w14:paraId="048DCE51"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C914DB">
                    <w:rPr>
                      <w:rFonts w:ascii="Times New Roman" w:hAnsi="Times New Roman" w:cs="Times New Roman"/>
                      <w:sz w:val="22"/>
                      <w:szCs w:val="22"/>
                      <w:lang w:val="en-US"/>
                    </w:rPr>
                    <w:t>If Gram Negative:</w:t>
                  </w:r>
                </w:p>
                <w:p w14:paraId="0B6647E1" w14:textId="0B0F8CFA" w:rsidR="00C914DB" w:rsidRPr="00C914DB" w:rsidRDefault="00C914DB" w:rsidP="00C914DB">
                  <w:pPr>
                    <w:spacing w:before="25" w:after="25" w:line="276" w:lineRule="auto"/>
                    <w:rPr>
                      <w:rFonts w:ascii="Times New Roman" w:hAnsi="Times New Roman" w:cs="Times New Roman"/>
                      <w:sz w:val="22"/>
                      <w:szCs w:val="22"/>
                      <w:lang w:val="en-US"/>
                    </w:rPr>
                  </w:pP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Acinetobacter </w:t>
                  </w: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E Coli  </w:t>
                  </w: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w:t>
                  </w:r>
                  <w:proofErr w:type="spellStart"/>
                  <w:r w:rsidRPr="00036189">
                    <w:rPr>
                      <w:rFonts w:ascii="Times New Roman" w:hAnsi="Times New Roman" w:cs="Times New Roman"/>
                      <w:sz w:val="22"/>
                      <w:szCs w:val="22"/>
                      <w:lang w:val="en-US"/>
                    </w:rPr>
                    <w:t>Klebsiella</w:t>
                  </w:r>
                  <w:proofErr w:type="spellEnd"/>
                  <w:r w:rsidRPr="00036189">
                    <w:rPr>
                      <w:rFonts w:ascii="Times New Roman" w:hAnsi="Times New Roman" w:cs="Times New Roman"/>
                      <w:sz w:val="22"/>
                      <w:szCs w:val="22"/>
                      <w:lang w:val="en-US"/>
                    </w:rPr>
                    <w:t xml:space="preserve">  </w:t>
                  </w: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w:t>
                  </w:r>
                  <w:proofErr w:type="spellStart"/>
                  <w:r w:rsidRPr="00036189">
                    <w:rPr>
                      <w:rFonts w:ascii="Times New Roman" w:hAnsi="Times New Roman" w:cs="Times New Roman"/>
                      <w:sz w:val="22"/>
                      <w:szCs w:val="22"/>
                      <w:lang w:val="en-US"/>
                    </w:rPr>
                    <w:t>Serratia</w:t>
                  </w:r>
                  <w:proofErr w:type="spellEnd"/>
                  <w:r w:rsidRPr="00036189">
                    <w:rPr>
                      <w:rFonts w:ascii="Times New Roman" w:hAnsi="Times New Roman" w:cs="Times New Roman"/>
                      <w:sz w:val="22"/>
                      <w:szCs w:val="22"/>
                      <w:lang w:val="en-US"/>
                    </w:rPr>
                    <w:t xml:space="preserve">  </w:t>
                  </w: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Pseudomonas  </w:t>
                  </w: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Others: _______</w:t>
                  </w:r>
                </w:p>
              </w:tc>
            </w:tr>
            <w:tr w:rsidR="00C914DB" w14:paraId="752005C1" w14:textId="77777777" w:rsidTr="00C914DB">
              <w:trPr>
                <w:trHeight w:val="288"/>
              </w:trPr>
              <w:tc>
                <w:tcPr>
                  <w:tcW w:w="2682" w:type="dxa"/>
                  <w:tcBorders>
                    <w:top w:val="nil"/>
                    <w:bottom w:val="nil"/>
                    <w:right w:val="nil"/>
                  </w:tcBorders>
                </w:tcPr>
                <w:p w14:paraId="43AFC6CD" w14:textId="4534FDEA" w:rsidR="00C914DB" w:rsidRPr="007450D6"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MDR: </w:t>
                  </w:r>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Yes </w:t>
                  </w:r>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No</w:t>
                  </w:r>
                </w:p>
              </w:tc>
              <w:tc>
                <w:tcPr>
                  <w:tcW w:w="2569" w:type="dxa"/>
                  <w:tcBorders>
                    <w:top w:val="nil"/>
                    <w:left w:val="nil"/>
                    <w:bottom w:val="nil"/>
                  </w:tcBorders>
                </w:tcPr>
                <w:p w14:paraId="0BCDE6E8" w14:textId="4261B301" w:rsidR="00C914DB" w:rsidRPr="007450D6"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XDR: </w:t>
                  </w:r>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Yes  </w:t>
                  </w:r>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No</w:t>
                  </w:r>
                </w:p>
              </w:tc>
            </w:tr>
            <w:tr w:rsidR="00C914DB" w14:paraId="77A2F3C3" w14:textId="77777777" w:rsidTr="00C914DB">
              <w:trPr>
                <w:trHeight w:val="288"/>
              </w:trPr>
              <w:tc>
                <w:tcPr>
                  <w:tcW w:w="5251" w:type="dxa"/>
                  <w:gridSpan w:val="2"/>
                  <w:tcBorders>
                    <w:top w:val="nil"/>
                    <w:bottom w:val="single" w:sz="4" w:space="0" w:color="auto"/>
                  </w:tcBorders>
                </w:tcPr>
                <w:p w14:paraId="544F0C98" w14:textId="1D0316B4" w:rsidR="00C914DB" w:rsidRPr="00C914DB" w:rsidRDefault="00C914DB" w:rsidP="00242F1B">
                  <w:pPr>
                    <w:pStyle w:val="ListParagraph"/>
                    <w:numPr>
                      <w:ilvl w:val="0"/>
                      <w:numId w:val="23"/>
                    </w:numPr>
                    <w:spacing w:before="25" w:after="25" w:line="276" w:lineRule="auto"/>
                  </w:pPr>
                  <w:r w:rsidRPr="00C914DB">
                    <w:rPr>
                      <w:rFonts w:ascii="Times New Roman" w:hAnsi="Times New Roman" w:cs="Times New Roman"/>
                      <w:sz w:val="22"/>
                      <w:szCs w:val="22"/>
                      <w:lang w:val="en-US"/>
                    </w:rPr>
                    <w:t xml:space="preserve">Focus of the infection: </w:t>
                  </w:r>
                  <w:r w:rsidRPr="00C914DB">
                    <w:rPr>
                      <w:rFonts w:ascii="Segoe UI Symbol" w:hAnsi="Segoe UI Symbol" w:cs="Segoe UI Symbol"/>
                      <w:sz w:val="22"/>
                      <w:szCs w:val="22"/>
                      <w:lang w:val="en-US"/>
                    </w:rPr>
                    <w:t xml:space="preserve">☐ </w:t>
                  </w:r>
                  <w:r w:rsidRPr="00C914DB">
                    <w:rPr>
                      <w:rFonts w:ascii="Times New Roman" w:hAnsi="Times New Roman" w:cs="Times New Roman"/>
                      <w:sz w:val="22"/>
                      <w:szCs w:val="22"/>
                      <w:lang w:val="en-US"/>
                    </w:rPr>
                    <w:t>Generalized septicemia</w:t>
                  </w:r>
                  <w:r w:rsidRPr="00C914DB">
                    <w:rPr>
                      <w:rFonts w:ascii="Segoe UI Symbol" w:hAnsi="Segoe UI Symbol" w:cs="Segoe UI Symbol"/>
                      <w:sz w:val="22"/>
                      <w:szCs w:val="22"/>
                      <w:lang w:val="en-US"/>
                    </w:rPr>
                    <w:t xml:space="preserve"> ☐ </w:t>
                  </w:r>
                  <w:r w:rsidRPr="00C914DB">
                    <w:rPr>
                      <w:rFonts w:ascii="Times New Roman" w:hAnsi="Times New Roman" w:cs="Times New Roman"/>
                      <w:sz w:val="22"/>
                      <w:szCs w:val="22"/>
                      <w:lang w:val="en-US"/>
                    </w:rPr>
                    <w:t xml:space="preserve">Pneumonia </w:t>
                  </w:r>
                  <w:r w:rsidRPr="00C914DB">
                    <w:rPr>
                      <w:rFonts w:ascii="Segoe UI Symbol" w:hAnsi="Segoe UI Symbol" w:cs="Segoe UI Symbol"/>
                      <w:sz w:val="22"/>
                      <w:szCs w:val="22"/>
                      <w:lang w:val="en-US"/>
                    </w:rPr>
                    <w:t xml:space="preserve">☐ </w:t>
                  </w:r>
                  <w:r w:rsidRPr="00C914DB">
                    <w:rPr>
                      <w:rFonts w:ascii="Times New Roman" w:hAnsi="Times New Roman" w:cs="Times New Roman"/>
                      <w:sz w:val="22"/>
                      <w:szCs w:val="22"/>
                      <w:lang w:val="en-US"/>
                    </w:rPr>
                    <w:t>Meningitis</w:t>
                  </w:r>
                  <w:r w:rsidRPr="00C914DB">
                    <w:rPr>
                      <w:rFonts w:ascii="Segoe UI Symbol" w:hAnsi="Segoe UI Symbol" w:cs="Segoe UI Symbol"/>
                      <w:sz w:val="22"/>
                      <w:szCs w:val="22"/>
                      <w:lang w:val="en-US"/>
                    </w:rPr>
                    <w:t xml:space="preserve"> ☐ </w:t>
                  </w:r>
                  <w:r w:rsidRPr="00C914DB">
                    <w:rPr>
                      <w:rFonts w:ascii="Times New Roman" w:hAnsi="Times New Roman" w:cs="Times New Roman"/>
                      <w:sz w:val="22"/>
                      <w:szCs w:val="22"/>
                      <w:lang w:val="en-US"/>
                    </w:rPr>
                    <w:t xml:space="preserve">Bone and joint </w:t>
                  </w:r>
                  <w:r w:rsidRPr="00C914DB">
                    <w:rPr>
                      <w:rFonts w:ascii="Segoe UI Symbol" w:hAnsi="Segoe UI Symbol" w:cs="Segoe UI Symbol"/>
                      <w:sz w:val="22"/>
                      <w:szCs w:val="22"/>
                      <w:lang w:val="en-US"/>
                    </w:rPr>
                    <w:t xml:space="preserve">☐ </w:t>
                  </w:r>
                  <w:r w:rsidRPr="00C914DB">
                    <w:rPr>
                      <w:rFonts w:ascii="Times New Roman" w:hAnsi="Times New Roman" w:cs="Times New Roman"/>
                      <w:sz w:val="22"/>
                      <w:szCs w:val="22"/>
                      <w:lang w:val="en-US"/>
                    </w:rPr>
                    <w:t>UTI</w:t>
                  </w:r>
                  <w:r w:rsidRPr="00C914DB">
                    <w:rPr>
                      <w:rFonts w:ascii="Segoe UI Symbol" w:hAnsi="Segoe UI Symbol" w:cs="Segoe UI Symbol"/>
                      <w:sz w:val="22"/>
                      <w:szCs w:val="22"/>
                      <w:lang w:val="en-US"/>
                    </w:rPr>
                    <w:t xml:space="preserve"> ☐ </w:t>
                  </w:r>
                  <w:r w:rsidRPr="00C914DB">
                    <w:rPr>
                      <w:rFonts w:ascii="Times New Roman" w:hAnsi="Times New Roman" w:cs="Times New Roman"/>
                      <w:sz w:val="22"/>
                      <w:szCs w:val="22"/>
                      <w:lang w:val="en-US"/>
                    </w:rPr>
                    <w:t>Other ________</w:t>
                  </w:r>
                </w:p>
              </w:tc>
            </w:tr>
            <w:tr w:rsidR="00C914DB" w14:paraId="1F50F01B" w14:textId="77777777" w:rsidTr="00C914DB">
              <w:trPr>
                <w:trHeight w:val="288"/>
              </w:trPr>
              <w:tc>
                <w:tcPr>
                  <w:tcW w:w="2682" w:type="dxa"/>
                  <w:tcBorders>
                    <w:top w:val="single" w:sz="4" w:space="0" w:color="auto"/>
                    <w:left w:val="nil"/>
                    <w:bottom w:val="nil"/>
                    <w:right w:val="nil"/>
                  </w:tcBorders>
                </w:tcPr>
                <w:p w14:paraId="016DC8EC" w14:textId="221D2E99"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CLABSI:</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c>
                <w:tcPr>
                  <w:tcW w:w="2569" w:type="dxa"/>
                  <w:tcBorders>
                    <w:top w:val="single" w:sz="4" w:space="0" w:color="auto"/>
                    <w:left w:val="nil"/>
                    <w:bottom w:val="nil"/>
                    <w:right w:val="nil"/>
                  </w:tcBorders>
                </w:tcPr>
                <w:p w14:paraId="55B86D96" w14:textId="4FD413F9"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VAP</w:t>
                  </w:r>
                  <w:r>
                    <w:rPr>
                      <w:rFonts w:ascii="Times New Roman" w:hAnsi="Times New Roman" w:cs="Times New Roman"/>
                      <w:sz w:val="22"/>
                      <w:szCs w:val="22"/>
                      <w:lang w:val="en-US"/>
                    </w:rPr>
                    <w:t>:</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r>
            <w:tr w:rsidR="00C914DB" w14:paraId="3F42DDEA" w14:textId="77777777" w:rsidTr="00C914DB">
              <w:trPr>
                <w:trHeight w:val="288"/>
              </w:trPr>
              <w:tc>
                <w:tcPr>
                  <w:tcW w:w="5251" w:type="dxa"/>
                  <w:gridSpan w:val="2"/>
                  <w:tcBorders>
                    <w:top w:val="nil"/>
                    <w:left w:val="nil"/>
                    <w:bottom w:val="nil"/>
                    <w:right w:val="nil"/>
                  </w:tcBorders>
                </w:tcPr>
                <w:p w14:paraId="5D9B0E39"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C914DB">
                    <w:rPr>
                      <w:rFonts w:ascii="Times New Roman" w:hAnsi="Times New Roman" w:cs="Times New Roman"/>
                      <w:sz w:val="22"/>
                      <w:szCs w:val="22"/>
                      <w:lang w:val="en-US"/>
                    </w:rPr>
                    <w:t>Total number of episodes of sepsis: ________</w:t>
                  </w:r>
                </w:p>
                <w:p w14:paraId="572EF391" w14:textId="207D7B13"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Total number of episodes of VAP: _______</w:t>
                  </w:r>
                </w:p>
              </w:tc>
            </w:tr>
          </w:tbl>
          <w:p w14:paraId="00521534" w14:textId="2FE4458A" w:rsidR="00F60B21" w:rsidRDefault="00F60B21" w:rsidP="00F60B21">
            <w:pPr>
              <w:spacing w:before="25" w:after="25" w:line="276" w:lineRule="auto"/>
              <w:rPr>
                <w:rFonts w:ascii="Times New Roman" w:hAnsi="Times New Roman" w:cs="Times New Roman"/>
                <w:sz w:val="22"/>
                <w:szCs w:val="22"/>
                <w:lang w:val="en-US"/>
              </w:rPr>
            </w:pPr>
          </w:p>
          <w:p w14:paraId="44FE9556" w14:textId="3473E814" w:rsidR="00F60B21" w:rsidRDefault="00F60B21" w:rsidP="00F60B21">
            <w:pPr>
              <w:spacing w:after="100"/>
              <w:rPr>
                <w:rFonts w:ascii="Times New Roman" w:hAnsi="Times New Roman" w:cs="Times New Roman"/>
                <w:sz w:val="22"/>
                <w:szCs w:val="22"/>
                <w:lang w:val="en-US"/>
              </w:rPr>
            </w:pPr>
          </w:p>
        </w:tc>
        <w:tc>
          <w:tcPr>
            <w:tcW w:w="5298" w:type="dxa"/>
          </w:tcPr>
          <w:tbl>
            <w:tblPr>
              <w:tblStyle w:val="TableGrid"/>
              <w:tblW w:w="5123" w:type="dxa"/>
              <w:tblLayout w:type="fixed"/>
              <w:tblLook w:val="04A0" w:firstRow="1" w:lastRow="0" w:firstColumn="1" w:lastColumn="0" w:noHBand="0" w:noVBand="1"/>
            </w:tblPr>
            <w:tblGrid>
              <w:gridCol w:w="2695"/>
              <w:gridCol w:w="2428"/>
            </w:tblGrid>
            <w:tr w:rsidR="00C914DB" w14:paraId="7B19AFC5" w14:textId="77777777" w:rsidTr="00AC45A8">
              <w:trPr>
                <w:trHeight w:val="1016"/>
              </w:trPr>
              <w:tc>
                <w:tcPr>
                  <w:tcW w:w="5123" w:type="dxa"/>
                  <w:gridSpan w:val="2"/>
                  <w:tcBorders>
                    <w:top w:val="nil"/>
                    <w:left w:val="nil"/>
                    <w:right w:val="nil"/>
                  </w:tcBorders>
                </w:tcPr>
                <w:p w14:paraId="2D7070E2" w14:textId="37C5907F" w:rsidR="00C914DB" w:rsidRDefault="00C914DB" w:rsidP="00C914DB">
                  <w:pPr>
                    <w:spacing w:after="100"/>
                    <w:jc w:val="center"/>
                    <w:rPr>
                      <w:rFonts w:ascii="Times New Roman" w:hAnsi="Times New Roman" w:cs="Times New Roman"/>
                      <w:b/>
                      <w:bCs/>
                      <w:i/>
                      <w:iCs/>
                      <w:sz w:val="24"/>
                      <w:szCs w:val="24"/>
                      <w:highlight w:val="cyan"/>
                      <w:lang w:val="en-US"/>
                    </w:rPr>
                  </w:pPr>
                  <w:commentRangeStart w:id="130"/>
                  <w:r>
                    <w:rPr>
                      <w:rFonts w:ascii="Times New Roman" w:hAnsi="Times New Roman" w:cs="Times New Roman"/>
                      <w:b/>
                      <w:bCs/>
                      <w:i/>
                      <w:iCs/>
                      <w:sz w:val="24"/>
                      <w:szCs w:val="24"/>
                      <w:highlight w:val="cyan"/>
                      <w:lang w:val="en-US"/>
                    </w:rPr>
                    <w:t>H1</w:t>
                  </w:r>
                  <w:r w:rsidR="00262203">
                    <w:rPr>
                      <w:rFonts w:ascii="Times New Roman" w:hAnsi="Times New Roman" w:cs="Times New Roman"/>
                      <w:b/>
                      <w:bCs/>
                      <w:i/>
                      <w:iCs/>
                      <w:sz w:val="24"/>
                      <w:szCs w:val="24"/>
                      <w:highlight w:val="cyan"/>
                      <w:lang w:val="en-US"/>
                    </w:rPr>
                    <w:t>1</w:t>
                  </w:r>
                  <w:r>
                    <w:rPr>
                      <w:rFonts w:ascii="Times New Roman" w:hAnsi="Times New Roman" w:cs="Times New Roman"/>
                      <w:b/>
                      <w:bCs/>
                      <w:i/>
                      <w:iCs/>
                      <w:sz w:val="24"/>
                      <w:szCs w:val="24"/>
                      <w:highlight w:val="cyan"/>
                      <w:lang w:val="en-US"/>
                    </w:rPr>
                    <w:t xml:space="preserve">. </w:t>
                  </w:r>
                  <w:r w:rsidRPr="00A9195B">
                    <w:rPr>
                      <w:rFonts w:ascii="Times New Roman" w:hAnsi="Times New Roman" w:cs="Times New Roman"/>
                      <w:b/>
                      <w:bCs/>
                      <w:i/>
                      <w:iCs/>
                      <w:sz w:val="24"/>
                      <w:szCs w:val="24"/>
                      <w:highlight w:val="cyan"/>
                      <w:lang w:val="en-US"/>
                    </w:rPr>
                    <w:t>INFECTION</w:t>
                  </w:r>
                  <w:commentRangeEnd w:id="130"/>
                  <w:r w:rsidR="001E400B">
                    <w:rPr>
                      <w:rStyle w:val="CommentReference"/>
                      <w:rFonts w:cs="Mangal"/>
                    </w:rPr>
                    <w:commentReference w:id="130"/>
                  </w:r>
                </w:p>
                <w:p w14:paraId="4DA750DD" w14:textId="77777777" w:rsidR="00C914DB" w:rsidRPr="007450D6" w:rsidRDefault="00C914DB" w:rsidP="00242F1B">
                  <w:pPr>
                    <w:pStyle w:val="ListParagraph"/>
                    <w:numPr>
                      <w:ilvl w:val="0"/>
                      <w:numId w:val="23"/>
                    </w:numPr>
                    <w:spacing w:after="100"/>
                    <w:rPr>
                      <w:rFonts w:ascii="Times New Roman" w:hAnsi="Times New Roman" w:cs="Times New Roman"/>
                      <w:sz w:val="22"/>
                      <w:szCs w:val="22"/>
                      <w:lang w:val="en-US"/>
                    </w:rPr>
                  </w:pPr>
                  <w:r w:rsidRPr="007450D6">
                    <w:rPr>
                      <w:rFonts w:ascii="Times New Roman" w:hAnsi="Times New Roman" w:cs="Times New Roman"/>
                      <w:sz w:val="22"/>
                      <w:szCs w:val="22"/>
                      <w:lang w:val="en-US"/>
                    </w:rPr>
                    <w:t>Sepsis Episode Number: ____</w:t>
                  </w:r>
                </w:p>
                <w:p w14:paraId="26D6020F" w14:textId="77777777" w:rsidR="00C914DB" w:rsidRPr="007450D6" w:rsidRDefault="00C914DB" w:rsidP="00242F1B">
                  <w:pPr>
                    <w:pStyle w:val="ListParagraph"/>
                    <w:numPr>
                      <w:ilvl w:val="0"/>
                      <w:numId w:val="23"/>
                    </w:numPr>
                    <w:spacing w:before="25" w:after="25" w:line="276" w:lineRule="auto"/>
                    <w:rPr>
                      <w:rFonts w:ascii="Times New Roman" w:hAnsi="Times New Roman" w:cs="Times New Roman"/>
                      <w:b/>
                      <w:bCs/>
                      <w:sz w:val="22"/>
                      <w:szCs w:val="22"/>
                      <w:lang w:val="en-US"/>
                    </w:rPr>
                  </w:pPr>
                  <w:r w:rsidRPr="007450D6">
                    <w:rPr>
                      <w:rFonts w:ascii="Times New Roman" w:hAnsi="Times New Roman" w:cs="Times New Roman"/>
                      <w:sz w:val="22"/>
                      <w:szCs w:val="22"/>
                      <w:lang w:val="en-US"/>
                    </w:rPr>
                    <w:t>VAP Episode Number:____</w:t>
                  </w:r>
                </w:p>
              </w:tc>
            </w:tr>
            <w:tr w:rsidR="00C914DB" w14:paraId="1C195BAB" w14:textId="77777777" w:rsidTr="00AC45A8">
              <w:trPr>
                <w:trHeight w:val="1410"/>
              </w:trPr>
              <w:tc>
                <w:tcPr>
                  <w:tcW w:w="5123" w:type="dxa"/>
                  <w:gridSpan w:val="2"/>
                  <w:tcBorders>
                    <w:bottom w:val="nil"/>
                  </w:tcBorders>
                </w:tcPr>
                <w:p w14:paraId="23790CDB" w14:textId="77777777" w:rsidR="00C914DB" w:rsidRPr="007450D6" w:rsidRDefault="00C914DB" w:rsidP="00242F1B">
                  <w:pPr>
                    <w:pStyle w:val="ListParagraph"/>
                    <w:numPr>
                      <w:ilvl w:val="0"/>
                      <w:numId w:val="23"/>
                    </w:numPr>
                    <w:spacing w:before="25" w:after="25" w:line="276" w:lineRule="auto"/>
                    <w:rPr>
                      <w:rFonts w:ascii="Times New Roman" w:hAnsi="Times New Roman" w:cs="Times New Roman"/>
                      <w:b/>
                      <w:bCs/>
                      <w:sz w:val="22"/>
                      <w:szCs w:val="22"/>
                      <w:lang w:val="en-US"/>
                    </w:rPr>
                  </w:pPr>
                  <w:r w:rsidRPr="007450D6">
                    <w:rPr>
                      <w:rFonts w:ascii="Times New Roman" w:hAnsi="Times New Roman" w:cs="Times New Roman"/>
                      <w:sz w:val="22"/>
                      <w:szCs w:val="22"/>
                      <w:lang w:val="en-US"/>
                    </w:rPr>
                    <w:t xml:space="preserve">Sepsis: </w:t>
                  </w:r>
                  <w:r w:rsidRPr="007450D6">
                    <w:rPr>
                      <w:rFonts w:ascii="Segoe UI Symbol" w:hAnsi="Segoe UI Symbol" w:cs="Segoe UI Symbol"/>
                      <w:sz w:val="22"/>
                      <w:szCs w:val="22"/>
                      <w:lang w:val="en-US"/>
                    </w:rPr>
                    <w:t>☐</w:t>
                  </w:r>
                  <w:r w:rsidRPr="007450D6">
                    <w:rPr>
                      <w:rFonts w:ascii="Times New Roman" w:hAnsi="Times New Roman" w:cs="Times New Roman"/>
                      <w:sz w:val="22"/>
                      <w:szCs w:val="22"/>
                      <w:lang w:val="en-US"/>
                    </w:rPr>
                    <w:t xml:space="preserve"> Yes </w:t>
                  </w:r>
                  <w:r w:rsidRPr="007450D6">
                    <w:rPr>
                      <w:rFonts w:ascii="Segoe UI Symbol" w:hAnsi="Segoe UI Symbol" w:cs="Segoe UI Symbol"/>
                      <w:sz w:val="22"/>
                      <w:szCs w:val="22"/>
                      <w:lang w:val="en-US"/>
                    </w:rPr>
                    <w:t>☐</w:t>
                  </w:r>
                  <w:r w:rsidRPr="007450D6">
                    <w:rPr>
                      <w:rFonts w:ascii="Times New Roman" w:hAnsi="Times New Roman" w:cs="Times New Roman"/>
                      <w:sz w:val="22"/>
                      <w:szCs w:val="22"/>
                      <w:lang w:val="en-US"/>
                    </w:rPr>
                    <w:t xml:space="preserve"> No</w:t>
                  </w:r>
                </w:p>
                <w:p w14:paraId="75EF03CC"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b/>
                      <w:bCs/>
                      <w:sz w:val="22"/>
                      <w:szCs w:val="22"/>
                      <w:lang w:val="en-US"/>
                    </w:rPr>
                  </w:pPr>
                  <w:r w:rsidRPr="007450D6">
                    <w:rPr>
                      <w:rFonts w:ascii="Times New Roman" w:hAnsi="Times New Roman" w:cs="Times New Roman"/>
                      <w:sz w:val="22"/>
                      <w:szCs w:val="22"/>
                      <w:lang w:val="en-US"/>
                    </w:rPr>
                    <w:t xml:space="preserve">Type: </w:t>
                  </w:r>
                  <w:r w:rsidRPr="007450D6">
                    <w:rPr>
                      <w:rFonts w:ascii="Segoe UI Symbol" w:hAnsi="Segoe UI Symbol" w:cs="Segoe UI Symbol"/>
                      <w:sz w:val="22"/>
                      <w:szCs w:val="22"/>
                      <w:lang w:val="en-US"/>
                    </w:rPr>
                    <w:t>☐</w:t>
                  </w:r>
                  <w:r w:rsidRPr="007450D6">
                    <w:rPr>
                      <w:rFonts w:ascii="Times New Roman" w:hAnsi="Times New Roman" w:cs="Times New Roman"/>
                      <w:sz w:val="22"/>
                      <w:szCs w:val="22"/>
                      <w:lang w:val="en-US"/>
                    </w:rPr>
                    <w:t xml:space="preserve"> Clinical/Screen- </w:t>
                  </w:r>
                  <w:r w:rsidRPr="007450D6">
                    <w:rPr>
                      <w:rFonts w:ascii="Segoe UI Symbol" w:hAnsi="Segoe UI Symbol" w:cs="Segoe UI Symbol"/>
                      <w:sz w:val="22"/>
                      <w:szCs w:val="22"/>
                      <w:lang w:val="en-US"/>
                    </w:rPr>
                    <w:t>☐</w:t>
                  </w:r>
                  <w:r w:rsidRPr="007450D6">
                    <w:rPr>
                      <w:rFonts w:ascii="Times New Roman" w:hAnsi="Times New Roman" w:cs="Times New Roman"/>
                      <w:sz w:val="22"/>
                      <w:szCs w:val="22"/>
                      <w:lang w:val="en-US"/>
                    </w:rPr>
                    <w:t xml:space="preserve"> Screen+ </w:t>
                  </w:r>
                  <w:r w:rsidRPr="007450D6">
                    <w:rPr>
                      <w:rFonts w:ascii="Segoe UI Symbol" w:hAnsi="Segoe UI Symbol" w:cs="Segoe UI Symbol"/>
                      <w:sz w:val="22"/>
                      <w:szCs w:val="22"/>
                      <w:lang w:val="en-US"/>
                    </w:rPr>
                    <w:t>☐</w:t>
                  </w:r>
                  <w:r w:rsidRPr="007450D6">
                    <w:rPr>
                      <w:rFonts w:ascii="Times New Roman" w:hAnsi="Times New Roman" w:cs="Times New Roman"/>
                      <w:sz w:val="22"/>
                      <w:szCs w:val="22"/>
                      <w:lang w:val="en-US"/>
                    </w:rPr>
                    <w:t xml:space="preserve"> Culture+</w:t>
                  </w:r>
                </w:p>
                <w:p w14:paraId="6D71ABEF" w14:textId="77777777" w:rsidR="00C914DB" w:rsidRPr="007450D6"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Age at onset </w:t>
                  </w:r>
                  <w:r w:rsidRPr="00C914DB">
                    <w:rPr>
                      <w:rFonts w:ascii="Times New Roman" w:hAnsi="Times New Roman" w:cs="Times New Roman"/>
                      <w:sz w:val="18"/>
                      <w:szCs w:val="18"/>
                      <w:lang w:val="en-US"/>
                    </w:rPr>
                    <w:t>(</w:t>
                  </w:r>
                  <w:proofErr w:type="spellStart"/>
                  <w:r w:rsidRPr="00C914DB">
                    <w:rPr>
                      <w:rFonts w:ascii="Times New Roman" w:hAnsi="Times New Roman" w:cs="Times New Roman"/>
                      <w:sz w:val="18"/>
                      <w:szCs w:val="18"/>
                      <w:lang w:val="en-US"/>
                    </w:rPr>
                    <w:t>hrs</w:t>
                  </w:r>
                  <w:proofErr w:type="spellEnd"/>
                  <w:r w:rsidRPr="00C914DB">
                    <w:rPr>
                      <w:rFonts w:ascii="Times New Roman" w:hAnsi="Times New Roman" w:cs="Times New Roman"/>
                      <w:sz w:val="18"/>
                      <w:szCs w:val="18"/>
                      <w:lang w:val="en-US"/>
                    </w:rPr>
                    <w:t>)</w:t>
                  </w:r>
                  <w:r>
                    <w:rPr>
                      <w:rFonts w:ascii="Times New Roman" w:hAnsi="Times New Roman" w:cs="Times New Roman"/>
                      <w:sz w:val="22"/>
                      <w:szCs w:val="22"/>
                      <w:lang w:val="en-US"/>
                    </w:rPr>
                    <w:t>: ____</w:t>
                  </w:r>
                </w:p>
                <w:p w14:paraId="3CDDCF5C"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b/>
                      <w:bCs/>
                      <w:sz w:val="22"/>
                      <w:szCs w:val="22"/>
                      <w:lang w:val="en-US"/>
                    </w:rPr>
                  </w:pPr>
                  <w:r>
                    <w:rPr>
                      <w:rFonts w:ascii="Times New Roman" w:hAnsi="Times New Roman" w:cs="Times New Roman"/>
                      <w:sz w:val="22"/>
                      <w:szCs w:val="22"/>
                      <w:lang w:val="en-US"/>
                    </w:rPr>
                    <w:t>Age at blood culture sent:______</w:t>
                  </w:r>
                  <w:r w:rsidRPr="00C914DB">
                    <w:rPr>
                      <w:rFonts w:ascii="Times New Roman" w:hAnsi="Times New Roman" w:cs="Times New Roman"/>
                      <w:sz w:val="18"/>
                      <w:szCs w:val="18"/>
                      <w:lang w:val="en-US"/>
                    </w:rPr>
                    <w:t>(</w:t>
                  </w:r>
                  <w:proofErr w:type="spellStart"/>
                  <w:r w:rsidRPr="00C914DB">
                    <w:rPr>
                      <w:rFonts w:ascii="Times New Roman" w:hAnsi="Times New Roman" w:cs="Times New Roman"/>
                      <w:sz w:val="18"/>
                      <w:szCs w:val="18"/>
                      <w:lang w:val="en-US"/>
                    </w:rPr>
                    <w:t>hrs</w:t>
                  </w:r>
                  <w:proofErr w:type="spellEnd"/>
                  <w:r w:rsidRPr="00C914DB">
                    <w:rPr>
                      <w:rFonts w:ascii="Times New Roman" w:hAnsi="Times New Roman" w:cs="Times New Roman"/>
                      <w:sz w:val="18"/>
                      <w:szCs w:val="18"/>
                      <w:lang w:val="en-US"/>
                    </w:rPr>
                    <w:t>)</w:t>
                  </w:r>
                  <w:r>
                    <w:rPr>
                      <w:rFonts w:ascii="Times New Roman" w:hAnsi="Times New Roman" w:cs="Times New Roman"/>
                      <w:sz w:val="22"/>
                      <w:szCs w:val="22"/>
                      <w:lang w:val="en-US"/>
                    </w:rPr>
                    <w:t>, ______</w:t>
                  </w:r>
                  <w:r>
                    <w:rPr>
                      <w:rFonts w:ascii="Times New Roman" w:hAnsi="Times New Roman" w:cs="Times New Roman"/>
                      <w:sz w:val="18"/>
                      <w:szCs w:val="18"/>
                      <w:lang w:val="en-US"/>
                    </w:rPr>
                    <w:t>(d</w:t>
                  </w:r>
                  <w:r w:rsidRPr="00C914DB">
                    <w:rPr>
                      <w:rFonts w:ascii="Times New Roman" w:hAnsi="Times New Roman" w:cs="Times New Roman"/>
                      <w:sz w:val="18"/>
                      <w:szCs w:val="18"/>
                      <w:lang w:val="en-US"/>
                    </w:rPr>
                    <w:t>ays)</w:t>
                  </w:r>
                </w:p>
                <w:p w14:paraId="2468C6AE"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C914DB">
                    <w:rPr>
                      <w:rFonts w:ascii="Times New Roman" w:hAnsi="Times New Roman" w:cs="Times New Roman"/>
                      <w:sz w:val="22"/>
                      <w:szCs w:val="22"/>
                      <w:lang w:val="en-US"/>
                    </w:rPr>
                    <w:t xml:space="preserve">If screen+/culture+ </w:t>
                  </w:r>
                  <w:ins w:id="131" w:author="Mannat Guliani" w:date="2026-06-16T10:01:00Z">
                    <w:r w:rsidRPr="00C914DB">
                      <w:rPr>
                        <w:rFonts w:ascii="Times New Roman" w:hAnsi="Times New Roman" w:cs="Times New Roman"/>
                        <w:sz w:val="22"/>
                        <w:szCs w:val="22"/>
                        <w:lang w:val="en-US"/>
                      </w:rPr>
                      <w:t>abnormal</w:t>
                    </w:r>
                  </w:ins>
                  <w:r w:rsidRPr="00C914DB">
                    <w:rPr>
                      <w:rFonts w:ascii="Times New Roman" w:hAnsi="Times New Roman" w:cs="Times New Roman"/>
                      <w:sz w:val="22"/>
                      <w:szCs w:val="22"/>
                      <w:lang w:val="en-US"/>
                    </w:rPr>
                    <w:t xml:space="preserve"> parameters: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CRP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PCT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Others: _______</w:t>
                  </w:r>
                </w:p>
                <w:p w14:paraId="629AB4E9"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C914DB">
                    <w:rPr>
                      <w:rFonts w:ascii="Times New Roman" w:hAnsi="Times New Roman" w:cs="Times New Roman"/>
                      <w:sz w:val="22"/>
                      <w:szCs w:val="22"/>
                      <w:lang w:val="en-US"/>
                    </w:rPr>
                    <w:t xml:space="preserve">If culture+, source: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Blood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CSF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Urine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Other fluid: _______</w:t>
                  </w:r>
                </w:p>
                <w:p w14:paraId="641B3538"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C914DB">
                    <w:rPr>
                      <w:rFonts w:ascii="Times New Roman" w:hAnsi="Times New Roman" w:cs="Times New Roman"/>
                      <w:sz w:val="22"/>
                      <w:szCs w:val="22"/>
                      <w:lang w:val="en-US"/>
                    </w:rPr>
                    <w:t xml:space="preserve">If culture+, organism type: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Gram positive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Gram negative </w:t>
                  </w:r>
                  <w:r w:rsidRPr="00C914DB">
                    <w:rPr>
                      <w:rFonts w:ascii="Segoe UI Symbol" w:hAnsi="Segoe UI Symbol" w:cs="Segoe UI Symbol"/>
                      <w:sz w:val="22"/>
                      <w:szCs w:val="22"/>
                      <w:lang w:val="en-US"/>
                    </w:rPr>
                    <w:t>☐</w:t>
                  </w:r>
                  <w:r w:rsidRPr="00C914DB">
                    <w:rPr>
                      <w:rFonts w:ascii="Times New Roman" w:hAnsi="Times New Roman" w:cs="Times New Roman"/>
                      <w:sz w:val="22"/>
                      <w:szCs w:val="22"/>
                      <w:lang w:val="en-US"/>
                    </w:rPr>
                    <w:t xml:space="preserve"> Fungus</w:t>
                  </w:r>
                </w:p>
                <w:p w14:paraId="02D598BD"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C914DB">
                    <w:rPr>
                      <w:rFonts w:ascii="Times New Roman" w:hAnsi="Times New Roman" w:cs="Times New Roman"/>
                      <w:sz w:val="22"/>
                      <w:szCs w:val="22"/>
                      <w:lang w:val="en-US"/>
                    </w:rPr>
                    <w:t xml:space="preserve">If Gram Positive: </w:t>
                  </w:r>
                  <w:r w:rsidRPr="00C914DB">
                    <w:rPr>
                      <w:rFonts w:ascii="Segoe UI Symbol" w:hAnsi="Segoe UI Symbol" w:cs="Segoe UI Symbol"/>
                      <w:sz w:val="22"/>
                      <w:szCs w:val="22"/>
                      <w:lang w:val="en-US"/>
                    </w:rPr>
                    <w:t xml:space="preserve">☐ </w:t>
                  </w:r>
                  <w:r w:rsidRPr="00C914DB">
                    <w:rPr>
                      <w:rFonts w:ascii="Times New Roman" w:hAnsi="Times New Roman" w:cs="Times New Roman"/>
                      <w:sz w:val="22"/>
                      <w:szCs w:val="22"/>
                      <w:lang w:val="en-US"/>
                    </w:rPr>
                    <w:t xml:space="preserve">Staphylococcus </w:t>
                  </w:r>
                  <w:proofErr w:type="spellStart"/>
                  <w:r w:rsidRPr="00C914DB">
                    <w:rPr>
                      <w:rFonts w:ascii="Times New Roman" w:hAnsi="Times New Roman" w:cs="Times New Roman"/>
                      <w:sz w:val="22"/>
                      <w:szCs w:val="22"/>
                      <w:lang w:val="en-US"/>
                    </w:rPr>
                    <w:t>hemolyticus</w:t>
                  </w:r>
                  <w:proofErr w:type="spellEnd"/>
                  <w:r w:rsidRPr="00C914DB">
                    <w:rPr>
                      <w:rFonts w:ascii="Segoe UI Symbol" w:hAnsi="Segoe UI Symbol" w:cs="Segoe UI Symbol"/>
                      <w:sz w:val="22"/>
                      <w:szCs w:val="22"/>
                      <w:lang w:val="en-US"/>
                    </w:rPr>
                    <w:t xml:space="preserve"> ☐ </w:t>
                  </w:r>
                  <w:r w:rsidRPr="00C914DB">
                    <w:rPr>
                      <w:rFonts w:ascii="Times New Roman" w:hAnsi="Times New Roman" w:cs="Times New Roman"/>
                      <w:sz w:val="22"/>
                      <w:szCs w:val="22"/>
                      <w:lang w:val="en-US"/>
                    </w:rPr>
                    <w:t>Staphylococcus epidermidis</w:t>
                  </w:r>
                  <w:r w:rsidRPr="00C914DB">
                    <w:rPr>
                      <w:rFonts w:ascii="Segoe UI Symbol" w:hAnsi="Segoe UI Symbol" w:cs="Segoe UI Symbol"/>
                      <w:sz w:val="22"/>
                      <w:szCs w:val="22"/>
                      <w:lang w:val="en-US"/>
                    </w:rPr>
                    <w:t xml:space="preserve"> ☐ </w:t>
                  </w:r>
                  <w:r w:rsidRPr="00C914DB">
                    <w:rPr>
                      <w:rFonts w:ascii="Times New Roman" w:hAnsi="Times New Roman" w:cs="Times New Roman"/>
                      <w:sz w:val="22"/>
                      <w:szCs w:val="22"/>
                      <w:lang w:val="en-US"/>
                    </w:rPr>
                    <w:t>Others: ___________</w:t>
                  </w:r>
                </w:p>
                <w:p w14:paraId="575133A5"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C914DB">
                    <w:rPr>
                      <w:rFonts w:ascii="Times New Roman" w:hAnsi="Times New Roman" w:cs="Times New Roman"/>
                      <w:sz w:val="22"/>
                      <w:szCs w:val="22"/>
                      <w:lang w:val="en-US"/>
                    </w:rPr>
                    <w:t>If Gram Negative:</w:t>
                  </w:r>
                </w:p>
                <w:p w14:paraId="6137287E" w14:textId="77777777" w:rsidR="00C914DB" w:rsidRPr="00C914DB" w:rsidRDefault="00C914DB" w:rsidP="00C914DB">
                  <w:pPr>
                    <w:spacing w:before="25" w:after="25" w:line="276" w:lineRule="auto"/>
                    <w:rPr>
                      <w:rFonts w:ascii="Times New Roman" w:hAnsi="Times New Roman" w:cs="Times New Roman"/>
                      <w:sz w:val="22"/>
                      <w:szCs w:val="22"/>
                      <w:lang w:val="en-US"/>
                    </w:rPr>
                  </w:pP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Acinetobacter </w:t>
                  </w: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E Coli  </w:t>
                  </w: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w:t>
                  </w:r>
                  <w:proofErr w:type="spellStart"/>
                  <w:r w:rsidRPr="00036189">
                    <w:rPr>
                      <w:rFonts w:ascii="Times New Roman" w:hAnsi="Times New Roman" w:cs="Times New Roman"/>
                      <w:sz w:val="22"/>
                      <w:szCs w:val="22"/>
                      <w:lang w:val="en-US"/>
                    </w:rPr>
                    <w:t>Klebsiella</w:t>
                  </w:r>
                  <w:proofErr w:type="spellEnd"/>
                  <w:r w:rsidRPr="00036189">
                    <w:rPr>
                      <w:rFonts w:ascii="Times New Roman" w:hAnsi="Times New Roman" w:cs="Times New Roman"/>
                      <w:sz w:val="22"/>
                      <w:szCs w:val="22"/>
                      <w:lang w:val="en-US"/>
                    </w:rPr>
                    <w:t xml:space="preserve">  </w:t>
                  </w: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w:t>
                  </w:r>
                  <w:proofErr w:type="spellStart"/>
                  <w:r w:rsidRPr="00036189">
                    <w:rPr>
                      <w:rFonts w:ascii="Times New Roman" w:hAnsi="Times New Roman" w:cs="Times New Roman"/>
                      <w:sz w:val="22"/>
                      <w:szCs w:val="22"/>
                      <w:lang w:val="en-US"/>
                    </w:rPr>
                    <w:t>Serratia</w:t>
                  </w:r>
                  <w:proofErr w:type="spellEnd"/>
                  <w:r w:rsidRPr="00036189">
                    <w:rPr>
                      <w:rFonts w:ascii="Times New Roman" w:hAnsi="Times New Roman" w:cs="Times New Roman"/>
                      <w:sz w:val="22"/>
                      <w:szCs w:val="22"/>
                      <w:lang w:val="en-US"/>
                    </w:rPr>
                    <w:t xml:space="preserve">  </w:t>
                  </w: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Pseudomonas  </w:t>
                  </w:r>
                  <w:r w:rsidRPr="00036189">
                    <w:rPr>
                      <w:rFonts w:ascii="Segoe UI Symbol" w:hAnsi="Segoe UI Symbol" w:cs="Segoe UI Symbol"/>
                      <w:sz w:val="22"/>
                      <w:szCs w:val="22"/>
                      <w:lang w:val="en-US"/>
                    </w:rPr>
                    <w:t>☐</w:t>
                  </w:r>
                  <w:r w:rsidRPr="00036189">
                    <w:rPr>
                      <w:rFonts w:ascii="Times New Roman" w:hAnsi="Times New Roman" w:cs="Times New Roman"/>
                      <w:sz w:val="22"/>
                      <w:szCs w:val="22"/>
                      <w:lang w:val="en-US"/>
                    </w:rPr>
                    <w:t xml:space="preserve"> Others: _______</w:t>
                  </w:r>
                </w:p>
              </w:tc>
            </w:tr>
            <w:tr w:rsidR="00C914DB" w14:paraId="5895C6C1" w14:textId="77777777" w:rsidTr="00AC45A8">
              <w:trPr>
                <w:trHeight w:val="280"/>
              </w:trPr>
              <w:tc>
                <w:tcPr>
                  <w:tcW w:w="2695" w:type="dxa"/>
                  <w:tcBorders>
                    <w:top w:val="nil"/>
                    <w:bottom w:val="nil"/>
                    <w:right w:val="nil"/>
                  </w:tcBorders>
                </w:tcPr>
                <w:p w14:paraId="13DE6632" w14:textId="77777777" w:rsidR="00C914DB" w:rsidRPr="007450D6"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MDR: </w:t>
                  </w:r>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Yes </w:t>
                  </w:r>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No</w:t>
                  </w:r>
                </w:p>
              </w:tc>
              <w:tc>
                <w:tcPr>
                  <w:tcW w:w="2428" w:type="dxa"/>
                  <w:tcBorders>
                    <w:top w:val="nil"/>
                    <w:left w:val="nil"/>
                    <w:bottom w:val="nil"/>
                  </w:tcBorders>
                </w:tcPr>
                <w:p w14:paraId="5603530C" w14:textId="77777777" w:rsidR="00C914DB" w:rsidRPr="007450D6"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XDR: </w:t>
                  </w:r>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Yes  </w:t>
                  </w:r>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No</w:t>
                  </w:r>
                </w:p>
              </w:tc>
            </w:tr>
            <w:tr w:rsidR="00C914DB" w14:paraId="0856BE53" w14:textId="77777777" w:rsidTr="00AC45A8">
              <w:trPr>
                <w:trHeight w:val="280"/>
              </w:trPr>
              <w:tc>
                <w:tcPr>
                  <w:tcW w:w="5123" w:type="dxa"/>
                  <w:gridSpan w:val="2"/>
                  <w:tcBorders>
                    <w:top w:val="nil"/>
                    <w:bottom w:val="single" w:sz="4" w:space="0" w:color="auto"/>
                  </w:tcBorders>
                </w:tcPr>
                <w:p w14:paraId="04F6BA53" w14:textId="77777777" w:rsidR="00C914DB" w:rsidRPr="00C914DB" w:rsidRDefault="00C914DB" w:rsidP="00242F1B">
                  <w:pPr>
                    <w:pStyle w:val="ListParagraph"/>
                    <w:numPr>
                      <w:ilvl w:val="0"/>
                      <w:numId w:val="23"/>
                    </w:numPr>
                    <w:spacing w:before="25" w:after="25" w:line="276" w:lineRule="auto"/>
                  </w:pPr>
                  <w:r w:rsidRPr="00C914DB">
                    <w:rPr>
                      <w:rFonts w:ascii="Times New Roman" w:hAnsi="Times New Roman" w:cs="Times New Roman"/>
                      <w:sz w:val="22"/>
                      <w:szCs w:val="22"/>
                      <w:lang w:val="en-US"/>
                    </w:rPr>
                    <w:t xml:space="preserve">Focus of the infection: </w:t>
                  </w:r>
                  <w:r w:rsidRPr="00C914DB">
                    <w:rPr>
                      <w:rFonts w:ascii="Segoe UI Symbol" w:hAnsi="Segoe UI Symbol" w:cs="Segoe UI Symbol"/>
                      <w:sz w:val="22"/>
                      <w:szCs w:val="22"/>
                      <w:lang w:val="en-US"/>
                    </w:rPr>
                    <w:t xml:space="preserve">☐ </w:t>
                  </w:r>
                  <w:r w:rsidRPr="00C914DB">
                    <w:rPr>
                      <w:rFonts w:ascii="Times New Roman" w:hAnsi="Times New Roman" w:cs="Times New Roman"/>
                      <w:sz w:val="22"/>
                      <w:szCs w:val="22"/>
                      <w:lang w:val="en-US"/>
                    </w:rPr>
                    <w:t>Generalized septicemia</w:t>
                  </w:r>
                  <w:r w:rsidRPr="00C914DB">
                    <w:rPr>
                      <w:rFonts w:ascii="Segoe UI Symbol" w:hAnsi="Segoe UI Symbol" w:cs="Segoe UI Symbol"/>
                      <w:sz w:val="22"/>
                      <w:szCs w:val="22"/>
                      <w:lang w:val="en-US"/>
                    </w:rPr>
                    <w:t xml:space="preserve"> ☐ </w:t>
                  </w:r>
                  <w:r w:rsidRPr="00C914DB">
                    <w:rPr>
                      <w:rFonts w:ascii="Times New Roman" w:hAnsi="Times New Roman" w:cs="Times New Roman"/>
                      <w:sz w:val="22"/>
                      <w:szCs w:val="22"/>
                      <w:lang w:val="en-US"/>
                    </w:rPr>
                    <w:t xml:space="preserve">Pneumonia </w:t>
                  </w:r>
                  <w:r w:rsidRPr="00C914DB">
                    <w:rPr>
                      <w:rFonts w:ascii="Segoe UI Symbol" w:hAnsi="Segoe UI Symbol" w:cs="Segoe UI Symbol"/>
                      <w:sz w:val="22"/>
                      <w:szCs w:val="22"/>
                      <w:lang w:val="en-US"/>
                    </w:rPr>
                    <w:t xml:space="preserve">☐ </w:t>
                  </w:r>
                  <w:r w:rsidRPr="00C914DB">
                    <w:rPr>
                      <w:rFonts w:ascii="Times New Roman" w:hAnsi="Times New Roman" w:cs="Times New Roman"/>
                      <w:sz w:val="22"/>
                      <w:szCs w:val="22"/>
                      <w:lang w:val="en-US"/>
                    </w:rPr>
                    <w:t>Meningitis</w:t>
                  </w:r>
                  <w:r w:rsidRPr="00C914DB">
                    <w:rPr>
                      <w:rFonts w:ascii="Segoe UI Symbol" w:hAnsi="Segoe UI Symbol" w:cs="Segoe UI Symbol"/>
                      <w:sz w:val="22"/>
                      <w:szCs w:val="22"/>
                      <w:lang w:val="en-US"/>
                    </w:rPr>
                    <w:t xml:space="preserve"> ☐ </w:t>
                  </w:r>
                  <w:r w:rsidRPr="00C914DB">
                    <w:rPr>
                      <w:rFonts w:ascii="Times New Roman" w:hAnsi="Times New Roman" w:cs="Times New Roman"/>
                      <w:sz w:val="22"/>
                      <w:szCs w:val="22"/>
                      <w:lang w:val="en-US"/>
                    </w:rPr>
                    <w:t xml:space="preserve">Bone and joint </w:t>
                  </w:r>
                  <w:r w:rsidRPr="00C914DB">
                    <w:rPr>
                      <w:rFonts w:ascii="Segoe UI Symbol" w:hAnsi="Segoe UI Symbol" w:cs="Segoe UI Symbol"/>
                      <w:sz w:val="22"/>
                      <w:szCs w:val="22"/>
                      <w:lang w:val="en-US"/>
                    </w:rPr>
                    <w:t xml:space="preserve">☐ </w:t>
                  </w:r>
                  <w:r w:rsidRPr="00C914DB">
                    <w:rPr>
                      <w:rFonts w:ascii="Times New Roman" w:hAnsi="Times New Roman" w:cs="Times New Roman"/>
                      <w:sz w:val="22"/>
                      <w:szCs w:val="22"/>
                      <w:lang w:val="en-US"/>
                    </w:rPr>
                    <w:t>UTI</w:t>
                  </w:r>
                  <w:r w:rsidRPr="00C914DB">
                    <w:rPr>
                      <w:rFonts w:ascii="Segoe UI Symbol" w:hAnsi="Segoe UI Symbol" w:cs="Segoe UI Symbol"/>
                      <w:sz w:val="22"/>
                      <w:szCs w:val="22"/>
                      <w:lang w:val="en-US"/>
                    </w:rPr>
                    <w:t xml:space="preserve"> ☐ </w:t>
                  </w:r>
                  <w:r w:rsidRPr="00C914DB">
                    <w:rPr>
                      <w:rFonts w:ascii="Times New Roman" w:hAnsi="Times New Roman" w:cs="Times New Roman"/>
                      <w:sz w:val="22"/>
                      <w:szCs w:val="22"/>
                      <w:lang w:val="en-US"/>
                    </w:rPr>
                    <w:t>Other ________</w:t>
                  </w:r>
                </w:p>
              </w:tc>
            </w:tr>
            <w:tr w:rsidR="00C914DB" w14:paraId="7C0BE744" w14:textId="77777777" w:rsidTr="00AC45A8">
              <w:trPr>
                <w:trHeight w:val="280"/>
              </w:trPr>
              <w:tc>
                <w:tcPr>
                  <w:tcW w:w="2695" w:type="dxa"/>
                  <w:tcBorders>
                    <w:top w:val="single" w:sz="4" w:space="0" w:color="auto"/>
                    <w:left w:val="nil"/>
                    <w:bottom w:val="nil"/>
                    <w:right w:val="nil"/>
                  </w:tcBorders>
                </w:tcPr>
                <w:p w14:paraId="02D0242A"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CLABSI:</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c>
                <w:tcPr>
                  <w:tcW w:w="2428" w:type="dxa"/>
                  <w:tcBorders>
                    <w:top w:val="single" w:sz="4" w:space="0" w:color="auto"/>
                    <w:left w:val="nil"/>
                    <w:bottom w:val="nil"/>
                    <w:right w:val="nil"/>
                  </w:tcBorders>
                </w:tcPr>
                <w:p w14:paraId="0608009B"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VAP</w:t>
                  </w:r>
                  <w:r>
                    <w:rPr>
                      <w:rFonts w:ascii="Times New Roman" w:hAnsi="Times New Roman" w:cs="Times New Roman"/>
                      <w:sz w:val="22"/>
                      <w:szCs w:val="22"/>
                      <w:lang w:val="en-US"/>
                    </w:rPr>
                    <w:t>:</w:t>
                  </w:r>
                  <w:r w:rsidRPr="00132499">
                    <w:rPr>
                      <w:rFonts w:ascii="Times New Roman" w:hAnsi="Times New Roman" w:cs="Times New Roman"/>
                      <w:sz w:val="22"/>
                      <w:szCs w:val="22"/>
                      <w:lang w:val="en-US"/>
                    </w:rPr>
                    <w:t xml:space="preserve">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Yes </w:t>
                  </w:r>
                  <w:r w:rsidRPr="00A5539C">
                    <w:rPr>
                      <w:rFonts w:ascii="Segoe UI Symbol" w:hAnsi="Segoe UI Symbol" w:cs="Segoe UI Symbol"/>
                      <w:sz w:val="22"/>
                      <w:szCs w:val="22"/>
                      <w:lang w:val="en-US"/>
                    </w:rPr>
                    <w:t>☐</w:t>
                  </w:r>
                  <w:r w:rsidRPr="00A5539C">
                    <w:rPr>
                      <w:rFonts w:ascii="Times New Roman" w:hAnsi="Times New Roman" w:cs="Times New Roman"/>
                      <w:sz w:val="22"/>
                      <w:szCs w:val="22"/>
                      <w:lang w:val="en-US"/>
                    </w:rPr>
                    <w:t xml:space="preserve"> No</w:t>
                  </w:r>
                </w:p>
              </w:tc>
            </w:tr>
            <w:tr w:rsidR="00C914DB" w14:paraId="0E9681F3" w14:textId="77777777" w:rsidTr="00AC45A8">
              <w:trPr>
                <w:trHeight w:val="280"/>
              </w:trPr>
              <w:tc>
                <w:tcPr>
                  <w:tcW w:w="5123" w:type="dxa"/>
                  <w:gridSpan w:val="2"/>
                  <w:tcBorders>
                    <w:top w:val="nil"/>
                    <w:left w:val="nil"/>
                    <w:bottom w:val="nil"/>
                    <w:right w:val="nil"/>
                  </w:tcBorders>
                </w:tcPr>
                <w:p w14:paraId="6FB40BEF"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sidRPr="00C914DB">
                    <w:rPr>
                      <w:rFonts w:ascii="Times New Roman" w:hAnsi="Times New Roman" w:cs="Times New Roman"/>
                      <w:sz w:val="22"/>
                      <w:szCs w:val="22"/>
                      <w:lang w:val="en-US"/>
                    </w:rPr>
                    <w:t>Total number of episodes of sepsis: ________</w:t>
                  </w:r>
                </w:p>
                <w:p w14:paraId="693AC4A3" w14:textId="77777777" w:rsidR="00C914DB" w:rsidRPr="00C914DB" w:rsidRDefault="00C914DB" w:rsidP="00242F1B">
                  <w:pPr>
                    <w:pStyle w:val="ListParagraph"/>
                    <w:numPr>
                      <w:ilvl w:val="0"/>
                      <w:numId w:val="23"/>
                    </w:numPr>
                    <w:spacing w:before="25" w:after="25" w:line="276" w:lineRule="auto"/>
                    <w:rPr>
                      <w:rFonts w:ascii="Times New Roman" w:hAnsi="Times New Roman" w:cs="Times New Roman"/>
                      <w:sz w:val="22"/>
                      <w:szCs w:val="22"/>
                      <w:lang w:val="en-US"/>
                    </w:rPr>
                  </w:pPr>
                  <w:r>
                    <w:rPr>
                      <w:rFonts w:ascii="Times New Roman" w:hAnsi="Times New Roman" w:cs="Times New Roman"/>
                      <w:sz w:val="22"/>
                      <w:szCs w:val="22"/>
                      <w:lang w:val="en-US"/>
                    </w:rPr>
                    <w:t>Total number of episodes of VAP: _______</w:t>
                  </w:r>
                </w:p>
              </w:tc>
            </w:tr>
          </w:tbl>
          <w:p w14:paraId="3F040DDC" w14:textId="77777777" w:rsidR="00C914DB" w:rsidRDefault="00C914DB" w:rsidP="00C914DB">
            <w:pPr>
              <w:spacing w:before="25" w:after="25" w:line="276" w:lineRule="auto"/>
              <w:rPr>
                <w:rFonts w:ascii="Times New Roman" w:hAnsi="Times New Roman" w:cs="Times New Roman"/>
                <w:sz w:val="22"/>
                <w:szCs w:val="22"/>
                <w:lang w:val="en-US"/>
              </w:rPr>
            </w:pPr>
          </w:p>
          <w:p w14:paraId="75B3EBDD" w14:textId="6C4FF78C" w:rsidR="001F2B3B" w:rsidRDefault="001F2B3B" w:rsidP="00240CEA">
            <w:pPr>
              <w:spacing w:before="25" w:after="25" w:line="276" w:lineRule="auto"/>
              <w:rPr>
                <w:rFonts w:ascii="Times New Roman" w:hAnsi="Times New Roman" w:cs="Times New Roman"/>
                <w:sz w:val="22"/>
                <w:szCs w:val="22"/>
                <w:lang w:val="en-US"/>
              </w:rPr>
            </w:pPr>
          </w:p>
        </w:tc>
      </w:tr>
    </w:tbl>
    <w:tbl>
      <w:tblPr>
        <w:tblW w:w="10710" w:type="dxa"/>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10" w:type="dxa"/>
        </w:tblCellMar>
        <w:tblLook w:val="0000" w:firstRow="0" w:lastRow="0" w:firstColumn="0" w:lastColumn="0" w:noHBand="0" w:noVBand="0"/>
      </w:tblPr>
      <w:tblGrid>
        <w:gridCol w:w="10710"/>
      </w:tblGrid>
      <w:tr w:rsidR="00863BE3" w14:paraId="4BCE1307" w14:textId="77777777" w:rsidTr="00B85E2E">
        <w:tc>
          <w:tcPr>
            <w:tcW w:w="10710" w:type="dxa"/>
            <w:shd w:val="clear" w:color="auto" w:fill="D9E2F3"/>
          </w:tcPr>
          <w:p w14:paraId="055AEE8D" w14:textId="5BDB4F98" w:rsidR="00062256" w:rsidRPr="00A5539C" w:rsidRDefault="00262203" w:rsidP="006229C7">
            <w:pPr>
              <w:jc w:val="center"/>
              <w:rPr>
                <w:rFonts w:ascii="Times New Roman" w:hAnsi="Times New Roman" w:cs="Times New Roman"/>
                <w:lang w:val="en-US"/>
              </w:rPr>
            </w:pPr>
            <w:r>
              <w:rPr>
                <w:rFonts w:ascii="Times New Roman" w:hAnsi="Times New Roman" w:cs="Times New Roman"/>
                <w:b/>
                <w:bCs/>
                <w:sz w:val="24"/>
                <w:szCs w:val="24"/>
                <w:lang w:val="en-US"/>
              </w:rPr>
              <w:t xml:space="preserve">H12. </w:t>
            </w:r>
            <w:r w:rsidR="00062256" w:rsidRPr="00132499">
              <w:rPr>
                <w:rFonts w:ascii="Times New Roman" w:hAnsi="Times New Roman" w:cs="Times New Roman"/>
                <w:b/>
                <w:bCs/>
                <w:sz w:val="24"/>
                <w:szCs w:val="24"/>
                <w:lang w:val="en-US"/>
              </w:rPr>
              <w:t>HOSPITAL COURSE SUMMARY</w:t>
            </w:r>
          </w:p>
        </w:tc>
      </w:tr>
      <w:tr w:rsidR="00863BE3" w14:paraId="54F1FC57" w14:textId="77777777" w:rsidTr="00B85E2E">
        <w:tc>
          <w:tcPr>
            <w:tcW w:w="10710" w:type="dxa"/>
          </w:tcPr>
          <w:tbl>
            <w:tblPr>
              <w:tblStyle w:val="TableGrid"/>
              <w:tblW w:w="0" w:type="auto"/>
              <w:tblLayout w:type="fixed"/>
              <w:tblLook w:val="04A0" w:firstRow="1" w:lastRow="0" w:firstColumn="1" w:lastColumn="0" w:noHBand="0" w:noVBand="1"/>
            </w:tblPr>
            <w:tblGrid>
              <w:gridCol w:w="2349"/>
              <w:gridCol w:w="450"/>
              <w:gridCol w:w="90"/>
              <w:gridCol w:w="1710"/>
              <w:gridCol w:w="810"/>
              <w:gridCol w:w="2340"/>
              <w:gridCol w:w="180"/>
              <w:gridCol w:w="2689"/>
            </w:tblGrid>
            <w:tr w:rsidR="00262203" w14:paraId="3876E97B" w14:textId="77777777" w:rsidTr="00341E08">
              <w:trPr>
                <w:trHeight w:val="350"/>
              </w:trPr>
              <w:tc>
                <w:tcPr>
                  <w:tcW w:w="2889" w:type="dxa"/>
                  <w:gridSpan w:val="3"/>
                  <w:tcBorders>
                    <w:bottom w:val="nil"/>
                    <w:right w:val="nil"/>
                  </w:tcBorders>
                </w:tcPr>
                <w:p w14:paraId="418D1A4A" w14:textId="1886FCF9" w:rsidR="00262203" w:rsidRPr="00262203" w:rsidRDefault="00262203" w:rsidP="00242F1B">
                  <w:pPr>
                    <w:pStyle w:val="ListParagraph"/>
                    <w:numPr>
                      <w:ilvl w:val="0"/>
                      <w:numId w:val="23"/>
                    </w:numPr>
                    <w:spacing w:before="40" w:after="40" w:line="276" w:lineRule="auto"/>
                    <w:ind w:left="81"/>
                    <w:rPr>
                      <w:rFonts w:ascii="Times New Roman" w:hAnsi="Times New Roman" w:cs="Times New Roman"/>
                      <w:sz w:val="22"/>
                      <w:szCs w:val="22"/>
                      <w:lang w:val="en-US"/>
                    </w:rPr>
                  </w:pPr>
                  <w:r w:rsidRPr="00262203">
                    <w:rPr>
                      <w:rFonts w:ascii="Times New Roman" w:hAnsi="Times New Roman" w:cs="Times New Roman"/>
                      <w:sz w:val="22"/>
                      <w:szCs w:val="22"/>
                      <w:lang w:val="en-US"/>
                    </w:rPr>
                    <w:t xml:space="preserve">Total LOS: ___ days  </w:t>
                  </w:r>
                </w:p>
              </w:tc>
              <w:tc>
                <w:tcPr>
                  <w:tcW w:w="2520" w:type="dxa"/>
                  <w:gridSpan w:val="2"/>
                  <w:tcBorders>
                    <w:left w:val="nil"/>
                    <w:bottom w:val="nil"/>
                    <w:right w:val="nil"/>
                  </w:tcBorders>
                </w:tcPr>
                <w:p w14:paraId="2CA22D1E" w14:textId="1283E636" w:rsidR="00262203" w:rsidRPr="00262203" w:rsidRDefault="00262203" w:rsidP="00242F1B">
                  <w:pPr>
                    <w:pStyle w:val="ListParagraph"/>
                    <w:numPr>
                      <w:ilvl w:val="0"/>
                      <w:numId w:val="23"/>
                    </w:numPr>
                    <w:spacing w:before="40" w:after="40" w:line="276" w:lineRule="auto"/>
                    <w:rPr>
                      <w:rFonts w:ascii="Times New Roman" w:hAnsi="Times New Roman" w:cs="Times New Roman"/>
                      <w:sz w:val="22"/>
                      <w:szCs w:val="22"/>
                      <w:lang w:val="en-US"/>
                    </w:rPr>
                  </w:pPr>
                  <w:r w:rsidRPr="00262203">
                    <w:rPr>
                      <w:rFonts w:ascii="Times New Roman" w:hAnsi="Times New Roman" w:cs="Times New Roman"/>
                      <w:sz w:val="22"/>
                      <w:szCs w:val="22"/>
                      <w:lang w:val="en-US"/>
                    </w:rPr>
                    <w:t>NICU Days: ___</w:t>
                  </w:r>
                </w:p>
              </w:tc>
              <w:tc>
                <w:tcPr>
                  <w:tcW w:w="2340" w:type="dxa"/>
                  <w:tcBorders>
                    <w:left w:val="nil"/>
                    <w:bottom w:val="nil"/>
                    <w:right w:val="nil"/>
                  </w:tcBorders>
                </w:tcPr>
                <w:p w14:paraId="4256E650" w14:textId="2FA946FB" w:rsidR="00262203" w:rsidRPr="00262203" w:rsidRDefault="00262203" w:rsidP="00242F1B">
                  <w:pPr>
                    <w:pStyle w:val="ListParagraph"/>
                    <w:numPr>
                      <w:ilvl w:val="0"/>
                      <w:numId w:val="23"/>
                    </w:numPr>
                    <w:spacing w:before="40" w:after="40" w:line="276" w:lineRule="auto"/>
                    <w:rPr>
                      <w:rFonts w:ascii="Times New Roman" w:hAnsi="Times New Roman" w:cs="Times New Roman"/>
                      <w:sz w:val="22"/>
                      <w:szCs w:val="22"/>
                      <w:lang w:val="en-US"/>
                    </w:rPr>
                  </w:pPr>
                  <w:r w:rsidRPr="00262203">
                    <w:rPr>
                      <w:rFonts w:ascii="Times New Roman" w:hAnsi="Times New Roman" w:cs="Times New Roman"/>
                      <w:sz w:val="22"/>
                      <w:szCs w:val="22"/>
                      <w:lang w:val="en-US"/>
                    </w:rPr>
                    <w:t>O</w:t>
                  </w:r>
                  <w:r w:rsidRPr="00262203">
                    <w:rPr>
                      <w:rFonts w:ascii="Times New Roman" w:hAnsi="Times New Roman" w:cs="Times New Roman"/>
                      <w:sz w:val="22"/>
                      <w:szCs w:val="22"/>
                      <w:vertAlign w:val="subscript"/>
                      <w:lang w:val="en-US"/>
                    </w:rPr>
                    <w:t>2</w:t>
                  </w:r>
                  <w:r w:rsidRPr="00262203">
                    <w:rPr>
                      <w:rFonts w:ascii="Times New Roman" w:hAnsi="Times New Roman" w:cs="Times New Roman"/>
                      <w:sz w:val="22"/>
                      <w:szCs w:val="22"/>
                      <w:lang w:val="en-US"/>
                    </w:rPr>
                    <w:t xml:space="preserve"> Days: ____ </w:t>
                  </w:r>
                </w:p>
              </w:tc>
              <w:tc>
                <w:tcPr>
                  <w:tcW w:w="2869" w:type="dxa"/>
                  <w:gridSpan w:val="2"/>
                  <w:tcBorders>
                    <w:left w:val="nil"/>
                    <w:bottom w:val="nil"/>
                  </w:tcBorders>
                </w:tcPr>
                <w:p w14:paraId="1ACE602F" w14:textId="0AFF0088" w:rsidR="00262203" w:rsidRPr="00262203" w:rsidRDefault="00262203" w:rsidP="00242F1B">
                  <w:pPr>
                    <w:pStyle w:val="ListParagraph"/>
                    <w:numPr>
                      <w:ilvl w:val="0"/>
                      <w:numId w:val="23"/>
                    </w:numPr>
                    <w:spacing w:before="40" w:after="40" w:line="276" w:lineRule="auto"/>
                    <w:rPr>
                      <w:rFonts w:ascii="Times New Roman" w:hAnsi="Times New Roman" w:cs="Times New Roman"/>
                      <w:sz w:val="22"/>
                      <w:szCs w:val="22"/>
                      <w:lang w:val="en-US"/>
                    </w:rPr>
                  </w:pPr>
                  <w:r w:rsidRPr="00262203">
                    <w:rPr>
                      <w:rFonts w:ascii="Times New Roman" w:hAnsi="Times New Roman" w:cs="Times New Roman"/>
                      <w:sz w:val="22"/>
                      <w:szCs w:val="22"/>
                      <w:lang w:val="en-US"/>
                    </w:rPr>
                    <w:t xml:space="preserve">Vent Days: ______    </w:t>
                  </w:r>
                </w:p>
              </w:tc>
            </w:tr>
            <w:tr w:rsidR="00262203" w14:paraId="17A5DFB3" w14:textId="77777777" w:rsidTr="00341E08">
              <w:trPr>
                <w:trHeight w:val="144"/>
              </w:trPr>
              <w:tc>
                <w:tcPr>
                  <w:tcW w:w="2349" w:type="dxa"/>
                  <w:tcBorders>
                    <w:top w:val="nil"/>
                    <w:bottom w:val="nil"/>
                    <w:right w:val="nil"/>
                  </w:tcBorders>
                </w:tcPr>
                <w:p w14:paraId="0310DB98" w14:textId="03BE2393" w:rsidR="00262203" w:rsidRPr="00262203" w:rsidRDefault="00262203" w:rsidP="00242F1B">
                  <w:pPr>
                    <w:pStyle w:val="ListParagraph"/>
                    <w:numPr>
                      <w:ilvl w:val="0"/>
                      <w:numId w:val="23"/>
                    </w:numPr>
                    <w:spacing w:before="40" w:after="40" w:line="276" w:lineRule="auto"/>
                    <w:ind w:left="81"/>
                    <w:rPr>
                      <w:rFonts w:ascii="Times New Roman" w:hAnsi="Times New Roman" w:cs="Times New Roman"/>
                      <w:sz w:val="22"/>
                      <w:szCs w:val="22"/>
                      <w:lang w:val="en-US"/>
                    </w:rPr>
                  </w:pPr>
                  <w:r w:rsidRPr="00262203">
                    <w:rPr>
                      <w:rFonts w:ascii="Times New Roman" w:hAnsi="Times New Roman" w:cs="Times New Roman"/>
                      <w:sz w:val="22"/>
                      <w:szCs w:val="22"/>
                      <w:lang w:val="en-US"/>
                    </w:rPr>
                    <w:t>CPAP Days: _____</w:t>
                  </w:r>
                </w:p>
              </w:tc>
              <w:tc>
                <w:tcPr>
                  <w:tcW w:w="2250" w:type="dxa"/>
                  <w:gridSpan w:val="3"/>
                  <w:tcBorders>
                    <w:top w:val="nil"/>
                    <w:left w:val="nil"/>
                    <w:bottom w:val="nil"/>
                    <w:right w:val="nil"/>
                  </w:tcBorders>
                </w:tcPr>
                <w:p w14:paraId="491E18E4" w14:textId="4A3019AC" w:rsidR="00262203" w:rsidRPr="00262203" w:rsidRDefault="00262203" w:rsidP="00242F1B">
                  <w:pPr>
                    <w:pStyle w:val="ListParagraph"/>
                    <w:numPr>
                      <w:ilvl w:val="0"/>
                      <w:numId w:val="23"/>
                    </w:numPr>
                    <w:spacing w:before="40" w:after="40"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PN Days: ____ </w:t>
                  </w:r>
                </w:p>
              </w:tc>
              <w:tc>
                <w:tcPr>
                  <w:tcW w:w="3330" w:type="dxa"/>
                  <w:gridSpan w:val="3"/>
                  <w:tcBorders>
                    <w:top w:val="nil"/>
                    <w:left w:val="nil"/>
                    <w:bottom w:val="nil"/>
                    <w:right w:val="nil"/>
                  </w:tcBorders>
                </w:tcPr>
                <w:p w14:paraId="01001D35" w14:textId="1F0ED9E8" w:rsidR="00262203" w:rsidRPr="00262203" w:rsidRDefault="00262203" w:rsidP="00242F1B">
                  <w:pPr>
                    <w:pStyle w:val="ListParagraph"/>
                    <w:numPr>
                      <w:ilvl w:val="0"/>
                      <w:numId w:val="23"/>
                    </w:numPr>
                    <w:spacing w:before="40" w:after="40"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Age at Full Feeds: ____ days    </w:t>
                  </w:r>
                </w:p>
              </w:tc>
              <w:tc>
                <w:tcPr>
                  <w:tcW w:w="2689" w:type="dxa"/>
                  <w:tcBorders>
                    <w:top w:val="nil"/>
                    <w:left w:val="nil"/>
                    <w:bottom w:val="nil"/>
                  </w:tcBorders>
                </w:tcPr>
                <w:p w14:paraId="2903F39F" w14:textId="049A1E8A" w:rsidR="00262203" w:rsidRPr="00262203" w:rsidRDefault="00262203" w:rsidP="00242F1B">
                  <w:pPr>
                    <w:pStyle w:val="ListParagraph"/>
                    <w:numPr>
                      <w:ilvl w:val="0"/>
                      <w:numId w:val="23"/>
                    </w:numPr>
                    <w:spacing w:before="40" w:after="40"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Discharge </w:t>
                  </w:r>
                  <w:proofErr w:type="spellStart"/>
                  <w:r w:rsidRPr="00132499">
                    <w:rPr>
                      <w:rFonts w:ascii="Times New Roman" w:hAnsi="Times New Roman" w:cs="Times New Roman"/>
                      <w:sz w:val="22"/>
                      <w:szCs w:val="22"/>
                      <w:lang w:val="en-US"/>
                    </w:rPr>
                    <w:t>Wt</w:t>
                  </w:r>
                  <w:proofErr w:type="spellEnd"/>
                  <w:r w:rsidRPr="00132499">
                    <w:rPr>
                      <w:rFonts w:ascii="Times New Roman" w:hAnsi="Times New Roman" w:cs="Times New Roman"/>
                      <w:sz w:val="22"/>
                      <w:szCs w:val="22"/>
                      <w:lang w:val="en-US"/>
                    </w:rPr>
                    <w:t xml:space="preserve">: ____ g </w:t>
                  </w:r>
                </w:p>
              </w:tc>
            </w:tr>
            <w:tr w:rsidR="00262203" w14:paraId="33715691" w14:textId="77777777" w:rsidTr="00341E08">
              <w:trPr>
                <w:trHeight w:val="144"/>
              </w:trPr>
              <w:tc>
                <w:tcPr>
                  <w:tcW w:w="2799" w:type="dxa"/>
                  <w:gridSpan w:val="2"/>
                  <w:tcBorders>
                    <w:top w:val="nil"/>
                    <w:bottom w:val="nil"/>
                    <w:right w:val="nil"/>
                  </w:tcBorders>
                </w:tcPr>
                <w:p w14:paraId="6C5BCD56" w14:textId="0886F49A" w:rsidR="00262203" w:rsidRPr="00132499" w:rsidRDefault="00262203" w:rsidP="00242F1B">
                  <w:pPr>
                    <w:pStyle w:val="ListParagraph"/>
                    <w:numPr>
                      <w:ilvl w:val="0"/>
                      <w:numId w:val="23"/>
                    </w:numPr>
                    <w:spacing w:before="40" w:after="40" w:line="276" w:lineRule="auto"/>
                    <w:ind w:left="81"/>
                    <w:rPr>
                      <w:rFonts w:ascii="Times New Roman" w:hAnsi="Times New Roman" w:cs="Times New Roman"/>
                      <w:sz w:val="22"/>
                      <w:szCs w:val="22"/>
                      <w:lang w:val="en-US"/>
                    </w:rPr>
                  </w:pPr>
                  <w:r w:rsidRPr="00132499">
                    <w:rPr>
                      <w:rFonts w:ascii="Times New Roman" w:hAnsi="Times New Roman" w:cs="Times New Roman"/>
                      <w:sz w:val="22"/>
                      <w:szCs w:val="22"/>
                      <w:lang w:val="en-US"/>
                    </w:rPr>
                    <w:t xml:space="preserve">Discharge HC: ____ cm  </w:t>
                  </w:r>
                </w:p>
              </w:tc>
              <w:tc>
                <w:tcPr>
                  <w:tcW w:w="7819" w:type="dxa"/>
                  <w:gridSpan w:val="6"/>
                  <w:tcBorders>
                    <w:top w:val="nil"/>
                    <w:left w:val="nil"/>
                    <w:bottom w:val="nil"/>
                  </w:tcBorders>
                </w:tcPr>
                <w:p w14:paraId="06F300C6" w14:textId="78E71159" w:rsidR="00262203" w:rsidRPr="00132499" w:rsidRDefault="00262203" w:rsidP="00242F1B">
                  <w:pPr>
                    <w:pStyle w:val="ListParagraph"/>
                    <w:numPr>
                      <w:ilvl w:val="0"/>
                      <w:numId w:val="23"/>
                    </w:numPr>
                    <w:spacing w:before="40" w:after="40" w:line="276" w:lineRule="auto"/>
                    <w:rPr>
                      <w:rFonts w:ascii="Times New Roman" w:hAnsi="Times New Roman" w:cs="Times New Roman"/>
                      <w:sz w:val="22"/>
                      <w:szCs w:val="22"/>
                      <w:lang w:val="en-US"/>
                    </w:rPr>
                  </w:pPr>
                  <w:r w:rsidRPr="00132499">
                    <w:rPr>
                      <w:rFonts w:ascii="Times New Roman" w:hAnsi="Times New Roman" w:cs="Times New Roman"/>
                      <w:sz w:val="22"/>
                      <w:szCs w:val="22"/>
                      <w:lang w:val="en-US"/>
                    </w:rPr>
                    <w:t>Discharge Date</w:t>
                  </w:r>
                  <w:r>
                    <w:rPr>
                      <w:rFonts w:ascii="Times New Roman" w:hAnsi="Times New Roman" w:cs="Times New Roman"/>
                      <w:sz w:val="22"/>
                      <w:szCs w:val="22"/>
                      <w:lang w:val="en-US"/>
                    </w:rPr>
                    <w:t>:</w:t>
                  </w: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_/____</w:t>
                  </w:r>
                </w:p>
              </w:tc>
            </w:tr>
            <w:tr w:rsidR="008346BC" w14:paraId="4C7F7F00" w14:textId="77777777" w:rsidTr="00341E08">
              <w:trPr>
                <w:trHeight w:val="144"/>
              </w:trPr>
              <w:tc>
                <w:tcPr>
                  <w:tcW w:w="10618" w:type="dxa"/>
                  <w:gridSpan w:val="8"/>
                  <w:tcBorders>
                    <w:top w:val="nil"/>
                    <w:bottom w:val="nil"/>
                  </w:tcBorders>
                </w:tcPr>
                <w:p w14:paraId="398C0A9A" w14:textId="03724CC4" w:rsidR="008346BC" w:rsidRPr="00132499" w:rsidRDefault="008346BC" w:rsidP="00242F1B">
                  <w:pPr>
                    <w:pStyle w:val="ListParagraph"/>
                    <w:numPr>
                      <w:ilvl w:val="0"/>
                      <w:numId w:val="23"/>
                    </w:numPr>
                    <w:spacing w:before="40" w:after="40" w:line="276" w:lineRule="auto"/>
                    <w:ind w:left="81" w:right="-209"/>
                    <w:rPr>
                      <w:rFonts w:ascii="Times New Roman" w:hAnsi="Times New Roman" w:cs="Times New Roman"/>
                      <w:sz w:val="22"/>
                      <w:szCs w:val="22"/>
                      <w:lang w:val="en-US"/>
                    </w:rPr>
                  </w:pPr>
                  <w:r w:rsidRPr="00BE4DCA">
                    <w:rPr>
                      <w:rFonts w:ascii="Times New Roman" w:hAnsi="Times New Roman" w:cs="Times New Roman"/>
                      <w:b/>
                      <w:bCs/>
                      <w:sz w:val="21"/>
                      <w:szCs w:val="21"/>
                      <w:lang w:val="en-US"/>
                    </w:rPr>
                    <w:t xml:space="preserve">Outcome: </w:t>
                  </w:r>
                  <w:ins w:id="132" w:author="Mannat Guliani" w:date="2026-06-16T10:18:00Z">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w:t>
                    </w:r>
                  </w:ins>
                  <w:r w:rsidRPr="00BE4DCA">
                    <w:rPr>
                      <w:rFonts w:ascii="Times New Roman" w:hAnsi="Times New Roman" w:cs="Times New Roman"/>
                      <w:b/>
                      <w:bCs/>
                      <w:sz w:val="21"/>
                      <w:szCs w:val="21"/>
                      <w:lang w:val="en-US"/>
                    </w:rPr>
                    <w:t xml:space="preserve">Discharged </w:t>
                  </w:r>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w:t>
                  </w:r>
                  <w:r>
                    <w:rPr>
                      <w:rFonts w:ascii="Times New Roman" w:hAnsi="Times New Roman" w:cs="Times New Roman"/>
                      <w:b/>
                      <w:bCs/>
                      <w:sz w:val="21"/>
                      <w:szCs w:val="21"/>
                      <w:lang w:val="en-US"/>
                    </w:rPr>
                    <w:t xml:space="preserve">Died </w:t>
                  </w:r>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w:t>
                  </w:r>
                  <w:r>
                    <w:rPr>
                      <w:rFonts w:ascii="Times New Roman" w:hAnsi="Times New Roman" w:cs="Times New Roman"/>
                      <w:b/>
                      <w:bCs/>
                      <w:sz w:val="21"/>
                      <w:szCs w:val="21"/>
                      <w:lang w:val="en-US"/>
                    </w:rPr>
                    <w:t xml:space="preserve">Back referred </w:t>
                  </w:r>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w:t>
                  </w:r>
                  <w:r>
                    <w:rPr>
                      <w:rFonts w:ascii="Times New Roman" w:hAnsi="Times New Roman" w:cs="Times New Roman"/>
                      <w:b/>
                      <w:bCs/>
                      <w:sz w:val="21"/>
                      <w:szCs w:val="21"/>
                      <w:lang w:val="en-US"/>
                    </w:rPr>
                    <w:t xml:space="preserve">Discharged home on request </w:t>
                  </w:r>
                  <w:r w:rsidRPr="006D2253">
                    <w:rPr>
                      <w:rFonts w:ascii="Segoe UI Symbol" w:hAnsi="Segoe UI Symbol" w:cs="Segoe UI Symbol"/>
                      <w:sz w:val="22"/>
                      <w:szCs w:val="22"/>
                      <w:lang w:val="en-US"/>
                    </w:rPr>
                    <w:t>☐</w:t>
                  </w:r>
                  <w:r w:rsidRPr="006D2253">
                    <w:rPr>
                      <w:rFonts w:ascii="Times New Roman" w:hAnsi="Times New Roman" w:cs="Times New Roman"/>
                      <w:sz w:val="22"/>
                      <w:szCs w:val="22"/>
                      <w:lang w:val="en-US"/>
                    </w:rPr>
                    <w:t xml:space="preserve"> </w:t>
                  </w:r>
                  <w:r w:rsidRPr="00BE4DCA">
                    <w:rPr>
                      <w:rFonts w:ascii="Times New Roman" w:hAnsi="Times New Roman" w:cs="Times New Roman"/>
                      <w:b/>
                      <w:bCs/>
                      <w:sz w:val="21"/>
                      <w:szCs w:val="21"/>
                      <w:lang w:val="en-US"/>
                    </w:rPr>
                    <w:t>Left Against Medical Advise</w:t>
                  </w:r>
                </w:p>
              </w:tc>
            </w:tr>
            <w:tr w:rsidR="008346BC" w14:paraId="1F0420DD" w14:textId="77777777" w:rsidTr="00341E08">
              <w:trPr>
                <w:trHeight w:val="144"/>
              </w:trPr>
              <w:tc>
                <w:tcPr>
                  <w:tcW w:w="10618" w:type="dxa"/>
                  <w:gridSpan w:val="8"/>
                  <w:tcBorders>
                    <w:top w:val="nil"/>
                  </w:tcBorders>
                </w:tcPr>
                <w:p w14:paraId="5D72FA95" w14:textId="6D169F0D" w:rsidR="008346BC" w:rsidRPr="00BE4DCA" w:rsidRDefault="008346BC" w:rsidP="00242F1B">
                  <w:pPr>
                    <w:pStyle w:val="ListParagraph"/>
                    <w:numPr>
                      <w:ilvl w:val="0"/>
                      <w:numId w:val="23"/>
                    </w:numPr>
                    <w:spacing w:before="40" w:after="40" w:line="276" w:lineRule="auto"/>
                    <w:ind w:left="81" w:right="-209"/>
                    <w:rPr>
                      <w:rFonts w:ascii="Times New Roman" w:hAnsi="Times New Roman" w:cs="Times New Roman"/>
                      <w:b/>
                      <w:bCs/>
                      <w:sz w:val="21"/>
                      <w:szCs w:val="21"/>
                      <w:lang w:val="en-US"/>
                    </w:rPr>
                  </w:pPr>
                  <w:r w:rsidRPr="00BE4DCA">
                    <w:rPr>
                      <w:rFonts w:ascii="Times New Roman" w:hAnsi="Times New Roman" w:cs="Times New Roman"/>
                      <w:b/>
                      <w:bCs/>
                      <w:sz w:val="21"/>
                      <w:szCs w:val="21"/>
                      <w:lang w:val="en-US"/>
                    </w:rPr>
                    <w:t>I</w:t>
                  </w:r>
                  <w:r>
                    <w:rPr>
                      <w:rFonts w:ascii="Times New Roman" w:hAnsi="Times New Roman" w:cs="Times New Roman"/>
                      <w:b/>
                      <w:bCs/>
                      <w:sz w:val="21"/>
                      <w:szCs w:val="21"/>
                      <w:lang w:val="en-US"/>
                    </w:rPr>
                    <w:t>f back-r</w:t>
                  </w:r>
                  <w:r w:rsidRPr="00BE4DCA">
                    <w:rPr>
                      <w:rFonts w:ascii="Times New Roman" w:hAnsi="Times New Roman" w:cs="Times New Roman"/>
                      <w:b/>
                      <w:bCs/>
                      <w:sz w:val="21"/>
                      <w:szCs w:val="21"/>
                      <w:lang w:val="en-US"/>
                    </w:rPr>
                    <w:t>e</w:t>
                  </w:r>
                  <w:r>
                    <w:rPr>
                      <w:rFonts w:ascii="Times New Roman" w:hAnsi="Times New Roman" w:cs="Times New Roman"/>
                      <w:b/>
                      <w:bCs/>
                      <w:sz w:val="21"/>
                      <w:szCs w:val="21"/>
                      <w:lang w:val="en-US"/>
                    </w:rPr>
                    <w:t>fe</w:t>
                  </w:r>
                  <w:r w:rsidRPr="00BE4DCA">
                    <w:rPr>
                      <w:rFonts w:ascii="Times New Roman" w:hAnsi="Times New Roman" w:cs="Times New Roman"/>
                      <w:b/>
                      <w:bCs/>
                      <w:sz w:val="21"/>
                      <w:szCs w:val="21"/>
                      <w:lang w:val="en-US"/>
                    </w:rPr>
                    <w:t>rred: Hospital/SNCU name</w:t>
                  </w:r>
                  <w:r>
                    <w:rPr>
                      <w:rFonts w:ascii="Times New Roman" w:hAnsi="Times New Roman" w:cs="Times New Roman"/>
                      <w:b/>
                      <w:bCs/>
                      <w:sz w:val="21"/>
                      <w:szCs w:val="21"/>
                      <w:lang w:val="en-US"/>
                    </w:rPr>
                    <w:t xml:space="preserve">: </w:t>
                  </w:r>
                  <w:ins w:id="133" w:author="Mannat Guliani" w:date="2026-06-16T10:04:00Z">
                    <w:r>
                      <w:rPr>
                        <w:rFonts w:ascii="Times New Roman" w:hAnsi="Times New Roman" w:cs="Times New Roman"/>
                        <w:b/>
                        <w:bCs/>
                        <w:sz w:val="21"/>
                        <w:szCs w:val="21"/>
                        <w:lang w:val="en-US"/>
                      </w:rPr>
                      <w:t>_____________________________________________________________</w:t>
                    </w:r>
                  </w:ins>
                  <w:del w:id="134" w:author="Mannat Guliani" w:date="2026-06-16T10:01:00Z">
                    <w:r w:rsidRPr="00BE4DCA" w:rsidDel="008634B6">
                      <w:rPr>
                        <w:rFonts w:ascii="Times New Roman" w:hAnsi="Times New Roman" w:cs="Times New Roman"/>
                        <w:b/>
                        <w:bCs/>
                        <w:sz w:val="21"/>
                        <w:szCs w:val="21"/>
                        <w:lang w:val="en-US"/>
                      </w:rPr>
                      <w:delText xml:space="preserve"> </w:delText>
                    </w:r>
                  </w:del>
                </w:p>
              </w:tc>
            </w:tr>
          </w:tbl>
          <w:p w14:paraId="0EE3A98C" w14:textId="549EA876" w:rsidR="00BE4DCA" w:rsidRPr="008346BC" w:rsidRDefault="00BE4DCA" w:rsidP="008634B6">
            <w:pPr>
              <w:spacing w:before="40" w:after="40" w:line="276" w:lineRule="auto"/>
              <w:rPr>
                <w:rFonts w:ascii="Times New Roman" w:hAnsi="Times New Roman" w:cs="Times New Roman"/>
                <w:b/>
                <w:bCs/>
                <w:sz w:val="21"/>
                <w:szCs w:val="21"/>
                <w:lang w:val="en-US"/>
              </w:rPr>
            </w:pPr>
          </w:p>
        </w:tc>
      </w:tr>
    </w:tbl>
    <w:p w14:paraId="0F28E2B2" w14:textId="77777777" w:rsidR="00926DD8" w:rsidRDefault="00926DD8" w:rsidP="00E43F7E">
      <w:pPr>
        <w:ind w:left="-270"/>
        <w:rPr>
          <w:rFonts w:ascii="Times New Roman" w:hAnsi="Times New Roman" w:cs="Times New Roman"/>
          <w:iCs/>
          <w:color w:val="000000" w:themeColor="text1"/>
          <w:sz w:val="22"/>
          <w:szCs w:val="22"/>
        </w:rPr>
      </w:pPr>
    </w:p>
    <w:p w14:paraId="28FEA7F9" w14:textId="4A585D98" w:rsidR="00990660" w:rsidRPr="00DD3DD3" w:rsidRDefault="00E43F7E" w:rsidP="00E43F7E">
      <w:pPr>
        <w:ind w:left="-270"/>
        <w:rPr>
          <w:rFonts w:ascii="Times New Roman" w:hAnsi="Times New Roman" w:cs="Times New Roman"/>
          <w:iCs/>
          <w:sz w:val="18"/>
          <w:szCs w:val="18"/>
          <w:lang w:val="en-US"/>
        </w:rPr>
      </w:pPr>
      <w:r w:rsidRPr="00DD3DD3">
        <w:rPr>
          <w:rFonts w:ascii="Times New Roman" w:hAnsi="Times New Roman" w:cs="Times New Roman"/>
          <w:iCs/>
          <w:color w:val="000000" w:themeColor="text1"/>
          <w:sz w:val="22"/>
          <w:szCs w:val="22"/>
        </w:rPr>
        <w:t>Form comp</w:t>
      </w:r>
      <w:r w:rsidR="003979BE">
        <w:rPr>
          <w:rFonts w:ascii="Times New Roman" w:hAnsi="Times New Roman" w:cs="Times New Roman"/>
          <w:iCs/>
          <w:color w:val="000000" w:themeColor="text1"/>
          <w:sz w:val="22"/>
          <w:szCs w:val="22"/>
        </w:rPr>
        <w:t>leted by: ________________</w:t>
      </w:r>
      <w:r w:rsidRPr="00DD3DD3">
        <w:rPr>
          <w:rFonts w:ascii="Times New Roman" w:hAnsi="Times New Roman" w:cs="Times New Roman"/>
          <w:iCs/>
          <w:color w:val="000000" w:themeColor="text1"/>
          <w:sz w:val="22"/>
          <w:szCs w:val="22"/>
        </w:rPr>
        <w:t xml:space="preserve">_    </w:t>
      </w:r>
      <w:r w:rsidR="003979BE">
        <w:rPr>
          <w:rFonts w:ascii="Times New Roman" w:hAnsi="Times New Roman" w:cs="Times New Roman"/>
          <w:iCs/>
          <w:color w:val="000000" w:themeColor="text1"/>
          <w:sz w:val="22"/>
          <w:szCs w:val="22"/>
        </w:rPr>
        <w:t>Designation: _______________</w:t>
      </w:r>
      <w:r w:rsidRPr="00DD3DD3">
        <w:rPr>
          <w:rFonts w:ascii="Times New Roman" w:hAnsi="Times New Roman" w:cs="Times New Roman"/>
          <w:iCs/>
          <w:color w:val="000000" w:themeColor="text1"/>
          <w:sz w:val="22"/>
          <w:szCs w:val="22"/>
        </w:rPr>
        <w:t xml:space="preserve">__   </w:t>
      </w:r>
      <w:r w:rsidR="003979BE" w:rsidRPr="00B42550">
        <w:rPr>
          <w:rFonts w:ascii="Times New Roman" w:hAnsi="Times New Roman" w:cs="Times New Roman"/>
          <w:sz w:val="22"/>
          <w:szCs w:val="22"/>
          <w:lang w:val="en-US"/>
        </w:rPr>
        <w:t>Date</w:t>
      </w:r>
      <w:r w:rsidR="003979BE">
        <w:rPr>
          <w:rFonts w:ascii="Times New Roman" w:hAnsi="Times New Roman" w:cs="Times New Roman"/>
          <w:sz w:val="22"/>
          <w:szCs w:val="22"/>
          <w:lang w:val="en-US"/>
        </w:rPr>
        <w:t xml:space="preserve"> </w:t>
      </w:r>
      <w:r w:rsidR="003979BE" w:rsidRPr="00B169C4">
        <w:rPr>
          <w:rFonts w:ascii="Times New Roman" w:hAnsi="Times New Roman" w:cs="Times New Roman"/>
          <w:sz w:val="18"/>
          <w:szCs w:val="18"/>
          <w:lang w:val="en-US"/>
        </w:rPr>
        <w:t>(DD/MM/YY)</w:t>
      </w:r>
      <w:r w:rsidR="003979BE" w:rsidRPr="00B42550">
        <w:rPr>
          <w:rFonts w:ascii="Times New Roman" w:hAnsi="Times New Roman" w:cs="Times New Roman"/>
          <w:sz w:val="22"/>
          <w:szCs w:val="22"/>
          <w:lang w:val="en-US"/>
        </w:rPr>
        <w:t xml:space="preserve">: </w:t>
      </w:r>
      <w:r w:rsidR="003979BE" w:rsidRPr="00A5539C">
        <w:rPr>
          <w:rFonts w:ascii="Times New Roman" w:hAnsi="Times New Roman" w:cs="Times New Roman"/>
          <w:sz w:val="22"/>
          <w:szCs w:val="22"/>
          <w:lang w:val="en-US"/>
        </w:rPr>
        <w:t>_</w:t>
      </w:r>
      <w:r w:rsidR="003979BE">
        <w:rPr>
          <w:rFonts w:ascii="Times New Roman" w:hAnsi="Times New Roman" w:cs="Times New Roman"/>
          <w:sz w:val="22"/>
          <w:szCs w:val="22"/>
          <w:lang w:val="en-US"/>
        </w:rPr>
        <w:t>_</w:t>
      </w:r>
      <w:r w:rsidR="003979BE" w:rsidRPr="00A5539C">
        <w:rPr>
          <w:rFonts w:ascii="Times New Roman" w:hAnsi="Times New Roman" w:cs="Times New Roman"/>
          <w:sz w:val="22"/>
          <w:szCs w:val="22"/>
          <w:lang w:val="en-US"/>
        </w:rPr>
        <w:t>_/_</w:t>
      </w:r>
      <w:r w:rsidR="003979BE">
        <w:rPr>
          <w:rFonts w:ascii="Times New Roman" w:hAnsi="Times New Roman" w:cs="Times New Roman"/>
          <w:sz w:val="22"/>
          <w:szCs w:val="22"/>
          <w:lang w:val="en-US"/>
        </w:rPr>
        <w:t>__/___</w:t>
      </w:r>
    </w:p>
    <w:p w14:paraId="14F20834" w14:textId="77777777" w:rsidR="003979BE" w:rsidRDefault="003979BE">
      <w:pPr>
        <w:rPr>
          <w:rFonts w:ascii="Times New Roman" w:hAnsi="Times New Roman" w:cs="Times New Roman"/>
          <w:lang w:val="en-US"/>
        </w:rPr>
      </w:pPr>
    </w:p>
    <w:p w14:paraId="4FA748B7" w14:textId="77777777" w:rsidR="00731E28" w:rsidRDefault="00731E28">
      <w:pPr>
        <w:rPr>
          <w:rFonts w:ascii="Times New Roman" w:hAnsi="Times New Roman" w:cs="Times New Roman"/>
          <w:lang w:val="en-US"/>
        </w:rPr>
      </w:pPr>
    </w:p>
    <w:p w14:paraId="250AA112" w14:textId="77777777" w:rsidR="003979BE" w:rsidRDefault="003979BE" w:rsidP="003979BE">
      <w:pPr>
        <w:pStyle w:val="Footer"/>
        <w:ind w:left="-270"/>
        <w:rPr>
          <w:rFonts w:ascii="Times New Roman" w:hAnsi="Times New Roman" w:cs="Times New Roman"/>
          <w:sz w:val="20"/>
          <w:szCs w:val="18"/>
        </w:rPr>
      </w:pPr>
    </w:p>
    <w:p w14:paraId="15973613" w14:textId="625A6645" w:rsidR="003979BE" w:rsidRPr="00EC4450" w:rsidRDefault="003979BE" w:rsidP="00EC4450">
      <w:pPr>
        <w:pStyle w:val="Footer"/>
        <w:ind w:left="-270"/>
        <w:rPr>
          <w:rFonts w:ascii="Times New Roman" w:hAnsi="Times New Roman" w:cs="Times New Roman"/>
          <w:sz w:val="20"/>
          <w:szCs w:val="18"/>
        </w:rPr>
      </w:pPr>
      <w:r w:rsidRPr="00B169C4">
        <w:rPr>
          <w:rFonts w:ascii="Times New Roman" w:hAnsi="Times New Roman" w:cs="Times New Roman"/>
          <w:sz w:val="20"/>
          <w:szCs w:val="18"/>
        </w:rPr>
        <w:t>Ve</w:t>
      </w:r>
      <w:r>
        <w:rPr>
          <w:rFonts w:ascii="Times New Roman" w:hAnsi="Times New Roman" w:cs="Times New Roman"/>
          <w:sz w:val="20"/>
          <w:szCs w:val="18"/>
        </w:rPr>
        <w:t>r</w:t>
      </w:r>
      <w:r w:rsidRPr="00B169C4">
        <w:rPr>
          <w:rFonts w:ascii="Times New Roman" w:hAnsi="Times New Roman" w:cs="Times New Roman"/>
          <w:sz w:val="20"/>
          <w:szCs w:val="18"/>
        </w:rPr>
        <w:t>ified by Site Scientist: _________________________ (signature)</w:t>
      </w:r>
    </w:p>
    <w:p w14:paraId="0249A6D7" w14:textId="77777777" w:rsidR="003979BE" w:rsidRDefault="003979BE" w:rsidP="00062256">
      <w:pPr>
        <w:rPr>
          <w:rFonts w:ascii="Times New Roman" w:hAnsi="Times New Roman" w:cs="Times New Roman"/>
          <w:lang w:val="en-US"/>
        </w:rPr>
        <w:sectPr w:rsidR="003979BE" w:rsidSect="00951184">
          <w:pgSz w:w="11906" w:h="16838"/>
          <w:pgMar w:top="720" w:right="1440" w:bottom="450" w:left="828" w:header="432" w:footer="2" w:gutter="0"/>
          <w:cols w:space="720"/>
          <w:titlePg/>
          <w:docGrid w:linePitch="360"/>
        </w:sectPr>
      </w:pPr>
    </w:p>
    <w:p w14:paraId="27834E1B" w14:textId="022F864C" w:rsidR="006229C7" w:rsidRDefault="006229C7" w:rsidP="00B42550">
      <w:pPr>
        <w:pStyle w:val="Heading1"/>
        <w:rPr>
          <w:lang w:val="en-US"/>
        </w:rPr>
      </w:pPr>
      <w:bookmarkStart w:id="135" w:name="_Toc231310398"/>
      <w:r w:rsidRPr="00A5539C">
        <w:rPr>
          <w:lang w:val="en-US"/>
        </w:rPr>
        <w:lastRenderedPageBreak/>
        <w:t xml:space="preserve">Form </w:t>
      </w:r>
      <w:r w:rsidR="006C326D">
        <w:rPr>
          <w:lang w:val="en-US"/>
        </w:rPr>
        <w:t>I</w:t>
      </w:r>
      <w:r w:rsidRPr="00A5539C">
        <w:rPr>
          <w:lang w:val="en-US"/>
        </w:rPr>
        <w:t xml:space="preserve">: </w:t>
      </w:r>
      <w:r w:rsidR="000F625F">
        <w:rPr>
          <w:lang w:val="en-US"/>
        </w:rPr>
        <w:t>Study</w:t>
      </w:r>
      <w:r w:rsidRPr="00A5539C">
        <w:rPr>
          <w:lang w:val="en-US"/>
        </w:rPr>
        <w:t xml:space="preserve"> Outcome Assessment</w:t>
      </w:r>
      <w:bookmarkEnd w:id="135"/>
    </w:p>
    <w:p w14:paraId="75D5B2B0" w14:textId="2B654928" w:rsidR="0006629D" w:rsidRPr="00E3709F" w:rsidRDefault="008A2F9A" w:rsidP="008A2F9A">
      <w:pPr>
        <w:ind w:left="-270" w:right="-334"/>
        <w:rPr>
          <w:rFonts w:ascii="Times New Roman" w:hAnsi="Times New Roman" w:cs="Times New Roman"/>
          <w:bCs/>
          <w:sz w:val="24"/>
          <w:szCs w:val="24"/>
          <w:lang w:val="en-US"/>
        </w:rPr>
      </w:pPr>
      <w:r>
        <w:rPr>
          <w:rFonts w:ascii="Times New Roman" w:hAnsi="Times New Roman" w:cs="Times New Roman"/>
          <w:sz w:val="28"/>
          <w:szCs w:val="28"/>
          <w:u w:val="single"/>
          <w:lang w:val="en-US"/>
        </w:rPr>
        <w:t xml:space="preserve">I.1 </w:t>
      </w:r>
      <w:r w:rsidR="0006629D" w:rsidRPr="001A2F50">
        <w:rPr>
          <w:rFonts w:ascii="Times New Roman" w:hAnsi="Times New Roman" w:cs="Times New Roman"/>
          <w:sz w:val="28"/>
          <w:szCs w:val="28"/>
          <w:u w:val="single"/>
          <w:lang w:val="en-US"/>
        </w:rPr>
        <w:t>Resuscitation Outcomes</w:t>
      </w:r>
      <w:r w:rsidR="00E3709F" w:rsidRPr="00E3709F">
        <w:rPr>
          <w:rFonts w:ascii="Times New Roman" w:hAnsi="Times New Roman" w:cs="Times New Roman"/>
          <w:sz w:val="28"/>
          <w:szCs w:val="28"/>
          <w:lang w:val="en-US"/>
        </w:rPr>
        <w:t xml:space="preserve">   </w:t>
      </w:r>
      <w:r w:rsidR="00E3709F" w:rsidRPr="00E3709F">
        <w:rPr>
          <w:rFonts w:ascii="Times New Roman" w:hAnsi="Times New Roman" w:cs="Times New Roman"/>
          <w:sz w:val="28"/>
          <w:szCs w:val="28"/>
          <w:lang w:val="en-US"/>
        </w:rPr>
        <w:tab/>
      </w:r>
      <w:r w:rsidR="00E3709F" w:rsidRPr="00E3709F">
        <w:rPr>
          <w:rFonts w:ascii="Times New Roman" w:hAnsi="Times New Roman" w:cs="Times New Roman"/>
          <w:sz w:val="28"/>
          <w:szCs w:val="28"/>
          <w:lang w:val="en-US"/>
        </w:rPr>
        <w:tab/>
      </w:r>
      <w:r w:rsidR="00E3709F" w:rsidRPr="00E3709F">
        <w:rPr>
          <w:rFonts w:ascii="Times New Roman" w:hAnsi="Times New Roman" w:cs="Times New Roman"/>
          <w:sz w:val="28"/>
          <w:szCs w:val="28"/>
          <w:lang w:val="en-US"/>
        </w:rPr>
        <w:tab/>
        <w:t xml:space="preserve">  </w:t>
      </w:r>
      <w:r w:rsidR="00E3709F">
        <w:rPr>
          <w:rFonts w:ascii="Times New Roman" w:hAnsi="Times New Roman" w:cs="Times New Roman"/>
          <w:sz w:val="28"/>
          <w:szCs w:val="28"/>
          <w:lang w:val="en-US"/>
        </w:rPr>
        <w:t xml:space="preserve">                     </w:t>
      </w:r>
      <w:r w:rsidR="00E3709F" w:rsidRPr="004F0729">
        <w:rPr>
          <w:rFonts w:ascii="Times New Roman" w:hAnsi="Times New Roman" w:cs="Times New Roman"/>
          <w:bCs/>
          <w:sz w:val="24"/>
          <w:szCs w:val="24"/>
          <w:lang w:val="en-US"/>
        </w:rPr>
        <w:t xml:space="preserve">Enrollment ID: </w:t>
      </w:r>
      <w:r w:rsidR="00E3709F">
        <w:rPr>
          <w:rFonts w:ascii="Times New Roman" w:hAnsi="Times New Roman" w:cs="Times New Roman"/>
          <w:bCs/>
          <w:sz w:val="24"/>
          <w:szCs w:val="24"/>
          <w:lang w:val="en-US"/>
        </w:rPr>
        <w:t>___________________</w:t>
      </w:r>
    </w:p>
    <w:tbl>
      <w:tblPr>
        <w:tblStyle w:val="TableGrid"/>
        <w:tblW w:w="11160" w:type="dxa"/>
        <w:tblInd w:w="-275" w:type="dxa"/>
        <w:tblCellMar>
          <w:left w:w="72" w:type="dxa"/>
          <w:right w:w="14" w:type="dxa"/>
        </w:tblCellMar>
        <w:tblLook w:val="04A0" w:firstRow="1" w:lastRow="0" w:firstColumn="1" w:lastColumn="0" w:noHBand="0" w:noVBand="1"/>
      </w:tblPr>
      <w:tblGrid>
        <w:gridCol w:w="2430"/>
        <w:gridCol w:w="3240"/>
        <w:gridCol w:w="2970"/>
        <w:gridCol w:w="2520"/>
      </w:tblGrid>
      <w:tr w:rsidR="0006629D" w:rsidRPr="00920856" w14:paraId="747AAC46" w14:textId="77777777" w:rsidTr="005A563E">
        <w:trPr>
          <w:trHeight w:val="334"/>
        </w:trPr>
        <w:tc>
          <w:tcPr>
            <w:tcW w:w="2430" w:type="dxa"/>
            <w:shd w:val="clear" w:color="auto" w:fill="DEEAF6" w:themeFill="accent1" w:themeFillTint="33"/>
            <w:vAlign w:val="center"/>
          </w:tcPr>
          <w:p w14:paraId="29C168D9" w14:textId="77777777" w:rsidR="0006629D" w:rsidRPr="00FF269F" w:rsidRDefault="0006629D" w:rsidP="0006629D">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Outcome</w:t>
            </w:r>
          </w:p>
        </w:tc>
        <w:tc>
          <w:tcPr>
            <w:tcW w:w="3240" w:type="dxa"/>
            <w:shd w:val="clear" w:color="auto" w:fill="DEEAF6" w:themeFill="accent1" w:themeFillTint="33"/>
            <w:vAlign w:val="center"/>
          </w:tcPr>
          <w:p w14:paraId="7BE00BE2" w14:textId="77777777" w:rsidR="0006629D" w:rsidRPr="00FF269F" w:rsidRDefault="0006629D" w:rsidP="0006629D">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Definition</w:t>
            </w:r>
          </w:p>
        </w:tc>
        <w:tc>
          <w:tcPr>
            <w:tcW w:w="2970" w:type="dxa"/>
            <w:shd w:val="clear" w:color="auto" w:fill="DEEAF6" w:themeFill="accent1" w:themeFillTint="33"/>
            <w:vAlign w:val="center"/>
          </w:tcPr>
          <w:p w14:paraId="5D34C464" w14:textId="77777777" w:rsidR="0006629D" w:rsidRPr="00FF269F" w:rsidRDefault="0006629D" w:rsidP="0006629D">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Result</w:t>
            </w:r>
          </w:p>
        </w:tc>
        <w:tc>
          <w:tcPr>
            <w:tcW w:w="2520" w:type="dxa"/>
            <w:shd w:val="clear" w:color="auto" w:fill="DEEAF6" w:themeFill="accent1" w:themeFillTint="33"/>
            <w:vAlign w:val="center"/>
          </w:tcPr>
          <w:p w14:paraId="4C5F061F" w14:textId="77777777" w:rsidR="0006629D" w:rsidRPr="00FF269F" w:rsidRDefault="0006629D" w:rsidP="0006629D">
            <w:pPr>
              <w:spacing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Additional information</w:t>
            </w:r>
          </w:p>
        </w:tc>
      </w:tr>
      <w:tr w:rsidR="00ED4271" w:rsidRPr="00920856" w14:paraId="23DF4185" w14:textId="77777777" w:rsidTr="005A563E">
        <w:trPr>
          <w:trHeight w:val="439"/>
        </w:trPr>
        <w:tc>
          <w:tcPr>
            <w:tcW w:w="2430" w:type="dxa"/>
            <w:vAlign w:val="center"/>
          </w:tcPr>
          <w:p w14:paraId="7F7A9686" w14:textId="62FAAD21" w:rsidR="00ED4271" w:rsidRPr="008A2F9A" w:rsidRDefault="00ED4271"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Ventilation</w:t>
            </w:r>
            <w:r w:rsidR="00921861" w:rsidRPr="008A2F9A">
              <w:rPr>
                <w:rFonts w:ascii="Times New Roman" w:hAnsi="Times New Roman" w:cs="Times New Roman"/>
                <w:sz w:val="20"/>
                <w:szCs w:val="20"/>
                <w:lang w:val="en-US"/>
              </w:rPr>
              <w:t xml:space="preserve"> (PPV)</w:t>
            </w:r>
            <w:r w:rsidRPr="008A2F9A">
              <w:rPr>
                <w:rFonts w:ascii="Times New Roman" w:hAnsi="Times New Roman" w:cs="Times New Roman"/>
                <w:sz w:val="20"/>
                <w:szCs w:val="20"/>
                <w:lang w:val="en-US"/>
              </w:rPr>
              <w:t xml:space="preserve"> required</w:t>
            </w:r>
          </w:p>
        </w:tc>
        <w:tc>
          <w:tcPr>
            <w:tcW w:w="3240" w:type="dxa"/>
            <w:vAlign w:val="center"/>
          </w:tcPr>
          <w:p w14:paraId="1CED95A8" w14:textId="1140E8E6" w:rsidR="00ED4271" w:rsidRPr="00960878" w:rsidRDefault="00ED4271" w:rsidP="00ED4271">
            <w:pPr>
              <w:spacing w:line="276" w:lineRule="auto"/>
              <w:rPr>
                <w:rFonts w:ascii="Times New Roman" w:hAnsi="Times New Roman" w:cs="Times New Roman"/>
                <w:sz w:val="20"/>
                <w:szCs w:val="20"/>
                <w:lang w:val="en-US"/>
              </w:rPr>
            </w:pPr>
            <w:r w:rsidRPr="00960878">
              <w:rPr>
                <w:rFonts w:ascii="Times New Roman" w:hAnsi="Times New Roman" w:cs="Times New Roman"/>
                <w:sz w:val="20"/>
                <w:szCs w:val="20"/>
                <w:lang w:val="en-US"/>
              </w:rPr>
              <w:t>Per NRP criteria</w:t>
            </w:r>
          </w:p>
        </w:tc>
        <w:tc>
          <w:tcPr>
            <w:tcW w:w="2970" w:type="dxa"/>
            <w:vAlign w:val="center"/>
          </w:tcPr>
          <w:p w14:paraId="619314FD" w14:textId="0233804C" w:rsidR="00ED4271" w:rsidRPr="00960878" w:rsidRDefault="00ED4271" w:rsidP="00ED4271">
            <w:pPr>
              <w:rPr>
                <w:rFonts w:ascii="Segoe UI Symbol" w:hAnsi="Segoe UI Symbol" w:cs="Segoe UI Symbol"/>
                <w:sz w:val="20"/>
                <w:szCs w:val="20"/>
                <w:lang w:val="en-US"/>
              </w:rPr>
            </w:pP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Yes </w:t>
            </w: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No</w:t>
            </w:r>
          </w:p>
        </w:tc>
        <w:tc>
          <w:tcPr>
            <w:tcW w:w="2520" w:type="dxa"/>
            <w:vAlign w:val="center"/>
          </w:tcPr>
          <w:p w14:paraId="62990846" w14:textId="77777777" w:rsidR="00ED4271" w:rsidRPr="004A5835" w:rsidRDefault="00ED4271" w:rsidP="00ED4271">
            <w:pPr>
              <w:rPr>
                <w:rFonts w:ascii="Times New Roman" w:hAnsi="Times New Roman" w:cs="Times New Roman"/>
                <w:sz w:val="20"/>
                <w:szCs w:val="20"/>
                <w:lang w:val="en-US"/>
              </w:rPr>
            </w:pPr>
          </w:p>
        </w:tc>
      </w:tr>
      <w:tr w:rsidR="00ED4271" w:rsidRPr="00920856" w14:paraId="72A0BE4E" w14:textId="77777777" w:rsidTr="005A563E">
        <w:trPr>
          <w:trHeight w:val="439"/>
        </w:trPr>
        <w:tc>
          <w:tcPr>
            <w:tcW w:w="2430" w:type="dxa"/>
            <w:vAlign w:val="center"/>
          </w:tcPr>
          <w:p w14:paraId="212FF18B" w14:textId="77777777" w:rsidR="00ED4271" w:rsidRPr="008A2F9A" w:rsidRDefault="00ED4271"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Switched to 100% O</w:t>
            </w:r>
            <w:r w:rsidRPr="008A2F9A">
              <w:rPr>
                <w:rFonts w:ascii="Times New Roman" w:hAnsi="Times New Roman" w:cs="Times New Roman"/>
                <w:sz w:val="20"/>
                <w:szCs w:val="20"/>
                <w:vertAlign w:val="subscript"/>
                <w:lang w:val="en-US"/>
              </w:rPr>
              <w:t>2</w:t>
            </w:r>
          </w:p>
        </w:tc>
        <w:tc>
          <w:tcPr>
            <w:tcW w:w="3240" w:type="dxa"/>
            <w:vAlign w:val="center"/>
          </w:tcPr>
          <w:p w14:paraId="47521B91" w14:textId="77777777" w:rsidR="00ED4271" w:rsidRPr="004A5835" w:rsidRDefault="00ED4271" w:rsidP="00ED4271">
            <w:pPr>
              <w:spacing w:line="276" w:lineRule="auto"/>
              <w:rPr>
                <w:rFonts w:ascii="Times New Roman" w:hAnsi="Times New Roman" w:cs="Times New Roman"/>
                <w:sz w:val="20"/>
                <w:szCs w:val="20"/>
                <w:lang w:val="en-US"/>
              </w:rPr>
            </w:pPr>
            <w:r w:rsidRPr="00960878">
              <w:rPr>
                <w:rFonts w:ascii="Times New Roman" w:hAnsi="Times New Roman" w:cs="Times New Roman"/>
                <w:sz w:val="20"/>
                <w:szCs w:val="20"/>
                <w:lang w:val="en-US"/>
              </w:rPr>
              <w:t>Per NRP criteria</w:t>
            </w:r>
          </w:p>
        </w:tc>
        <w:tc>
          <w:tcPr>
            <w:tcW w:w="2970" w:type="dxa"/>
            <w:vAlign w:val="center"/>
          </w:tcPr>
          <w:p w14:paraId="33F85AC0" w14:textId="77777777" w:rsidR="00ED4271" w:rsidRPr="00F42E17" w:rsidRDefault="00ED4271" w:rsidP="00ED4271">
            <w:pPr>
              <w:rPr>
                <w:rFonts w:ascii="Segoe UI Symbol" w:hAnsi="Segoe UI Symbol" w:cs="Segoe UI Symbol"/>
                <w:sz w:val="20"/>
                <w:szCs w:val="20"/>
                <w:lang w:val="en-US"/>
              </w:rPr>
            </w:pP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Yes </w:t>
            </w: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No</w:t>
            </w:r>
          </w:p>
        </w:tc>
        <w:tc>
          <w:tcPr>
            <w:tcW w:w="2520" w:type="dxa"/>
            <w:vAlign w:val="center"/>
          </w:tcPr>
          <w:p w14:paraId="59BE3FC1" w14:textId="77777777" w:rsidR="00ED4271" w:rsidRPr="004A5835" w:rsidRDefault="00ED4271" w:rsidP="00ED4271">
            <w:pPr>
              <w:rPr>
                <w:rFonts w:ascii="Times New Roman" w:hAnsi="Times New Roman" w:cs="Times New Roman"/>
                <w:sz w:val="20"/>
                <w:szCs w:val="20"/>
                <w:lang w:val="en-US"/>
              </w:rPr>
            </w:pPr>
          </w:p>
        </w:tc>
      </w:tr>
      <w:tr w:rsidR="00ED4271" w:rsidRPr="00920856" w14:paraId="5F285B82" w14:textId="77777777" w:rsidTr="005A563E">
        <w:trPr>
          <w:trHeight w:val="439"/>
        </w:trPr>
        <w:tc>
          <w:tcPr>
            <w:tcW w:w="2430" w:type="dxa"/>
            <w:vAlign w:val="center"/>
          </w:tcPr>
          <w:p w14:paraId="1BB1A575" w14:textId="00B76408" w:rsidR="00ED4271" w:rsidRPr="008A2F9A" w:rsidRDefault="00921861"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Required chest compressions</w:t>
            </w:r>
          </w:p>
        </w:tc>
        <w:tc>
          <w:tcPr>
            <w:tcW w:w="3240" w:type="dxa"/>
            <w:vAlign w:val="center"/>
          </w:tcPr>
          <w:p w14:paraId="09253B5F" w14:textId="77777777" w:rsidR="00ED4271" w:rsidRPr="004A5835" w:rsidRDefault="00ED4271" w:rsidP="00ED4271">
            <w:pPr>
              <w:spacing w:line="276" w:lineRule="auto"/>
              <w:rPr>
                <w:rFonts w:ascii="Times New Roman" w:hAnsi="Times New Roman" w:cs="Times New Roman"/>
                <w:sz w:val="20"/>
                <w:szCs w:val="20"/>
                <w:lang w:val="en-US"/>
              </w:rPr>
            </w:pPr>
            <w:r w:rsidRPr="00960878">
              <w:rPr>
                <w:rFonts w:ascii="Times New Roman" w:hAnsi="Times New Roman" w:cs="Times New Roman"/>
                <w:sz w:val="20"/>
                <w:szCs w:val="20"/>
                <w:lang w:val="en-US"/>
              </w:rPr>
              <w:t>Per NRP criteria</w:t>
            </w:r>
          </w:p>
        </w:tc>
        <w:tc>
          <w:tcPr>
            <w:tcW w:w="2970" w:type="dxa"/>
            <w:vAlign w:val="center"/>
          </w:tcPr>
          <w:p w14:paraId="74635206" w14:textId="77777777" w:rsidR="00ED4271" w:rsidRPr="00F42E17" w:rsidRDefault="00ED4271" w:rsidP="00ED4271">
            <w:pPr>
              <w:rPr>
                <w:rFonts w:ascii="Segoe UI Symbol" w:hAnsi="Segoe UI Symbol" w:cs="Segoe UI Symbol"/>
                <w:sz w:val="20"/>
                <w:szCs w:val="20"/>
                <w:lang w:val="en-US"/>
              </w:rPr>
            </w:pP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Yes </w:t>
            </w: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No</w:t>
            </w:r>
          </w:p>
        </w:tc>
        <w:tc>
          <w:tcPr>
            <w:tcW w:w="2520" w:type="dxa"/>
            <w:vAlign w:val="center"/>
          </w:tcPr>
          <w:p w14:paraId="214E97F5" w14:textId="77777777" w:rsidR="00ED4271" w:rsidRPr="004A5835" w:rsidRDefault="00ED4271" w:rsidP="00ED4271">
            <w:pPr>
              <w:rPr>
                <w:rFonts w:ascii="Times New Roman" w:hAnsi="Times New Roman" w:cs="Times New Roman"/>
                <w:sz w:val="20"/>
                <w:szCs w:val="20"/>
                <w:lang w:val="en-US"/>
              </w:rPr>
            </w:pPr>
          </w:p>
        </w:tc>
      </w:tr>
      <w:tr w:rsidR="00ED4271" w:rsidRPr="00920856" w14:paraId="19B013CF" w14:textId="77777777" w:rsidTr="005A563E">
        <w:trPr>
          <w:trHeight w:val="439"/>
        </w:trPr>
        <w:tc>
          <w:tcPr>
            <w:tcW w:w="2430" w:type="dxa"/>
            <w:vAlign w:val="center"/>
          </w:tcPr>
          <w:p w14:paraId="48AA4831" w14:textId="1685318B" w:rsidR="00ED4271" w:rsidRPr="008A2F9A" w:rsidRDefault="00ED4271"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Intubation </w:t>
            </w:r>
            <w:r w:rsidR="00921861" w:rsidRPr="008A2F9A">
              <w:rPr>
                <w:rFonts w:ascii="Times New Roman" w:hAnsi="Times New Roman" w:cs="Times New Roman"/>
                <w:sz w:val="20"/>
                <w:szCs w:val="20"/>
                <w:lang w:val="en-US"/>
              </w:rPr>
              <w:t xml:space="preserve">for </w:t>
            </w:r>
            <w:r w:rsidRPr="008A2F9A">
              <w:rPr>
                <w:rFonts w:ascii="Times New Roman" w:hAnsi="Times New Roman" w:cs="Times New Roman"/>
                <w:sz w:val="20"/>
                <w:szCs w:val="20"/>
                <w:lang w:val="en-US"/>
              </w:rPr>
              <w:t>resus</w:t>
            </w:r>
            <w:r w:rsidR="00921861" w:rsidRPr="008A2F9A">
              <w:rPr>
                <w:rFonts w:ascii="Times New Roman" w:hAnsi="Times New Roman" w:cs="Times New Roman"/>
                <w:sz w:val="20"/>
                <w:szCs w:val="20"/>
                <w:lang w:val="en-US"/>
              </w:rPr>
              <w:t>citation</w:t>
            </w:r>
          </w:p>
        </w:tc>
        <w:tc>
          <w:tcPr>
            <w:tcW w:w="3240" w:type="dxa"/>
            <w:vAlign w:val="center"/>
          </w:tcPr>
          <w:p w14:paraId="47A0627B" w14:textId="4296E90D" w:rsidR="00ED4271" w:rsidRPr="00960878" w:rsidRDefault="00ED4271" w:rsidP="00ED4271">
            <w:pPr>
              <w:spacing w:line="276" w:lineRule="auto"/>
              <w:rPr>
                <w:rFonts w:ascii="Times New Roman" w:hAnsi="Times New Roman" w:cs="Times New Roman"/>
                <w:sz w:val="20"/>
                <w:szCs w:val="20"/>
                <w:lang w:val="en-US"/>
              </w:rPr>
            </w:pPr>
            <w:r w:rsidRPr="00960878">
              <w:rPr>
                <w:rFonts w:ascii="Times New Roman" w:hAnsi="Times New Roman" w:cs="Times New Roman"/>
                <w:sz w:val="20"/>
                <w:szCs w:val="20"/>
                <w:lang w:val="en-US"/>
              </w:rPr>
              <w:t>Any reason</w:t>
            </w:r>
          </w:p>
        </w:tc>
        <w:tc>
          <w:tcPr>
            <w:tcW w:w="2970" w:type="dxa"/>
            <w:vAlign w:val="center"/>
          </w:tcPr>
          <w:p w14:paraId="6EEEEAFD" w14:textId="32777529" w:rsidR="00ED4271" w:rsidRPr="00960878" w:rsidRDefault="00ED4271" w:rsidP="00ED4271">
            <w:pPr>
              <w:rPr>
                <w:rFonts w:ascii="Segoe UI Symbol" w:hAnsi="Segoe UI Symbol" w:cs="Segoe UI Symbol"/>
                <w:sz w:val="20"/>
                <w:szCs w:val="20"/>
                <w:lang w:val="en-US"/>
              </w:rPr>
            </w:pP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Yes </w:t>
            </w: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No</w:t>
            </w:r>
          </w:p>
        </w:tc>
        <w:tc>
          <w:tcPr>
            <w:tcW w:w="2520" w:type="dxa"/>
            <w:vAlign w:val="center"/>
          </w:tcPr>
          <w:p w14:paraId="5EB9D1BC" w14:textId="77777777" w:rsidR="00ED4271" w:rsidRPr="004A5835" w:rsidRDefault="00ED4271" w:rsidP="00ED4271">
            <w:pPr>
              <w:rPr>
                <w:rFonts w:ascii="Times New Roman" w:hAnsi="Times New Roman" w:cs="Times New Roman"/>
                <w:sz w:val="20"/>
                <w:szCs w:val="20"/>
                <w:lang w:val="en-US"/>
              </w:rPr>
            </w:pPr>
          </w:p>
        </w:tc>
      </w:tr>
      <w:tr w:rsidR="00ED4271" w:rsidRPr="00920856" w14:paraId="19820600" w14:textId="77777777" w:rsidTr="005A563E">
        <w:trPr>
          <w:trHeight w:val="439"/>
        </w:trPr>
        <w:tc>
          <w:tcPr>
            <w:tcW w:w="2430" w:type="dxa"/>
            <w:vAlign w:val="center"/>
          </w:tcPr>
          <w:p w14:paraId="25F44E8A" w14:textId="0ECA628A" w:rsidR="00ED4271" w:rsidRPr="008A2F9A" w:rsidRDefault="00ED4271"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Time to spontaneous </w:t>
            </w:r>
            <w:r w:rsidR="00921861" w:rsidRPr="008A2F9A">
              <w:rPr>
                <w:rFonts w:ascii="Times New Roman" w:hAnsi="Times New Roman" w:cs="Times New Roman"/>
                <w:sz w:val="20"/>
                <w:szCs w:val="20"/>
                <w:lang w:val="en-US"/>
              </w:rPr>
              <w:t>respiratory efforts</w:t>
            </w:r>
          </w:p>
        </w:tc>
        <w:tc>
          <w:tcPr>
            <w:tcW w:w="3240" w:type="dxa"/>
            <w:vAlign w:val="center"/>
          </w:tcPr>
          <w:p w14:paraId="2875D6C8" w14:textId="0532FA3A" w:rsidR="00ED4271" w:rsidRPr="004A5835" w:rsidRDefault="00921861" w:rsidP="00ED4271">
            <w:p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Time when baby had spontaneous respiratory efforts and PPV was discontinued </w:t>
            </w:r>
          </w:p>
        </w:tc>
        <w:tc>
          <w:tcPr>
            <w:tcW w:w="2970" w:type="dxa"/>
            <w:vAlign w:val="center"/>
          </w:tcPr>
          <w:p w14:paraId="4BBD778B" w14:textId="0FB633BD" w:rsidR="00ED4271" w:rsidRPr="00F42E17" w:rsidRDefault="00ED4271" w:rsidP="00ED4271">
            <w:pPr>
              <w:rPr>
                <w:rFonts w:ascii="Segoe UI Symbol" w:hAnsi="Segoe UI Symbol" w:cs="Segoe UI Symbol"/>
                <w:sz w:val="20"/>
                <w:szCs w:val="20"/>
                <w:lang w:val="en-US"/>
              </w:rPr>
            </w:pPr>
            <w:r w:rsidRPr="00960878">
              <w:rPr>
                <w:rFonts w:ascii="Times New Roman" w:hAnsi="Times New Roman" w:cs="Times New Roman"/>
                <w:sz w:val="20"/>
                <w:szCs w:val="20"/>
                <w:lang w:val="en-US"/>
              </w:rPr>
              <w:t>____ sec</w:t>
            </w:r>
          </w:p>
        </w:tc>
        <w:tc>
          <w:tcPr>
            <w:tcW w:w="2520" w:type="dxa"/>
            <w:vAlign w:val="center"/>
          </w:tcPr>
          <w:p w14:paraId="3E9FF4E0" w14:textId="77777777" w:rsidR="00ED4271" w:rsidRPr="004A5835" w:rsidRDefault="00ED4271" w:rsidP="00ED4271">
            <w:pPr>
              <w:rPr>
                <w:rFonts w:ascii="Times New Roman" w:hAnsi="Times New Roman" w:cs="Times New Roman"/>
                <w:sz w:val="20"/>
                <w:szCs w:val="20"/>
                <w:lang w:val="en-US"/>
              </w:rPr>
            </w:pPr>
          </w:p>
        </w:tc>
      </w:tr>
      <w:tr w:rsidR="00ED4271" w:rsidRPr="00920856" w14:paraId="6AA19FCA" w14:textId="77777777" w:rsidTr="005A563E">
        <w:trPr>
          <w:trHeight w:val="439"/>
        </w:trPr>
        <w:tc>
          <w:tcPr>
            <w:tcW w:w="2430" w:type="dxa"/>
            <w:vAlign w:val="center"/>
          </w:tcPr>
          <w:p w14:paraId="780B515C" w14:textId="77777777" w:rsidR="00ED4271" w:rsidRPr="008A2F9A" w:rsidRDefault="00ED4271"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HIE (</w:t>
            </w:r>
            <w:proofErr w:type="spellStart"/>
            <w:r w:rsidRPr="008A2F9A">
              <w:rPr>
                <w:rFonts w:ascii="Times New Roman" w:hAnsi="Times New Roman" w:cs="Times New Roman"/>
                <w:sz w:val="20"/>
                <w:szCs w:val="20"/>
                <w:lang w:val="en-US"/>
              </w:rPr>
              <w:t>Levene's</w:t>
            </w:r>
            <w:proofErr w:type="spellEnd"/>
            <w:r w:rsidRPr="008A2F9A">
              <w:rPr>
                <w:rFonts w:ascii="Times New Roman" w:hAnsi="Times New Roman" w:cs="Times New Roman"/>
                <w:sz w:val="20"/>
                <w:szCs w:val="20"/>
                <w:lang w:val="en-US"/>
              </w:rPr>
              <w:t>)</w:t>
            </w:r>
          </w:p>
        </w:tc>
        <w:tc>
          <w:tcPr>
            <w:tcW w:w="3240" w:type="dxa"/>
            <w:vAlign w:val="center"/>
          </w:tcPr>
          <w:p w14:paraId="653D2491" w14:textId="5BEB9F61" w:rsidR="00ED4271" w:rsidRPr="004A5835" w:rsidRDefault="00921861" w:rsidP="00ED4271">
            <w:p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Mild/</w:t>
            </w:r>
            <w:r w:rsidR="00ED4271" w:rsidRPr="00960878">
              <w:rPr>
                <w:rFonts w:ascii="Times New Roman" w:hAnsi="Times New Roman" w:cs="Times New Roman"/>
                <w:sz w:val="20"/>
                <w:szCs w:val="20"/>
                <w:lang w:val="en-US"/>
              </w:rPr>
              <w:t>Mod</w:t>
            </w:r>
            <w:r>
              <w:rPr>
                <w:rFonts w:ascii="Times New Roman" w:hAnsi="Times New Roman" w:cs="Times New Roman"/>
                <w:sz w:val="20"/>
                <w:szCs w:val="20"/>
                <w:lang w:val="en-US"/>
              </w:rPr>
              <w:t>erate</w:t>
            </w:r>
            <w:r w:rsidR="00ED4271" w:rsidRPr="00960878">
              <w:rPr>
                <w:rFonts w:ascii="Times New Roman" w:hAnsi="Times New Roman" w:cs="Times New Roman"/>
                <w:sz w:val="20"/>
                <w:szCs w:val="20"/>
                <w:lang w:val="en-US"/>
              </w:rPr>
              <w:t>/</w:t>
            </w:r>
            <w:r>
              <w:rPr>
                <w:rFonts w:ascii="Times New Roman" w:hAnsi="Times New Roman" w:cs="Times New Roman"/>
                <w:sz w:val="20"/>
                <w:szCs w:val="20"/>
                <w:lang w:val="en-US"/>
              </w:rPr>
              <w:t>S</w:t>
            </w:r>
            <w:r w:rsidR="00ED4271" w:rsidRPr="00960878">
              <w:rPr>
                <w:rFonts w:ascii="Times New Roman" w:hAnsi="Times New Roman" w:cs="Times New Roman"/>
                <w:sz w:val="20"/>
                <w:szCs w:val="20"/>
                <w:lang w:val="en-US"/>
              </w:rPr>
              <w:t>evere HIE</w:t>
            </w:r>
          </w:p>
        </w:tc>
        <w:tc>
          <w:tcPr>
            <w:tcW w:w="2970" w:type="dxa"/>
            <w:vAlign w:val="center"/>
          </w:tcPr>
          <w:p w14:paraId="75B0A91C" w14:textId="77777777" w:rsidR="00ED4271" w:rsidRPr="00F42E17" w:rsidRDefault="00ED4271" w:rsidP="00ED4271">
            <w:pPr>
              <w:rPr>
                <w:rFonts w:ascii="Segoe UI Symbol" w:hAnsi="Segoe UI Symbol" w:cs="Segoe UI Symbol"/>
                <w:sz w:val="20"/>
                <w:szCs w:val="20"/>
                <w:lang w:val="en-US"/>
              </w:rPr>
            </w:pP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None </w:t>
            </w: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Mild </w:t>
            </w: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Mod </w:t>
            </w: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Severe</w:t>
            </w:r>
          </w:p>
        </w:tc>
        <w:tc>
          <w:tcPr>
            <w:tcW w:w="2520" w:type="dxa"/>
            <w:vAlign w:val="center"/>
          </w:tcPr>
          <w:p w14:paraId="1554A098" w14:textId="77777777" w:rsidR="00ED4271" w:rsidRPr="004A5835" w:rsidRDefault="00ED4271" w:rsidP="00ED4271">
            <w:pPr>
              <w:rPr>
                <w:rFonts w:ascii="Times New Roman" w:hAnsi="Times New Roman" w:cs="Times New Roman"/>
                <w:sz w:val="20"/>
                <w:szCs w:val="20"/>
                <w:lang w:val="en-US"/>
              </w:rPr>
            </w:pPr>
          </w:p>
        </w:tc>
      </w:tr>
    </w:tbl>
    <w:p w14:paraId="526EDCDC" w14:textId="77777777" w:rsidR="00297AD3" w:rsidRDefault="00297AD3"/>
    <w:p w14:paraId="7BED0349" w14:textId="22B7AEE2" w:rsidR="00297AD3" w:rsidRPr="006B4698" w:rsidRDefault="008A2F9A" w:rsidP="00121570">
      <w:pPr>
        <w:spacing w:after="120"/>
        <w:ind w:left="-274"/>
        <w:rPr>
          <w:rFonts w:ascii="Times New Roman" w:hAnsi="Times New Roman" w:cs="Times New Roman"/>
          <w:sz w:val="28"/>
          <w:szCs w:val="28"/>
          <w:u w:val="single"/>
          <w:lang w:val="en-US"/>
        </w:rPr>
      </w:pPr>
      <w:r>
        <w:rPr>
          <w:rFonts w:ascii="Times New Roman" w:hAnsi="Times New Roman" w:cs="Times New Roman"/>
          <w:sz w:val="28"/>
          <w:szCs w:val="28"/>
          <w:u w:val="single"/>
          <w:lang w:val="en-US"/>
        </w:rPr>
        <w:t xml:space="preserve">I.2 </w:t>
      </w:r>
      <w:r w:rsidR="00297AD3" w:rsidRPr="001A2F50">
        <w:rPr>
          <w:rFonts w:ascii="Times New Roman" w:hAnsi="Times New Roman" w:cs="Times New Roman"/>
          <w:sz w:val="28"/>
          <w:szCs w:val="28"/>
          <w:u w:val="single"/>
          <w:lang w:val="en-US"/>
        </w:rPr>
        <w:t>Post</w:t>
      </w:r>
      <w:r w:rsidR="00B13004" w:rsidRPr="001A2F50">
        <w:rPr>
          <w:rFonts w:ascii="Times New Roman" w:hAnsi="Times New Roman" w:cs="Times New Roman"/>
          <w:sz w:val="28"/>
          <w:szCs w:val="28"/>
          <w:u w:val="single"/>
          <w:lang w:val="en-US"/>
        </w:rPr>
        <w:t>-natal po</w:t>
      </w:r>
      <w:r w:rsidR="00037988" w:rsidRPr="001A2F50">
        <w:rPr>
          <w:rFonts w:ascii="Times New Roman" w:hAnsi="Times New Roman" w:cs="Times New Roman"/>
          <w:sz w:val="28"/>
          <w:szCs w:val="28"/>
          <w:u w:val="single"/>
          <w:lang w:val="en-US"/>
        </w:rPr>
        <w:t>s</w:t>
      </w:r>
      <w:r w:rsidR="00B13004" w:rsidRPr="001A2F50">
        <w:rPr>
          <w:rFonts w:ascii="Times New Roman" w:hAnsi="Times New Roman" w:cs="Times New Roman"/>
          <w:sz w:val="28"/>
          <w:szCs w:val="28"/>
          <w:u w:val="single"/>
          <w:lang w:val="en-US"/>
        </w:rPr>
        <w:t>t-r</w:t>
      </w:r>
      <w:r w:rsidR="00297AD3" w:rsidRPr="001A2F50">
        <w:rPr>
          <w:rFonts w:ascii="Times New Roman" w:hAnsi="Times New Roman" w:cs="Times New Roman"/>
          <w:sz w:val="28"/>
          <w:szCs w:val="28"/>
          <w:u w:val="single"/>
          <w:lang w:val="en-US"/>
        </w:rPr>
        <w:t xml:space="preserve">esuscitation Outcomes </w:t>
      </w:r>
    </w:p>
    <w:tbl>
      <w:tblPr>
        <w:tblStyle w:val="TableGrid"/>
        <w:tblW w:w="11160" w:type="dxa"/>
        <w:tblInd w:w="-275" w:type="dxa"/>
        <w:tblLook w:val="04A0" w:firstRow="1" w:lastRow="0" w:firstColumn="1" w:lastColumn="0" w:noHBand="0" w:noVBand="1"/>
      </w:tblPr>
      <w:tblGrid>
        <w:gridCol w:w="2233"/>
        <w:gridCol w:w="3122"/>
        <w:gridCol w:w="3386"/>
        <w:gridCol w:w="2419"/>
      </w:tblGrid>
      <w:tr w:rsidR="00B13004" w:rsidRPr="00FF269F" w14:paraId="40A2406E" w14:textId="77777777" w:rsidTr="001A2F50">
        <w:trPr>
          <w:trHeight w:val="334"/>
        </w:trPr>
        <w:tc>
          <w:tcPr>
            <w:tcW w:w="2250" w:type="dxa"/>
            <w:shd w:val="clear" w:color="auto" w:fill="DEEAF6" w:themeFill="accent1" w:themeFillTint="33"/>
          </w:tcPr>
          <w:p w14:paraId="5D2DA18B" w14:textId="77777777" w:rsidR="00B13004" w:rsidRPr="00FF269F" w:rsidRDefault="00B13004" w:rsidP="005E2AD8">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Outcome</w:t>
            </w:r>
          </w:p>
        </w:tc>
        <w:tc>
          <w:tcPr>
            <w:tcW w:w="3150" w:type="dxa"/>
            <w:shd w:val="clear" w:color="auto" w:fill="DEEAF6" w:themeFill="accent1" w:themeFillTint="33"/>
          </w:tcPr>
          <w:p w14:paraId="3A9B3B98" w14:textId="77777777" w:rsidR="00B13004" w:rsidRPr="00FF269F" w:rsidRDefault="00B13004" w:rsidP="005E2AD8">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Definition</w:t>
            </w:r>
          </w:p>
        </w:tc>
        <w:tc>
          <w:tcPr>
            <w:tcW w:w="3330" w:type="dxa"/>
            <w:shd w:val="clear" w:color="auto" w:fill="DEEAF6" w:themeFill="accent1" w:themeFillTint="33"/>
          </w:tcPr>
          <w:p w14:paraId="704A17D9" w14:textId="77777777" w:rsidR="00B13004" w:rsidRPr="00FF269F" w:rsidRDefault="00B13004" w:rsidP="005E2AD8">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Result</w:t>
            </w:r>
          </w:p>
        </w:tc>
        <w:tc>
          <w:tcPr>
            <w:tcW w:w="2430" w:type="dxa"/>
            <w:shd w:val="clear" w:color="auto" w:fill="DEEAF6" w:themeFill="accent1" w:themeFillTint="33"/>
          </w:tcPr>
          <w:p w14:paraId="6581D3AB" w14:textId="5ABEA6C8" w:rsidR="00B13004" w:rsidRPr="00FF269F" w:rsidRDefault="00B13004" w:rsidP="00B44218">
            <w:pPr>
              <w:spacing w:line="276" w:lineRule="auto"/>
              <w:rPr>
                <w:rFonts w:ascii="Times New Roman" w:hAnsi="Times New Roman" w:cs="Times New Roman"/>
                <w:sz w:val="22"/>
                <w:szCs w:val="22"/>
                <w:lang w:val="en-US"/>
              </w:rPr>
            </w:pPr>
            <w:r>
              <w:rPr>
                <w:rFonts w:ascii="Times New Roman" w:hAnsi="Times New Roman" w:cs="Times New Roman"/>
                <w:b/>
                <w:bCs/>
                <w:sz w:val="22"/>
                <w:szCs w:val="22"/>
                <w:lang w:val="en-US"/>
              </w:rPr>
              <w:t>Additional info</w:t>
            </w:r>
          </w:p>
        </w:tc>
      </w:tr>
      <w:tr w:rsidR="0006629D" w:rsidRPr="00920856" w14:paraId="54B8A96E" w14:textId="77777777" w:rsidTr="001A2F50">
        <w:tblPrEx>
          <w:tblCellMar>
            <w:left w:w="72" w:type="dxa"/>
            <w:right w:w="14" w:type="dxa"/>
          </w:tblCellMar>
        </w:tblPrEx>
        <w:trPr>
          <w:trHeight w:val="439"/>
        </w:trPr>
        <w:tc>
          <w:tcPr>
            <w:tcW w:w="2250" w:type="dxa"/>
            <w:vAlign w:val="center"/>
          </w:tcPr>
          <w:p w14:paraId="557BE78A" w14:textId="77777777" w:rsidR="0006629D" w:rsidRPr="008A2F9A" w:rsidRDefault="0006629D" w:rsidP="00242F1B">
            <w:pPr>
              <w:pStyle w:val="ListParagraph"/>
              <w:numPr>
                <w:ilvl w:val="0"/>
                <w:numId w:val="24"/>
              </w:numPr>
              <w:spacing w:line="276" w:lineRule="auto"/>
              <w:rPr>
                <w:rFonts w:ascii="Times New Roman" w:hAnsi="Times New Roman" w:cs="Times New Roman"/>
                <w:sz w:val="20"/>
                <w:szCs w:val="20"/>
                <w:lang w:val="en-US"/>
              </w:rPr>
            </w:pPr>
            <w:proofErr w:type="spellStart"/>
            <w:r w:rsidRPr="008A2F9A">
              <w:rPr>
                <w:rFonts w:ascii="Times New Roman" w:hAnsi="Times New Roman" w:cs="Times New Roman"/>
                <w:sz w:val="20"/>
                <w:szCs w:val="20"/>
                <w:lang w:val="en-US"/>
              </w:rPr>
              <w:t>Resp</w:t>
            </w:r>
            <w:proofErr w:type="spellEnd"/>
            <w:r w:rsidRPr="008A2F9A">
              <w:rPr>
                <w:rFonts w:ascii="Times New Roman" w:hAnsi="Times New Roman" w:cs="Times New Roman"/>
                <w:sz w:val="20"/>
                <w:szCs w:val="20"/>
                <w:lang w:val="en-US"/>
              </w:rPr>
              <w:t xml:space="preserve"> support (0.5-72h)</w:t>
            </w:r>
          </w:p>
        </w:tc>
        <w:tc>
          <w:tcPr>
            <w:tcW w:w="3150" w:type="dxa"/>
            <w:vAlign w:val="center"/>
          </w:tcPr>
          <w:p w14:paraId="0D6E8D33" w14:textId="02A079B3" w:rsidR="0006629D" w:rsidRPr="004A5835" w:rsidRDefault="008E200B" w:rsidP="00C50CB2">
            <w:p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Any respiratory support more than supplemental oxygen</w:t>
            </w:r>
          </w:p>
        </w:tc>
        <w:tc>
          <w:tcPr>
            <w:tcW w:w="3330" w:type="dxa"/>
            <w:vAlign w:val="center"/>
          </w:tcPr>
          <w:p w14:paraId="652B9EDD" w14:textId="77777777" w:rsidR="0006629D" w:rsidRPr="00F42E17" w:rsidRDefault="0006629D" w:rsidP="0006629D">
            <w:pPr>
              <w:rPr>
                <w:rFonts w:ascii="Segoe UI Symbol" w:hAnsi="Segoe UI Symbol" w:cs="Segoe UI Symbol"/>
                <w:sz w:val="20"/>
                <w:szCs w:val="20"/>
                <w:lang w:val="en-US"/>
              </w:rPr>
            </w:pP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Yes </w:t>
            </w: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No</w:t>
            </w:r>
          </w:p>
        </w:tc>
        <w:tc>
          <w:tcPr>
            <w:tcW w:w="2430" w:type="dxa"/>
            <w:vAlign w:val="center"/>
          </w:tcPr>
          <w:p w14:paraId="557A6D1C" w14:textId="77777777" w:rsidR="0006629D" w:rsidRPr="004A5835" w:rsidRDefault="0006629D" w:rsidP="0006629D">
            <w:pPr>
              <w:rPr>
                <w:rFonts w:ascii="Times New Roman" w:hAnsi="Times New Roman" w:cs="Times New Roman"/>
                <w:sz w:val="20"/>
                <w:szCs w:val="20"/>
                <w:lang w:val="en-US"/>
              </w:rPr>
            </w:pPr>
          </w:p>
        </w:tc>
      </w:tr>
      <w:tr w:rsidR="0006629D" w:rsidRPr="00920856" w14:paraId="18CD88B0" w14:textId="77777777" w:rsidTr="001A2F50">
        <w:tblPrEx>
          <w:tblCellMar>
            <w:left w:w="72" w:type="dxa"/>
            <w:right w:w="14" w:type="dxa"/>
          </w:tblCellMar>
        </w:tblPrEx>
        <w:trPr>
          <w:trHeight w:val="439"/>
        </w:trPr>
        <w:tc>
          <w:tcPr>
            <w:tcW w:w="2250" w:type="dxa"/>
            <w:vAlign w:val="center"/>
          </w:tcPr>
          <w:p w14:paraId="111E7E1F" w14:textId="490FECB1" w:rsidR="0006629D" w:rsidRPr="008A2F9A" w:rsidRDefault="0006629D"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Sepsis  (EOS)</w:t>
            </w:r>
          </w:p>
        </w:tc>
        <w:tc>
          <w:tcPr>
            <w:tcW w:w="3150" w:type="dxa"/>
            <w:vAlign w:val="center"/>
          </w:tcPr>
          <w:p w14:paraId="59D91718" w14:textId="61698AC9" w:rsidR="0006629D" w:rsidRPr="00920856" w:rsidRDefault="0006629D" w:rsidP="0006629D">
            <w:p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Any type</w:t>
            </w:r>
            <w:r w:rsidR="00A666C3">
              <w:rPr>
                <w:rFonts w:ascii="Times New Roman" w:hAnsi="Times New Roman" w:cs="Times New Roman"/>
                <w:sz w:val="20"/>
                <w:szCs w:val="20"/>
                <w:lang w:val="en-US"/>
              </w:rPr>
              <w:t xml:space="preserve"> of sepsis with onset in the first 72 hours</w:t>
            </w:r>
          </w:p>
        </w:tc>
        <w:tc>
          <w:tcPr>
            <w:tcW w:w="3330" w:type="dxa"/>
            <w:vAlign w:val="center"/>
          </w:tcPr>
          <w:p w14:paraId="7857D785" w14:textId="77777777" w:rsidR="0006629D" w:rsidRDefault="0006629D" w:rsidP="0006629D">
            <w:pPr>
              <w:rPr>
                <w:rFonts w:ascii="Times New Roman" w:hAnsi="Times New Roman" w:cs="Times New Roman"/>
                <w:sz w:val="20"/>
                <w:szCs w:val="20"/>
                <w:lang w:val="en-US"/>
              </w:rPr>
            </w:pP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Yes </w:t>
            </w: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No</w:t>
            </w:r>
          </w:p>
        </w:tc>
        <w:tc>
          <w:tcPr>
            <w:tcW w:w="2430" w:type="dxa"/>
            <w:vAlign w:val="center"/>
          </w:tcPr>
          <w:p w14:paraId="5CF4076B" w14:textId="77777777" w:rsidR="0006629D" w:rsidRPr="00920856" w:rsidRDefault="0006629D" w:rsidP="0006629D">
            <w:pPr>
              <w:rPr>
                <w:rFonts w:ascii="Times New Roman" w:hAnsi="Times New Roman" w:cs="Times New Roman"/>
                <w:sz w:val="20"/>
                <w:szCs w:val="20"/>
                <w:lang w:val="en-US"/>
              </w:rPr>
            </w:pPr>
          </w:p>
        </w:tc>
      </w:tr>
      <w:tr w:rsidR="00A666C3" w:rsidRPr="00920856" w14:paraId="23C1EC1A" w14:textId="77777777" w:rsidTr="001A2F50">
        <w:tblPrEx>
          <w:tblCellMar>
            <w:left w:w="72" w:type="dxa"/>
            <w:right w:w="14" w:type="dxa"/>
          </w:tblCellMar>
        </w:tblPrEx>
        <w:trPr>
          <w:trHeight w:val="439"/>
        </w:trPr>
        <w:tc>
          <w:tcPr>
            <w:tcW w:w="2250" w:type="dxa"/>
            <w:vAlign w:val="center"/>
          </w:tcPr>
          <w:p w14:paraId="1E7A2C1B" w14:textId="51F0ECE0" w:rsidR="00A666C3" w:rsidRPr="008A2F9A" w:rsidRDefault="00A666C3"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Sepsis (LOS)</w:t>
            </w:r>
          </w:p>
        </w:tc>
        <w:tc>
          <w:tcPr>
            <w:tcW w:w="3150" w:type="dxa"/>
            <w:vAlign w:val="center"/>
          </w:tcPr>
          <w:p w14:paraId="4FFAD2F6" w14:textId="754E2F1B" w:rsidR="00A666C3" w:rsidRDefault="00A666C3" w:rsidP="00921861">
            <w:p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Any type of sepsis with onset </w:t>
            </w:r>
            <w:r w:rsidR="00921861">
              <w:rPr>
                <w:rFonts w:ascii="Times New Roman" w:hAnsi="Times New Roman" w:cs="Times New Roman"/>
                <w:sz w:val="20"/>
                <w:szCs w:val="20"/>
                <w:lang w:val="en-US"/>
              </w:rPr>
              <w:t>after Day 3 of life</w:t>
            </w:r>
          </w:p>
        </w:tc>
        <w:tc>
          <w:tcPr>
            <w:tcW w:w="3330" w:type="dxa"/>
            <w:vAlign w:val="center"/>
          </w:tcPr>
          <w:p w14:paraId="647C0853" w14:textId="2FFF009D" w:rsidR="00A666C3" w:rsidRPr="00960878" w:rsidRDefault="00C50CB2" w:rsidP="0006629D">
            <w:pPr>
              <w:rPr>
                <w:rFonts w:ascii="Segoe UI Symbol" w:hAnsi="Segoe UI Symbol" w:cs="Segoe UI Symbol"/>
                <w:sz w:val="20"/>
                <w:szCs w:val="20"/>
                <w:lang w:val="en-US"/>
              </w:rPr>
            </w:pP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Yes </w:t>
            </w: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No</w:t>
            </w:r>
          </w:p>
        </w:tc>
        <w:tc>
          <w:tcPr>
            <w:tcW w:w="2430" w:type="dxa"/>
            <w:vAlign w:val="center"/>
          </w:tcPr>
          <w:p w14:paraId="055833A5" w14:textId="77777777" w:rsidR="00A666C3" w:rsidRPr="00920856" w:rsidRDefault="00A666C3" w:rsidP="0006629D">
            <w:pPr>
              <w:rPr>
                <w:rFonts w:ascii="Times New Roman" w:hAnsi="Times New Roman" w:cs="Times New Roman"/>
                <w:sz w:val="20"/>
                <w:szCs w:val="20"/>
                <w:lang w:val="en-US"/>
              </w:rPr>
            </w:pPr>
          </w:p>
        </w:tc>
      </w:tr>
      <w:tr w:rsidR="00921861" w:rsidRPr="00920856" w14:paraId="72D0112F" w14:textId="77777777" w:rsidTr="001A2F50">
        <w:tblPrEx>
          <w:tblCellMar>
            <w:left w:w="72" w:type="dxa"/>
            <w:right w:w="14" w:type="dxa"/>
          </w:tblCellMar>
        </w:tblPrEx>
        <w:trPr>
          <w:trHeight w:val="439"/>
        </w:trPr>
        <w:tc>
          <w:tcPr>
            <w:tcW w:w="2250" w:type="dxa"/>
            <w:vAlign w:val="center"/>
          </w:tcPr>
          <w:p w14:paraId="6714EBB3" w14:textId="0F0BFA1E" w:rsidR="00921861" w:rsidRPr="008A2F9A" w:rsidRDefault="00921861"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Culture positive sepsis</w:t>
            </w:r>
          </w:p>
        </w:tc>
        <w:tc>
          <w:tcPr>
            <w:tcW w:w="3150" w:type="dxa"/>
            <w:vAlign w:val="center"/>
          </w:tcPr>
          <w:p w14:paraId="28A33321" w14:textId="3B40DE89" w:rsidR="00921861" w:rsidRDefault="00921861" w:rsidP="00921861">
            <w:p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Blood or body fluid positive for organism</w:t>
            </w:r>
          </w:p>
        </w:tc>
        <w:tc>
          <w:tcPr>
            <w:tcW w:w="3330" w:type="dxa"/>
            <w:vAlign w:val="center"/>
          </w:tcPr>
          <w:p w14:paraId="17ED518E" w14:textId="5E72E279" w:rsidR="00921861" w:rsidRPr="00960878" w:rsidRDefault="00921861" w:rsidP="0006629D">
            <w:pPr>
              <w:rPr>
                <w:rFonts w:ascii="Segoe UI Symbol" w:hAnsi="Segoe UI Symbol" w:cs="Segoe UI Symbol"/>
                <w:sz w:val="20"/>
                <w:szCs w:val="20"/>
                <w:lang w:val="en-US"/>
              </w:rPr>
            </w:pP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Yes </w:t>
            </w: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No</w:t>
            </w:r>
          </w:p>
        </w:tc>
        <w:tc>
          <w:tcPr>
            <w:tcW w:w="2430" w:type="dxa"/>
            <w:vAlign w:val="center"/>
          </w:tcPr>
          <w:p w14:paraId="065E82E4" w14:textId="11954120" w:rsidR="00921861" w:rsidRPr="008A2F9A" w:rsidRDefault="00921861"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Body fluid:___</w:t>
            </w:r>
            <w:r w:rsidR="007B3D9E" w:rsidRPr="008A2F9A">
              <w:rPr>
                <w:rFonts w:ascii="Times New Roman" w:hAnsi="Times New Roman" w:cs="Times New Roman"/>
                <w:sz w:val="20"/>
                <w:szCs w:val="20"/>
                <w:lang w:val="en-US"/>
              </w:rPr>
              <w:t>________</w:t>
            </w:r>
          </w:p>
        </w:tc>
      </w:tr>
      <w:tr w:rsidR="0006629D" w:rsidRPr="00920856" w14:paraId="479E44D1" w14:textId="77777777" w:rsidTr="001A2F50">
        <w:tblPrEx>
          <w:tblCellMar>
            <w:left w:w="72" w:type="dxa"/>
            <w:right w:w="14" w:type="dxa"/>
          </w:tblCellMar>
        </w:tblPrEx>
        <w:trPr>
          <w:trHeight w:val="439"/>
        </w:trPr>
        <w:tc>
          <w:tcPr>
            <w:tcW w:w="2250" w:type="dxa"/>
            <w:vAlign w:val="center"/>
          </w:tcPr>
          <w:p w14:paraId="2001823C" w14:textId="77777777" w:rsidR="0006629D" w:rsidRPr="008A2F9A" w:rsidRDefault="0006629D"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All-cause mortality ≤ 7 days</w:t>
            </w:r>
          </w:p>
        </w:tc>
        <w:tc>
          <w:tcPr>
            <w:tcW w:w="3150" w:type="dxa"/>
            <w:vAlign w:val="center"/>
          </w:tcPr>
          <w:p w14:paraId="74EDF768" w14:textId="77777777" w:rsidR="0006629D" w:rsidRDefault="0006629D" w:rsidP="0006629D">
            <w:pPr>
              <w:spacing w:line="276" w:lineRule="auto"/>
              <w:rPr>
                <w:rFonts w:ascii="Times New Roman" w:hAnsi="Times New Roman" w:cs="Times New Roman"/>
                <w:sz w:val="20"/>
                <w:szCs w:val="20"/>
                <w:lang w:val="en-US"/>
              </w:rPr>
            </w:pPr>
            <w:r w:rsidRPr="006B0D6C">
              <w:rPr>
                <w:rFonts w:ascii="Times New Roman" w:hAnsi="Times New Roman" w:cs="Times New Roman"/>
                <w:sz w:val="20"/>
                <w:szCs w:val="20"/>
                <w:lang w:val="en-US"/>
              </w:rPr>
              <w:t>Death due to any cause from birth t</w:t>
            </w:r>
            <w:r>
              <w:rPr>
                <w:rFonts w:ascii="Times New Roman" w:hAnsi="Times New Roman" w:cs="Times New Roman"/>
                <w:sz w:val="20"/>
                <w:szCs w:val="20"/>
                <w:lang w:val="en-US"/>
              </w:rPr>
              <w:t>ill completion of D7 of age</w:t>
            </w:r>
          </w:p>
        </w:tc>
        <w:tc>
          <w:tcPr>
            <w:tcW w:w="3330" w:type="dxa"/>
            <w:vAlign w:val="center"/>
          </w:tcPr>
          <w:p w14:paraId="43A0B913" w14:textId="77777777" w:rsidR="0006629D" w:rsidRDefault="0006629D" w:rsidP="0006629D">
            <w:pPr>
              <w:rPr>
                <w:rFonts w:ascii="Times New Roman" w:hAnsi="Times New Roman" w:cs="Times New Roman"/>
                <w:sz w:val="20"/>
                <w:szCs w:val="20"/>
                <w:lang w:val="en-US"/>
              </w:rPr>
            </w:pPr>
            <w:r w:rsidRPr="00646F28">
              <w:rPr>
                <w:rFonts w:ascii="Segoe UI Symbol" w:hAnsi="Segoe UI Symbol" w:cs="Segoe UI Symbol"/>
                <w:sz w:val="20"/>
                <w:szCs w:val="20"/>
                <w:lang w:val="en-US"/>
              </w:rPr>
              <w:t>☐</w:t>
            </w:r>
            <w:r w:rsidRPr="00646F28">
              <w:rPr>
                <w:rFonts w:ascii="Times New Roman" w:hAnsi="Times New Roman" w:cs="Times New Roman"/>
                <w:sz w:val="20"/>
                <w:szCs w:val="20"/>
                <w:lang w:val="en-US"/>
              </w:rPr>
              <w:t xml:space="preserve"> Yes </w:t>
            </w:r>
            <w:r w:rsidRPr="00646F28">
              <w:rPr>
                <w:rFonts w:ascii="Segoe UI Symbol" w:hAnsi="Segoe UI Symbol" w:cs="Segoe UI Symbol"/>
                <w:sz w:val="20"/>
                <w:szCs w:val="20"/>
                <w:lang w:val="en-US"/>
              </w:rPr>
              <w:t>☐</w:t>
            </w:r>
            <w:r w:rsidRPr="00646F28">
              <w:rPr>
                <w:rFonts w:ascii="Times New Roman" w:hAnsi="Times New Roman" w:cs="Times New Roman"/>
                <w:sz w:val="20"/>
                <w:szCs w:val="20"/>
                <w:lang w:val="en-US"/>
              </w:rPr>
              <w:t xml:space="preserve"> No</w:t>
            </w:r>
          </w:p>
          <w:p w14:paraId="68395926" w14:textId="5E2E6015" w:rsidR="005A563E" w:rsidRPr="008A2F9A" w:rsidRDefault="003535F7" w:rsidP="00242F1B">
            <w:pPr>
              <w:pStyle w:val="ListParagraph"/>
              <w:numPr>
                <w:ilvl w:val="0"/>
                <w:numId w:val="24"/>
              </w:numPr>
              <w:rPr>
                <w:rFonts w:ascii="Segoe UI Symbol" w:hAnsi="Segoe UI Symbol" w:cs="Segoe UI Symbol"/>
                <w:sz w:val="20"/>
                <w:szCs w:val="20"/>
                <w:lang w:val="en-US"/>
              </w:rPr>
            </w:pPr>
            <w:ins w:id="136" w:author="Mannat Guliani" w:date="2026-06-11T13:41:00Z">
              <w:r w:rsidRPr="008A2F9A">
                <w:rPr>
                  <w:rFonts w:ascii="Times New Roman" w:hAnsi="Times New Roman" w:cs="Times New Roman"/>
                  <w:sz w:val="20"/>
                  <w:szCs w:val="20"/>
                  <w:lang w:val="en-US"/>
                </w:rPr>
                <w:t>If yes, cause of death: _________________________________</w:t>
              </w:r>
            </w:ins>
          </w:p>
        </w:tc>
        <w:tc>
          <w:tcPr>
            <w:tcW w:w="2430" w:type="dxa"/>
            <w:vAlign w:val="center"/>
          </w:tcPr>
          <w:p w14:paraId="2EC3687F" w14:textId="77777777" w:rsidR="0006629D" w:rsidRPr="008A2F9A" w:rsidRDefault="005E2AD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Date of Death: __/__/___</w:t>
            </w:r>
          </w:p>
          <w:p w14:paraId="3CB5ED47" w14:textId="77777777" w:rsidR="005E2AD8" w:rsidRPr="008A2F9A" w:rsidRDefault="005E2AD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Time of Death: ___:___</w:t>
            </w:r>
          </w:p>
          <w:p w14:paraId="7B1DF71E" w14:textId="02F82EBA" w:rsidR="005E2AD8" w:rsidRPr="008A2F9A" w:rsidRDefault="005E2AD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Age at Death: ____</w:t>
            </w:r>
            <w:r w:rsidR="00CE2394" w:rsidRPr="008A2F9A">
              <w:rPr>
                <w:rFonts w:ascii="Times New Roman" w:hAnsi="Times New Roman" w:cs="Times New Roman"/>
                <w:sz w:val="20"/>
                <w:szCs w:val="20"/>
                <w:lang w:val="en-US"/>
              </w:rPr>
              <w:t xml:space="preserve"> </w:t>
            </w:r>
            <w:proofErr w:type="spellStart"/>
            <w:r w:rsidR="00CE2394" w:rsidRPr="008A2F9A">
              <w:rPr>
                <w:rFonts w:ascii="Times New Roman" w:hAnsi="Times New Roman" w:cs="Times New Roman"/>
                <w:sz w:val="20"/>
                <w:szCs w:val="20"/>
                <w:lang w:val="en-US"/>
              </w:rPr>
              <w:t>hrs</w:t>
            </w:r>
            <w:proofErr w:type="spellEnd"/>
          </w:p>
        </w:tc>
      </w:tr>
      <w:tr w:rsidR="0006629D" w:rsidRPr="00920856" w14:paraId="7261B0AF" w14:textId="77777777" w:rsidTr="001A2F50">
        <w:tblPrEx>
          <w:tblCellMar>
            <w:left w:w="72" w:type="dxa"/>
            <w:right w:w="14" w:type="dxa"/>
          </w:tblCellMar>
        </w:tblPrEx>
        <w:trPr>
          <w:trHeight w:val="439"/>
        </w:trPr>
        <w:tc>
          <w:tcPr>
            <w:tcW w:w="2250" w:type="dxa"/>
            <w:vAlign w:val="center"/>
          </w:tcPr>
          <w:p w14:paraId="1DC2D6C7" w14:textId="77777777" w:rsidR="0006629D" w:rsidRPr="008A2F9A" w:rsidRDefault="0006629D"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All-cause mortality ≤ 28 days</w:t>
            </w:r>
          </w:p>
        </w:tc>
        <w:tc>
          <w:tcPr>
            <w:tcW w:w="3150" w:type="dxa"/>
            <w:vAlign w:val="center"/>
          </w:tcPr>
          <w:p w14:paraId="56B64365" w14:textId="77777777" w:rsidR="0006629D" w:rsidRDefault="0006629D" w:rsidP="0006629D">
            <w:pPr>
              <w:spacing w:line="276" w:lineRule="auto"/>
              <w:rPr>
                <w:rFonts w:ascii="Times New Roman" w:hAnsi="Times New Roman" w:cs="Times New Roman"/>
                <w:sz w:val="20"/>
                <w:szCs w:val="20"/>
                <w:lang w:val="en-US"/>
              </w:rPr>
            </w:pPr>
            <w:r w:rsidRPr="006B0D6C">
              <w:rPr>
                <w:rFonts w:ascii="Times New Roman" w:hAnsi="Times New Roman" w:cs="Times New Roman"/>
                <w:sz w:val="20"/>
                <w:szCs w:val="20"/>
                <w:lang w:val="en-US"/>
              </w:rPr>
              <w:t>Death due to any cause from birth t</w:t>
            </w:r>
            <w:r>
              <w:rPr>
                <w:rFonts w:ascii="Times New Roman" w:hAnsi="Times New Roman" w:cs="Times New Roman"/>
                <w:sz w:val="20"/>
                <w:szCs w:val="20"/>
                <w:lang w:val="en-US"/>
              </w:rPr>
              <w:t>ill completion of D28 of age</w:t>
            </w:r>
          </w:p>
        </w:tc>
        <w:tc>
          <w:tcPr>
            <w:tcW w:w="3330" w:type="dxa"/>
            <w:vAlign w:val="center"/>
          </w:tcPr>
          <w:p w14:paraId="0CA1FA9D" w14:textId="77777777" w:rsidR="0006629D" w:rsidRDefault="0006629D" w:rsidP="0006629D">
            <w:pPr>
              <w:rPr>
                <w:rFonts w:ascii="Times New Roman" w:hAnsi="Times New Roman" w:cs="Times New Roman"/>
                <w:sz w:val="20"/>
                <w:szCs w:val="20"/>
                <w:lang w:val="en-US"/>
              </w:rPr>
            </w:pPr>
            <w:r w:rsidRPr="00646F28">
              <w:rPr>
                <w:rFonts w:ascii="Segoe UI Symbol" w:hAnsi="Segoe UI Symbol" w:cs="Segoe UI Symbol"/>
                <w:sz w:val="20"/>
                <w:szCs w:val="20"/>
                <w:lang w:val="en-US"/>
              </w:rPr>
              <w:t>☐</w:t>
            </w:r>
            <w:r w:rsidRPr="00646F28">
              <w:rPr>
                <w:rFonts w:ascii="Times New Roman" w:hAnsi="Times New Roman" w:cs="Times New Roman"/>
                <w:sz w:val="20"/>
                <w:szCs w:val="20"/>
                <w:lang w:val="en-US"/>
              </w:rPr>
              <w:t xml:space="preserve"> Yes </w:t>
            </w:r>
            <w:r w:rsidRPr="00646F28">
              <w:rPr>
                <w:rFonts w:ascii="Segoe UI Symbol" w:hAnsi="Segoe UI Symbol" w:cs="Segoe UI Symbol"/>
                <w:sz w:val="20"/>
                <w:szCs w:val="20"/>
                <w:lang w:val="en-US"/>
              </w:rPr>
              <w:t>☐</w:t>
            </w:r>
            <w:r w:rsidRPr="00646F28">
              <w:rPr>
                <w:rFonts w:ascii="Times New Roman" w:hAnsi="Times New Roman" w:cs="Times New Roman"/>
                <w:sz w:val="20"/>
                <w:szCs w:val="20"/>
                <w:lang w:val="en-US"/>
              </w:rPr>
              <w:t xml:space="preserve"> No</w:t>
            </w:r>
          </w:p>
          <w:p w14:paraId="29444EE3" w14:textId="3428E9CF" w:rsidR="005A563E" w:rsidRPr="008A2F9A" w:rsidRDefault="003535F7" w:rsidP="00242F1B">
            <w:pPr>
              <w:pStyle w:val="ListParagraph"/>
              <w:numPr>
                <w:ilvl w:val="0"/>
                <w:numId w:val="24"/>
              </w:numPr>
              <w:rPr>
                <w:rFonts w:ascii="Segoe UI Symbol" w:hAnsi="Segoe UI Symbol" w:cs="Segoe UI Symbol"/>
                <w:sz w:val="20"/>
                <w:szCs w:val="20"/>
                <w:lang w:val="en-US"/>
              </w:rPr>
            </w:pPr>
            <w:ins w:id="137" w:author="Mannat Guliani" w:date="2026-06-11T13:41:00Z">
              <w:r w:rsidRPr="008A2F9A">
                <w:rPr>
                  <w:rFonts w:ascii="Times New Roman" w:hAnsi="Times New Roman" w:cs="Times New Roman"/>
                  <w:sz w:val="20"/>
                  <w:szCs w:val="20"/>
                  <w:lang w:val="en-US"/>
                </w:rPr>
                <w:t>If yes, cause of death: _________________________________</w:t>
              </w:r>
            </w:ins>
          </w:p>
        </w:tc>
        <w:tc>
          <w:tcPr>
            <w:tcW w:w="2430" w:type="dxa"/>
            <w:vAlign w:val="center"/>
          </w:tcPr>
          <w:p w14:paraId="22FA7942" w14:textId="77777777" w:rsidR="005E2AD8" w:rsidRPr="008A2F9A" w:rsidRDefault="005E2AD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Date of Death: __/__/___</w:t>
            </w:r>
          </w:p>
          <w:p w14:paraId="7E0AAF24" w14:textId="77777777" w:rsidR="005E2AD8" w:rsidRPr="008A2F9A" w:rsidRDefault="005E2AD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Time of Death: ___:___</w:t>
            </w:r>
          </w:p>
          <w:p w14:paraId="738FE56E" w14:textId="715AD774" w:rsidR="0006629D" w:rsidRPr="008A2F9A" w:rsidRDefault="005E2AD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Age at Death: ____</w:t>
            </w:r>
            <w:r w:rsidR="00CE2394" w:rsidRPr="008A2F9A">
              <w:rPr>
                <w:rFonts w:ascii="Times New Roman" w:hAnsi="Times New Roman" w:cs="Times New Roman"/>
                <w:sz w:val="20"/>
                <w:szCs w:val="20"/>
                <w:lang w:val="en-US"/>
              </w:rPr>
              <w:t xml:space="preserve"> days</w:t>
            </w:r>
          </w:p>
        </w:tc>
      </w:tr>
    </w:tbl>
    <w:p w14:paraId="2A5920B5" w14:textId="77777777" w:rsidR="006B4698" w:rsidRDefault="006B4698" w:rsidP="005E2AD8">
      <w:pPr>
        <w:rPr>
          <w:b/>
        </w:rPr>
      </w:pPr>
    </w:p>
    <w:p w14:paraId="45035824" w14:textId="5AC5A2F7" w:rsidR="006B4698" w:rsidRPr="008A2F9A" w:rsidRDefault="008A2F9A" w:rsidP="008A2F9A">
      <w:pPr>
        <w:spacing w:after="120"/>
        <w:ind w:left="-274"/>
        <w:rPr>
          <w:rFonts w:ascii="Times New Roman" w:hAnsi="Times New Roman" w:cs="Times New Roman"/>
          <w:sz w:val="28"/>
          <w:szCs w:val="28"/>
          <w:u w:val="single"/>
          <w:lang w:val="en-US"/>
        </w:rPr>
      </w:pPr>
      <w:r>
        <w:rPr>
          <w:rFonts w:ascii="Times New Roman" w:hAnsi="Times New Roman" w:cs="Times New Roman"/>
          <w:sz w:val="28"/>
          <w:szCs w:val="28"/>
          <w:u w:val="single"/>
          <w:lang w:val="en-US"/>
        </w:rPr>
        <w:t xml:space="preserve">I.3 </w:t>
      </w:r>
      <w:r w:rsidR="00B13004" w:rsidRPr="001A2F50">
        <w:rPr>
          <w:rFonts w:ascii="Times New Roman" w:hAnsi="Times New Roman" w:cs="Times New Roman"/>
          <w:sz w:val="28"/>
          <w:szCs w:val="28"/>
          <w:u w:val="single"/>
          <w:lang w:val="en-US"/>
        </w:rPr>
        <w:t>Assessment at 36 w</w:t>
      </w:r>
      <w:r w:rsidR="006B4698">
        <w:rPr>
          <w:rFonts w:ascii="Times New Roman" w:hAnsi="Times New Roman" w:cs="Times New Roman"/>
          <w:sz w:val="28"/>
          <w:szCs w:val="28"/>
          <w:u w:val="single"/>
          <w:lang w:val="en-US"/>
        </w:rPr>
        <w:t>eeks PMA</w:t>
      </w:r>
    </w:p>
    <w:tbl>
      <w:tblPr>
        <w:tblStyle w:val="TableGrid"/>
        <w:tblW w:w="11160" w:type="dxa"/>
        <w:tblInd w:w="-275" w:type="dxa"/>
        <w:tblLook w:val="04A0" w:firstRow="1" w:lastRow="0" w:firstColumn="1" w:lastColumn="0" w:noHBand="0" w:noVBand="1"/>
      </w:tblPr>
      <w:tblGrid>
        <w:gridCol w:w="1800"/>
        <w:gridCol w:w="2700"/>
        <w:gridCol w:w="4500"/>
        <w:gridCol w:w="2160"/>
      </w:tblGrid>
      <w:tr w:rsidR="008A2F9A" w:rsidRPr="00FF269F" w14:paraId="38195FE6" w14:textId="77777777" w:rsidTr="008A2F9A">
        <w:trPr>
          <w:trHeight w:val="334"/>
        </w:trPr>
        <w:tc>
          <w:tcPr>
            <w:tcW w:w="4500" w:type="dxa"/>
            <w:gridSpan w:val="2"/>
            <w:tcBorders>
              <w:top w:val="nil"/>
              <w:left w:val="nil"/>
              <w:right w:val="nil"/>
            </w:tcBorders>
            <w:shd w:val="clear" w:color="auto" w:fill="auto"/>
          </w:tcPr>
          <w:p w14:paraId="17ED90C8" w14:textId="154ACC11" w:rsidR="008A2F9A" w:rsidRPr="008A2F9A" w:rsidRDefault="008A2F9A" w:rsidP="00242F1B">
            <w:pPr>
              <w:pStyle w:val="ListParagraph"/>
              <w:numPr>
                <w:ilvl w:val="0"/>
                <w:numId w:val="24"/>
              </w:numPr>
              <w:spacing w:line="276" w:lineRule="auto"/>
              <w:rPr>
                <w:rFonts w:ascii="Times New Roman" w:hAnsi="Times New Roman" w:cs="Times New Roman"/>
                <w:b/>
                <w:bCs/>
                <w:sz w:val="22"/>
                <w:szCs w:val="22"/>
                <w:lang w:val="en-US"/>
              </w:rPr>
            </w:pPr>
            <w:r w:rsidRPr="008A2F9A">
              <w:rPr>
                <w:rFonts w:ascii="Times New Roman" w:hAnsi="Times New Roman" w:cs="Times New Roman"/>
                <w:sz w:val="20"/>
                <w:szCs w:val="20"/>
                <w:lang w:val="en-US"/>
              </w:rPr>
              <w:t xml:space="preserve">Method of Encounter: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Direct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Telephonic</w:t>
            </w:r>
          </w:p>
        </w:tc>
        <w:tc>
          <w:tcPr>
            <w:tcW w:w="6660" w:type="dxa"/>
            <w:gridSpan w:val="2"/>
            <w:tcBorders>
              <w:top w:val="nil"/>
              <w:left w:val="nil"/>
              <w:right w:val="nil"/>
            </w:tcBorders>
            <w:shd w:val="clear" w:color="auto" w:fill="auto"/>
          </w:tcPr>
          <w:p w14:paraId="6BE7D669" w14:textId="2D7A8BE8" w:rsidR="008A2F9A" w:rsidRPr="008A2F9A" w:rsidRDefault="008A2F9A" w:rsidP="00242F1B">
            <w:pPr>
              <w:pStyle w:val="ListParagraph"/>
              <w:numPr>
                <w:ilvl w:val="0"/>
                <w:numId w:val="24"/>
              </w:numPr>
              <w:spacing w:line="276" w:lineRule="auto"/>
              <w:rPr>
                <w:rFonts w:ascii="Times New Roman" w:hAnsi="Times New Roman" w:cs="Times New Roman"/>
                <w:b/>
                <w:bCs/>
                <w:sz w:val="22"/>
                <w:szCs w:val="22"/>
                <w:lang w:val="en-US"/>
              </w:rPr>
            </w:pPr>
            <w:r w:rsidRPr="008A2F9A">
              <w:rPr>
                <w:rFonts w:ascii="Times New Roman" w:hAnsi="Times New Roman" w:cs="Times New Roman"/>
                <w:sz w:val="20"/>
                <w:szCs w:val="20"/>
                <w:lang w:val="en-US"/>
              </w:rPr>
              <w:t xml:space="preserve">If Telephonic: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Attendant </w:t>
            </w:r>
            <w:r w:rsidRPr="008A2F9A">
              <w:rPr>
                <w:rFonts w:ascii="Segoe UI Symbol" w:hAnsi="Segoe UI Symbol" w:cs="Segoe UI Symbol"/>
                <w:sz w:val="20"/>
                <w:szCs w:val="20"/>
                <w:lang w:val="en-US"/>
              </w:rPr>
              <w:t xml:space="preserve">☐ </w:t>
            </w:r>
            <w:r w:rsidRPr="008A2F9A">
              <w:rPr>
                <w:rFonts w:ascii="Times New Roman" w:hAnsi="Times New Roman" w:cs="Times New Roman"/>
                <w:sz w:val="20"/>
                <w:szCs w:val="20"/>
                <w:lang w:val="en-US"/>
              </w:rPr>
              <w:t>Treating physician</w:t>
            </w:r>
            <w:r w:rsidRPr="008A2F9A">
              <w:rPr>
                <w:rFonts w:ascii="Segoe UI Symbol" w:hAnsi="Segoe UI Symbol" w:cs="Segoe UI Symbol"/>
                <w:sz w:val="20"/>
                <w:szCs w:val="20"/>
                <w:lang w:val="en-US"/>
              </w:rPr>
              <w:t xml:space="preserve"> ☐ </w:t>
            </w:r>
            <w:r w:rsidRPr="008A2F9A">
              <w:rPr>
                <w:rFonts w:ascii="Times New Roman" w:hAnsi="Times New Roman" w:cs="Times New Roman"/>
                <w:sz w:val="20"/>
                <w:szCs w:val="20"/>
                <w:lang w:val="en-US"/>
              </w:rPr>
              <w:t>Others</w:t>
            </w:r>
            <w:r w:rsidRPr="008A2F9A">
              <w:rPr>
                <w:rFonts w:ascii="Segoe UI Symbol" w:hAnsi="Segoe UI Symbol" w:cs="Segoe UI Symbol"/>
                <w:sz w:val="20"/>
                <w:szCs w:val="20"/>
                <w:lang w:val="en-US"/>
              </w:rPr>
              <w:t xml:space="preserve"> ________</w:t>
            </w:r>
          </w:p>
        </w:tc>
      </w:tr>
      <w:tr w:rsidR="001A2F50" w:rsidRPr="00FF269F" w14:paraId="04EFE429" w14:textId="77777777" w:rsidTr="00413B73">
        <w:trPr>
          <w:trHeight w:val="334"/>
        </w:trPr>
        <w:tc>
          <w:tcPr>
            <w:tcW w:w="1800" w:type="dxa"/>
            <w:shd w:val="clear" w:color="auto" w:fill="DEEAF6" w:themeFill="accent1" w:themeFillTint="33"/>
          </w:tcPr>
          <w:p w14:paraId="6C54DDE6" w14:textId="77777777" w:rsidR="005E2AD8" w:rsidRPr="00FF269F" w:rsidRDefault="005E2AD8" w:rsidP="005E2AD8">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Outcome</w:t>
            </w:r>
          </w:p>
        </w:tc>
        <w:tc>
          <w:tcPr>
            <w:tcW w:w="2700" w:type="dxa"/>
            <w:shd w:val="clear" w:color="auto" w:fill="DEEAF6" w:themeFill="accent1" w:themeFillTint="33"/>
          </w:tcPr>
          <w:p w14:paraId="0ED1AD21" w14:textId="77777777" w:rsidR="005E2AD8" w:rsidRPr="00FF269F" w:rsidRDefault="005E2AD8" w:rsidP="005E2AD8">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Definition</w:t>
            </w:r>
          </w:p>
        </w:tc>
        <w:tc>
          <w:tcPr>
            <w:tcW w:w="4500" w:type="dxa"/>
            <w:shd w:val="clear" w:color="auto" w:fill="DEEAF6" w:themeFill="accent1" w:themeFillTint="33"/>
          </w:tcPr>
          <w:p w14:paraId="1CEB861C" w14:textId="77777777" w:rsidR="005E2AD8" w:rsidRPr="00FF269F" w:rsidRDefault="005E2AD8" w:rsidP="005E2AD8">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Result</w:t>
            </w:r>
          </w:p>
        </w:tc>
        <w:tc>
          <w:tcPr>
            <w:tcW w:w="2160" w:type="dxa"/>
            <w:shd w:val="clear" w:color="auto" w:fill="DEEAF6" w:themeFill="accent1" w:themeFillTint="33"/>
          </w:tcPr>
          <w:p w14:paraId="12849FB7" w14:textId="5F113147" w:rsidR="00D22255" w:rsidRPr="00B44218" w:rsidRDefault="005E2AD8" w:rsidP="00B44218">
            <w:pPr>
              <w:spacing w:line="276" w:lineRule="auto"/>
              <w:rPr>
                <w:rFonts w:ascii="Times New Roman" w:hAnsi="Times New Roman" w:cs="Times New Roman"/>
                <w:b/>
                <w:bCs/>
                <w:sz w:val="22"/>
                <w:szCs w:val="22"/>
                <w:lang w:val="en-US"/>
              </w:rPr>
            </w:pPr>
            <w:r>
              <w:rPr>
                <w:rFonts w:ascii="Times New Roman" w:hAnsi="Times New Roman" w:cs="Times New Roman"/>
                <w:b/>
                <w:bCs/>
                <w:sz w:val="22"/>
                <w:szCs w:val="22"/>
                <w:lang w:val="en-US"/>
              </w:rPr>
              <w:t>Additional info</w:t>
            </w:r>
          </w:p>
        </w:tc>
      </w:tr>
      <w:tr w:rsidR="001A2F50" w:rsidRPr="00920856" w14:paraId="189ABF03" w14:textId="77777777" w:rsidTr="00413B73">
        <w:tblPrEx>
          <w:tblCellMar>
            <w:left w:w="72" w:type="dxa"/>
            <w:right w:w="14" w:type="dxa"/>
          </w:tblCellMar>
        </w:tblPrEx>
        <w:trPr>
          <w:trHeight w:val="439"/>
        </w:trPr>
        <w:tc>
          <w:tcPr>
            <w:tcW w:w="1800" w:type="dxa"/>
            <w:vAlign w:val="center"/>
          </w:tcPr>
          <w:p w14:paraId="32EFBEBA" w14:textId="062542AE" w:rsidR="005E2AD8" w:rsidRPr="008A2F9A" w:rsidRDefault="005E2AD8"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Death </w:t>
            </w:r>
            <w:r w:rsidR="00485996" w:rsidRPr="008A2F9A">
              <w:rPr>
                <w:rFonts w:ascii="Times New Roman" w:hAnsi="Times New Roman" w:cs="Times New Roman"/>
                <w:sz w:val="20"/>
                <w:szCs w:val="20"/>
                <w:lang w:val="en-US"/>
              </w:rPr>
              <w:t xml:space="preserve">by </w:t>
            </w:r>
            <w:r w:rsidRPr="008A2F9A">
              <w:rPr>
                <w:rFonts w:ascii="Times New Roman" w:hAnsi="Times New Roman" w:cs="Times New Roman"/>
                <w:sz w:val="20"/>
                <w:szCs w:val="20"/>
                <w:lang w:val="en-US"/>
              </w:rPr>
              <w:t>36 weeks PMA</w:t>
            </w:r>
          </w:p>
        </w:tc>
        <w:tc>
          <w:tcPr>
            <w:tcW w:w="2700" w:type="dxa"/>
            <w:vAlign w:val="center"/>
          </w:tcPr>
          <w:p w14:paraId="3274B8E4" w14:textId="6FB5C323" w:rsidR="005E2AD8" w:rsidRDefault="00CE2394" w:rsidP="00CE2394">
            <w:pPr>
              <w:spacing w:line="276" w:lineRule="auto"/>
              <w:rPr>
                <w:rFonts w:ascii="Times New Roman" w:hAnsi="Times New Roman" w:cs="Times New Roman"/>
                <w:sz w:val="20"/>
                <w:szCs w:val="20"/>
                <w:lang w:val="en-US"/>
              </w:rPr>
            </w:pPr>
            <w:r w:rsidRPr="006B0D6C">
              <w:rPr>
                <w:rFonts w:ascii="Times New Roman" w:hAnsi="Times New Roman" w:cs="Times New Roman"/>
                <w:sz w:val="20"/>
                <w:szCs w:val="20"/>
                <w:lang w:val="en-US"/>
              </w:rPr>
              <w:t>Death due to any cause from birth t</w:t>
            </w:r>
            <w:r>
              <w:rPr>
                <w:rFonts w:ascii="Times New Roman" w:hAnsi="Times New Roman" w:cs="Times New Roman"/>
                <w:sz w:val="20"/>
                <w:szCs w:val="20"/>
                <w:lang w:val="en-US"/>
              </w:rPr>
              <w:t>ill completion of 36 weeks of PMA</w:t>
            </w:r>
          </w:p>
        </w:tc>
        <w:tc>
          <w:tcPr>
            <w:tcW w:w="4500" w:type="dxa"/>
            <w:vAlign w:val="center"/>
          </w:tcPr>
          <w:p w14:paraId="2B0C06A2" w14:textId="77777777" w:rsidR="005E2AD8" w:rsidRDefault="00CE2394" w:rsidP="0006629D">
            <w:pPr>
              <w:rPr>
                <w:rFonts w:ascii="Times New Roman" w:hAnsi="Times New Roman" w:cs="Times New Roman"/>
                <w:sz w:val="20"/>
                <w:szCs w:val="20"/>
                <w:lang w:val="en-US"/>
              </w:rPr>
            </w:pPr>
            <w:r w:rsidRPr="00BF279B">
              <w:rPr>
                <w:rFonts w:ascii="Segoe UI Symbol" w:hAnsi="Segoe UI Symbol" w:cs="Segoe UI Symbol"/>
                <w:sz w:val="20"/>
                <w:szCs w:val="20"/>
                <w:lang w:val="en-US"/>
              </w:rPr>
              <w:t>☐</w:t>
            </w:r>
            <w:r w:rsidRPr="00BF279B">
              <w:rPr>
                <w:rFonts w:ascii="Times New Roman" w:hAnsi="Times New Roman" w:cs="Times New Roman"/>
                <w:sz w:val="20"/>
                <w:szCs w:val="20"/>
                <w:lang w:val="en-US"/>
              </w:rPr>
              <w:t xml:space="preserve"> Yes </w:t>
            </w:r>
            <w:r w:rsidRPr="00BF279B">
              <w:rPr>
                <w:rFonts w:ascii="Segoe UI Symbol" w:hAnsi="Segoe UI Symbol" w:cs="Segoe UI Symbol"/>
                <w:sz w:val="20"/>
                <w:szCs w:val="20"/>
                <w:lang w:val="en-US"/>
              </w:rPr>
              <w:t>☐</w:t>
            </w:r>
            <w:r w:rsidRPr="00BF279B">
              <w:rPr>
                <w:rFonts w:ascii="Times New Roman" w:hAnsi="Times New Roman" w:cs="Times New Roman"/>
                <w:sz w:val="20"/>
                <w:szCs w:val="20"/>
                <w:lang w:val="en-US"/>
              </w:rPr>
              <w:t xml:space="preserve"> No</w:t>
            </w:r>
          </w:p>
          <w:p w14:paraId="42E5DC11" w14:textId="6562CDA3" w:rsidR="00CE2394" w:rsidRPr="008A2F9A" w:rsidRDefault="00CE2394" w:rsidP="00242F1B">
            <w:pPr>
              <w:pStyle w:val="ListParagraph"/>
              <w:numPr>
                <w:ilvl w:val="0"/>
                <w:numId w:val="24"/>
              </w:numPr>
              <w:rPr>
                <w:rFonts w:ascii="Segoe UI Symbol" w:hAnsi="Segoe UI Symbol" w:cs="Segoe UI Symbol"/>
                <w:sz w:val="20"/>
                <w:szCs w:val="20"/>
                <w:lang w:val="en-US"/>
              </w:rPr>
            </w:pPr>
            <w:r w:rsidRPr="008A2F9A">
              <w:rPr>
                <w:rFonts w:ascii="Times New Roman" w:hAnsi="Times New Roman" w:cs="Times New Roman"/>
                <w:sz w:val="20"/>
                <w:szCs w:val="20"/>
                <w:lang w:val="en-US"/>
              </w:rPr>
              <w:t>If yes, cause of death: _________________________________</w:t>
            </w:r>
          </w:p>
        </w:tc>
        <w:tc>
          <w:tcPr>
            <w:tcW w:w="2160" w:type="dxa"/>
            <w:vAlign w:val="center"/>
          </w:tcPr>
          <w:p w14:paraId="39534703" w14:textId="74C33A44" w:rsidR="00CE2394" w:rsidRPr="008A2F9A" w:rsidRDefault="008A2F9A"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Date of Death: __/_/__</w:t>
            </w:r>
          </w:p>
          <w:p w14:paraId="4AD81A54" w14:textId="10BFC41E" w:rsidR="00CE2394" w:rsidRPr="008A2F9A" w:rsidRDefault="008A2F9A"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Time of Death: ___:__</w:t>
            </w:r>
          </w:p>
          <w:p w14:paraId="07385ED5" w14:textId="797D4886" w:rsidR="005E2AD8" w:rsidRPr="008A2F9A" w:rsidRDefault="008A2F9A"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Age at Death: ___</w:t>
            </w:r>
            <w:r w:rsidR="00CE2394" w:rsidRPr="008A2F9A">
              <w:rPr>
                <w:rFonts w:ascii="Times New Roman" w:hAnsi="Times New Roman" w:cs="Times New Roman"/>
                <w:sz w:val="20"/>
                <w:szCs w:val="20"/>
                <w:lang w:val="en-US"/>
              </w:rPr>
              <w:t>days</w:t>
            </w:r>
          </w:p>
        </w:tc>
      </w:tr>
      <w:tr w:rsidR="001A2F50" w:rsidRPr="00920856" w14:paraId="34D4646F" w14:textId="77777777" w:rsidTr="00413B73">
        <w:tblPrEx>
          <w:tblCellMar>
            <w:left w:w="72" w:type="dxa"/>
            <w:right w:w="14" w:type="dxa"/>
          </w:tblCellMar>
        </w:tblPrEx>
        <w:trPr>
          <w:trHeight w:val="439"/>
        </w:trPr>
        <w:tc>
          <w:tcPr>
            <w:tcW w:w="1800" w:type="dxa"/>
            <w:vAlign w:val="center"/>
          </w:tcPr>
          <w:p w14:paraId="28C41001" w14:textId="77777777" w:rsidR="0006629D" w:rsidRPr="008A2F9A" w:rsidRDefault="0006629D"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BPD at 36 weeks PMA (Jensen)</w:t>
            </w:r>
          </w:p>
        </w:tc>
        <w:tc>
          <w:tcPr>
            <w:tcW w:w="2700" w:type="dxa"/>
            <w:vAlign w:val="center"/>
          </w:tcPr>
          <w:p w14:paraId="04A6B588" w14:textId="6CF5D927" w:rsidR="008B35EE" w:rsidRDefault="0006629D" w:rsidP="00476F01">
            <w:p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BPD </w:t>
            </w:r>
            <w:r w:rsidR="00476F01">
              <w:rPr>
                <w:rFonts w:ascii="Times New Roman" w:hAnsi="Times New Roman" w:cs="Times New Roman"/>
                <w:sz w:val="20"/>
                <w:szCs w:val="20"/>
                <w:lang w:val="en-US"/>
              </w:rPr>
              <w:t>i</w:t>
            </w:r>
            <w:r>
              <w:rPr>
                <w:rFonts w:ascii="Times New Roman" w:hAnsi="Times New Roman" w:cs="Times New Roman"/>
                <w:sz w:val="20"/>
                <w:szCs w:val="20"/>
                <w:lang w:val="en-US"/>
              </w:rPr>
              <w:t xml:space="preserve">s assessed </w:t>
            </w:r>
            <w:r w:rsidR="00476F01">
              <w:rPr>
                <w:rFonts w:ascii="Times New Roman" w:hAnsi="Times New Roman" w:cs="Times New Roman"/>
                <w:sz w:val="20"/>
                <w:szCs w:val="20"/>
                <w:lang w:val="en-US"/>
              </w:rPr>
              <w:t>b</w:t>
            </w:r>
            <w:r w:rsidR="00476F01" w:rsidRPr="0063560D">
              <w:rPr>
                <w:rFonts w:ascii="Times New Roman" w:hAnsi="Times New Roman" w:cs="Times New Roman"/>
                <w:sz w:val="20"/>
                <w:szCs w:val="20"/>
                <w:lang w:val="en-US"/>
              </w:rPr>
              <w:t>ased on respiratory support at 36 w</w:t>
            </w:r>
            <w:r w:rsidR="00680831">
              <w:rPr>
                <w:rFonts w:ascii="Times New Roman" w:hAnsi="Times New Roman" w:cs="Times New Roman"/>
                <w:sz w:val="20"/>
                <w:szCs w:val="20"/>
                <w:lang w:val="en-US"/>
              </w:rPr>
              <w:t>ee</w:t>
            </w:r>
            <w:r w:rsidR="00476F01" w:rsidRPr="0063560D">
              <w:rPr>
                <w:rFonts w:ascii="Times New Roman" w:hAnsi="Times New Roman" w:cs="Times New Roman"/>
                <w:sz w:val="20"/>
                <w:szCs w:val="20"/>
                <w:lang w:val="en-US"/>
              </w:rPr>
              <w:t>ks PMA,</w:t>
            </w:r>
            <w:r w:rsidR="00476F01">
              <w:rPr>
                <w:rFonts w:ascii="Times New Roman" w:hAnsi="Times New Roman" w:cs="Times New Roman"/>
                <w:sz w:val="20"/>
                <w:szCs w:val="20"/>
                <w:lang w:val="en-US"/>
              </w:rPr>
              <w:t xml:space="preserve"> </w:t>
            </w:r>
            <w:r w:rsidR="00476F01" w:rsidRPr="0063560D">
              <w:rPr>
                <w:rFonts w:ascii="Times New Roman" w:hAnsi="Times New Roman" w:cs="Times New Roman"/>
                <w:sz w:val="20"/>
                <w:szCs w:val="20"/>
                <w:lang w:val="en-US"/>
              </w:rPr>
              <w:t>regardless of FiO</w:t>
            </w:r>
            <w:r w:rsidR="00476F01" w:rsidRPr="0063560D">
              <w:rPr>
                <w:rFonts w:ascii="Times New Roman" w:hAnsi="Times New Roman" w:cs="Times New Roman"/>
                <w:sz w:val="20"/>
                <w:szCs w:val="20"/>
                <w:vertAlign w:val="subscript"/>
                <w:lang w:val="en-US"/>
              </w:rPr>
              <w:t>2</w:t>
            </w:r>
            <w:r w:rsidR="00476F01">
              <w:rPr>
                <w:rFonts w:ascii="Times New Roman" w:hAnsi="Times New Roman" w:cs="Times New Roman"/>
                <w:sz w:val="20"/>
                <w:szCs w:val="20"/>
                <w:vertAlign w:val="subscript"/>
                <w:lang w:val="en-US"/>
              </w:rPr>
              <w:t xml:space="preserve"> </w:t>
            </w:r>
            <w:r w:rsidR="00476F01">
              <w:rPr>
                <w:rFonts w:ascii="Times New Roman" w:hAnsi="Times New Roman" w:cs="Times New Roman"/>
                <w:sz w:val="20"/>
                <w:szCs w:val="20"/>
                <w:lang w:val="en-US"/>
              </w:rPr>
              <w:t>as per Jensen’s criteria (2019) – Primary</w:t>
            </w:r>
          </w:p>
        </w:tc>
        <w:tc>
          <w:tcPr>
            <w:tcW w:w="4500" w:type="dxa"/>
            <w:vAlign w:val="center"/>
          </w:tcPr>
          <w:p w14:paraId="4F902492" w14:textId="0FD06D03" w:rsidR="008B35EE" w:rsidRPr="0063560D" w:rsidRDefault="008B35EE" w:rsidP="008B35EE">
            <w:pPr>
              <w:spacing w:before="25" w:after="25"/>
              <w:rPr>
                <w:rFonts w:ascii="Times New Roman" w:hAnsi="Times New Roman" w:cs="Times New Roman"/>
                <w:sz w:val="20"/>
                <w:szCs w:val="20"/>
                <w:lang w:val="en-US"/>
              </w:rPr>
            </w:pPr>
            <w:r w:rsidRPr="0063560D">
              <w:rPr>
                <w:rFonts w:ascii="Segoe UI Symbol" w:hAnsi="Segoe UI Symbol" w:cs="Segoe UI Symbol"/>
                <w:sz w:val="20"/>
                <w:szCs w:val="20"/>
                <w:lang w:val="en-US"/>
              </w:rPr>
              <w:t>☐</w:t>
            </w:r>
            <w:r w:rsidRPr="0063560D">
              <w:rPr>
                <w:rFonts w:ascii="Times New Roman" w:hAnsi="Times New Roman" w:cs="Times New Roman"/>
                <w:sz w:val="20"/>
                <w:szCs w:val="20"/>
                <w:lang w:val="en-US"/>
              </w:rPr>
              <w:t xml:space="preserve"> Room air → No BPD</w:t>
            </w:r>
          </w:p>
          <w:p w14:paraId="67D7E56E" w14:textId="77777777" w:rsidR="008B35EE" w:rsidRPr="0063560D" w:rsidRDefault="008B35EE" w:rsidP="008B35EE">
            <w:pPr>
              <w:spacing w:before="25" w:after="25"/>
              <w:rPr>
                <w:rFonts w:ascii="Times New Roman" w:hAnsi="Times New Roman" w:cs="Times New Roman"/>
                <w:sz w:val="20"/>
                <w:szCs w:val="20"/>
                <w:lang w:val="en-US"/>
              </w:rPr>
            </w:pPr>
            <w:r w:rsidRPr="0063560D">
              <w:rPr>
                <w:rFonts w:ascii="Segoe UI Symbol" w:hAnsi="Segoe UI Symbol" w:cs="Segoe UI Symbol"/>
                <w:sz w:val="20"/>
                <w:szCs w:val="20"/>
                <w:lang w:val="en-US"/>
              </w:rPr>
              <w:t>☐</w:t>
            </w:r>
            <w:r w:rsidRPr="0063560D">
              <w:rPr>
                <w:rFonts w:ascii="Times New Roman" w:hAnsi="Times New Roman" w:cs="Times New Roman"/>
                <w:sz w:val="20"/>
                <w:szCs w:val="20"/>
                <w:lang w:val="en-US"/>
              </w:rPr>
              <w:t xml:space="preserve"> Nasal cannula ≤ 2 L/min → Grade 1</w:t>
            </w:r>
          </w:p>
          <w:p w14:paraId="6089987B" w14:textId="77777777" w:rsidR="008B35EE" w:rsidRPr="0063560D" w:rsidRDefault="008B35EE" w:rsidP="008B35EE">
            <w:pPr>
              <w:spacing w:before="25" w:after="25"/>
              <w:rPr>
                <w:rFonts w:ascii="Times New Roman" w:hAnsi="Times New Roman" w:cs="Times New Roman"/>
                <w:sz w:val="20"/>
                <w:szCs w:val="20"/>
                <w:lang w:val="en-US"/>
              </w:rPr>
            </w:pPr>
            <w:r w:rsidRPr="0063560D">
              <w:rPr>
                <w:rFonts w:ascii="Segoe UI Symbol" w:hAnsi="Segoe UI Symbol" w:cs="Segoe UI Symbol"/>
                <w:sz w:val="20"/>
                <w:szCs w:val="20"/>
                <w:lang w:val="en-US"/>
              </w:rPr>
              <w:t>☐</w:t>
            </w:r>
            <w:r w:rsidRPr="0063560D">
              <w:rPr>
                <w:rFonts w:ascii="Times New Roman" w:hAnsi="Times New Roman" w:cs="Times New Roman"/>
                <w:sz w:val="20"/>
                <w:szCs w:val="20"/>
                <w:lang w:val="en-US"/>
              </w:rPr>
              <w:t xml:space="preserve"> NC &gt;2 L/min or CPAP/NIPPV → Grade 2</w:t>
            </w:r>
          </w:p>
          <w:p w14:paraId="0A8EDA9B" w14:textId="273F90A5" w:rsidR="008B35EE" w:rsidRPr="008B35EE" w:rsidRDefault="008B35EE" w:rsidP="005A563E">
            <w:pPr>
              <w:spacing w:before="25"/>
              <w:rPr>
                <w:rFonts w:ascii="Times New Roman" w:hAnsi="Times New Roman" w:cs="Times New Roman"/>
                <w:sz w:val="20"/>
                <w:szCs w:val="20"/>
                <w:lang w:val="en-US"/>
              </w:rPr>
            </w:pPr>
            <w:r w:rsidRPr="0063560D">
              <w:rPr>
                <w:rFonts w:ascii="Segoe UI Symbol" w:hAnsi="Segoe UI Symbol" w:cs="Segoe UI Symbol"/>
                <w:sz w:val="20"/>
                <w:szCs w:val="20"/>
                <w:lang w:val="en-US"/>
              </w:rPr>
              <w:t>☐</w:t>
            </w:r>
            <w:r w:rsidRPr="0063560D">
              <w:rPr>
                <w:rFonts w:ascii="Times New Roman" w:hAnsi="Times New Roman" w:cs="Times New Roman"/>
                <w:sz w:val="20"/>
                <w:szCs w:val="20"/>
                <w:lang w:val="en-US"/>
              </w:rPr>
              <w:t xml:space="preserve"> Invasive mechanical ventilation → Grade 3</w:t>
            </w:r>
          </w:p>
        </w:tc>
        <w:tc>
          <w:tcPr>
            <w:tcW w:w="2160" w:type="dxa"/>
            <w:vAlign w:val="center"/>
          </w:tcPr>
          <w:p w14:paraId="256528A1" w14:textId="23F32AFC" w:rsidR="0006629D" w:rsidRPr="008A2F9A" w:rsidRDefault="008B35EE"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Date of Diagnosis: __/__/_____</w:t>
            </w:r>
          </w:p>
        </w:tc>
      </w:tr>
      <w:tr w:rsidR="001A2F50" w:rsidRPr="00920856" w14:paraId="67840519" w14:textId="77777777" w:rsidTr="00413B73">
        <w:tblPrEx>
          <w:tblCellMar>
            <w:left w:w="72" w:type="dxa"/>
            <w:right w:w="14" w:type="dxa"/>
          </w:tblCellMar>
        </w:tblPrEx>
        <w:trPr>
          <w:trHeight w:val="439"/>
        </w:trPr>
        <w:tc>
          <w:tcPr>
            <w:tcW w:w="1800" w:type="dxa"/>
            <w:vAlign w:val="center"/>
          </w:tcPr>
          <w:p w14:paraId="531DB5CA" w14:textId="77777777" w:rsidR="0006629D" w:rsidRPr="008A2F9A" w:rsidRDefault="0006629D"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BPD at 36 weeks PMA (NICHD)</w:t>
            </w:r>
          </w:p>
        </w:tc>
        <w:tc>
          <w:tcPr>
            <w:tcW w:w="2700" w:type="dxa"/>
            <w:vAlign w:val="center"/>
          </w:tcPr>
          <w:p w14:paraId="35D3DA74" w14:textId="3C150D0F" w:rsidR="0006629D" w:rsidRDefault="00680831" w:rsidP="001A2F50">
            <w:p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BPD i</w:t>
            </w:r>
            <w:r w:rsidR="0006629D">
              <w:rPr>
                <w:rFonts w:ascii="Times New Roman" w:hAnsi="Times New Roman" w:cs="Times New Roman"/>
                <w:sz w:val="20"/>
                <w:szCs w:val="20"/>
                <w:lang w:val="en-US"/>
              </w:rPr>
              <w:t xml:space="preserve">s assessed </w:t>
            </w:r>
            <w:r w:rsidR="001A2F50">
              <w:rPr>
                <w:rFonts w:ascii="Times New Roman" w:hAnsi="Times New Roman" w:cs="Times New Roman"/>
                <w:sz w:val="20"/>
                <w:szCs w:val="20"/>
                <w:lang w:val="en-US"/>
              </w:rPr>
              <w:t xml:space="preserve">based on   </w:t>
            </w:r>
            <w:r w:rsidR="001A2F50" w:rsidRPr="0063560D">
              <w:rPr>
                <w:rFonts w:ascii="Times New Roman" w:hAnsi="Times New Roman" w:cs="Times New Roman"/>
                <w:sz w:val="20"/>
                <w:szCs w:val="20"/>
                <w:lang w:val="en-US"/>
              </w:rPr>
              <w:t>radiographic confirmation +</w:t>
            </w:r>
            <w:r w:rsidR="001A2F50">
              <w:rPr>
                <w:rFonts w:ascii="Times New Roman" w:hAnsi="Times New Roman" w:cs="Times New Roman"/>
                <w:sz w:val="20"/>
                <w:szCs w:val="20"/>
                <w:lang w:val="en-US"/>
              </w:rPr>
              <w:t xml:space="preserve"> </w:t>
            </w:r>
            <w:r w:rsidR="001A2F50" w:rsidRPr="0063560D">
              <w:rPr>
                <w:rFonts w:ascii="Times New Roman" w:hAnsi="Times New Roman" w:cs="Times New Roman"/>
                <w:sz w:val="20"/>
                <w:szCs w:val="20"/>
                <w:lang w:val="en-US"/>
              </w:rPr>
              <w:t>respiratory support/FiO</w:t>
            </w:r>
            <w:r w:rsidR="001A2F50" w:rsidRPr="0063560D">
              <w:rPr>
                <w:rFonts w:ascii="Times New Roman" w:hAnsi="Times New Roman" w:cs="Times New Roman"/>
                <w:sz w:val="20"/>
                <w:szCs w:val="20"/>
                <w:vertAlign w:val="subscript"/>
                <w:lang w:val="en-US"/>
              </w:rPr>
              <w:t>2</w:t>
            </w:r>
            <w:r w:rsidR="001A2F50" w:rsidRPr="0063560D">
              <w:rPr>
                <w:rFonts w:ascii="Times New Roman" w:hAnsi="Times New Roman" w:cs="Times New Roman"/>
                <w:sz w:val="20"/>
                <w:szCs w:val="20"/>
                <w:lang w:val="en-US"/>
              </w:rPr>
              <w:t xml:space="preserve"> for  ≥ 3 consecutive days</w:t>
            </w:r>
            <w:r w:rsidR="001A2F50">
              <w:rPr>
                <w:rFonts w:ascii="Times New Roman" w:hAnsi="Times New Roman" w:cs="Times New Roman"/>
                <w:sz w:val="20"/>
                <w:szCs w:val="20"/>
                <w:lang w:val="en-US"/>
              </w:rPr>
              <w:t xml:space="preserve"> </w:t>
            </w:r>
            <w:r w:rsidR="0006629D">
              <w:rPr>
                <w:rFonts w:ascii="Times New Roman" w:hAnsi="Times New Roman" w:cs="Times New Roman"/>
                <w:sz w:val="20"/>
                <w:szCs w:val="20"/>
                <w:lang w:val="en-US"/>
              </w:rPr>
              <w:t>at 36 weeks PMA completion as per NICHD criteria (2018)</w:t>
            </w:r>
            <w:r w:rsidR="001A2F50">
              <w:rPr>
                <w:rFonts w:ascii="Times New Roman" w:hAnsi="Times New Roman" w:cs="Times New Roman"/>
                <w:sz w:val="20"/>
                <w:szCs w:val="20"/>
                <w:lang w:val="en-US"/>
              </w:rPr>
              <w:t xml:space="preserve"> </w:t>
            </w:r>
          </w:p>
        </w:tc>
        <w:tc>
          <w:tcPr>
            <w:tcW w:w="4500" w:type="dxa"/>
            <w:vAlign w:val="center"/>
          </w:tcPr>
          <w:p w14:paraId="12BC78C1" w14:textId="33F504DB" w:rsidR="001A2F50" w:rsidRPr="008A2F9A" w:rsidRDefault="001A2F50" w:rsidP="00242F1B">
            <w:pPr>
              <w:pStyle w:val="ListParagraph"/>
              <w:numPr>
                <w:ilvl w:val="0"/>
                <w:numId w:val="26"/>
              </w:numPr>
              <w:spacing w:before="25" w:after="25"/>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Radiographic parenchymal lung disease: </w:t>
            </w:r>
            <w:r w:rsidRPr="008A2F9A">
              <w:rPr>
                <w:rFonts w:ascii="Segoe UI Symbol" w:hAnsi="Segoe UI Symbol" w:cs="Segoe UI Symbol"/>
                <w:sz w:val="20"/>
                <w:szCs w:val="20"/>
                <w:lang w:val="en-US"/>
              </w:rPr>
              <w:t>☐</w:t>
            </w:r>
            <w:r w:rsidR="008A2F9A">
              <w:rPr>
                <w:rFonts w:ascii="Times New Roman" w:hAnsi="Times New Roman" w:cs="Times New Roman"/>
                <w:sz w:val="20"/>
                <w:szCs w:val="20"/>
                <w:lang w:val="en-US"/>
              </w:rPr>
              <w:t>Y</w:t>
            </w:r>
            <w:r w:rsidR="009C6559">
              <w:rPr>
                <w:rFonts w:ascii="Times New Roman" w:hAnsi="Times New Roman" w:cs="Times New Roman"/>
                <w:sz w:val="20"/>
                <w:szCs w:val="20"/>
                <w:lang w:val="en-US"/>
              </w:rPr>
              <w:t>es</w:t>
            </w:r>
            <w:r w:rsidRPr="008A2F9A">
              <w:rPr>
                <w:rFonts w:ascii="Times New Roman" w:hAnsi="Times New Roman" w:cs="Times New Roman"/>
                <w:sz w:val="20"/>
                <w:szCs w:val="20"/>
                <w:lang w:val="en-US"/>
              </w:rPr>
              <w:t xml:space="preserve"> </w:t>
            </w:r>
            <w:r w:rsidRPr="008A2F9A">
              <w:rPr>
                <w:rFonts w:ascii="Segoe UI Symbol" w:hAnsi="Segoe UI Symbol" w:cs="Segoe UI Symbol"/>
                <w:sz w:val="20"/>
                <w:szCs w:val="20"/>
                <w:lang w:val="en-US"/>
              </w:rPr>
              <w:t>☐</w:t>
            </w:r>
            <w:r w:rsidR="008A2F9A">
              <w:rPr>
                <w:rFonts w:ascii="Times New Roman" w:hAnsi="Times New Roman" w:cs="Times New Roman"/>
                <w:sz w:val="20"/>
                <w:szCs w:val="20"/>
                <w:lang w:val="en-US"/>
              </w:rPr>
              <w:t>N</w:t>
            </w:r>
            <w:r w:rsidR="009C6559">
              <w:rPr>
                <w:rFonts w:ascii="Times New Roman" w:hAnsi="Times New Roman" w:cs="Times New Roman"/>
                <w:sz w:val="20"/>
                <w:szCs w:val="20"/>
                <w:lang w:val="en-US"/>
              </w:rPr>
              <w:t>o</w:t>
            </w:r>
          </w:p>
          <w:p w14:paraId="07F2FE9A" w14:textId="77777777" w:rsidR="001A2F50" w:rsidRPr="008A2F9A" w:rsidRDefault="001A2F50" w:rsidP="00242F1B">
            <w:pPr>
              <w:pStyle w:val="ListParagraph"/>
              <w:numPr>
                <w:ilvl w:val="0"/>
                <w:numId w:val="26"/>
              </w:numPr>
              <w:spacing w:before="25" w:after="25"/>
              <w:rPr>
                <w:rFonts w:ascii="Times New Roman" w:hAnsi="Times New Roman" w:cs="Times New Roman"/>
                <w:sz w:val="20"/>
                <w:szCs w:val="20"/>
                <w:lang w:val="en-US"/>
              </w:rPr>
            </w:pPr>
            <w:r w:rsidRPr="008A2F9A">
              <w:rPr>
                <w:rFonts w:ascii="Times New Roman" w:hAnsi="Times New Roman" w:cs="Times New Roman"/>
                <w:sz w:val="20"/>
                <w:szCs w:val="20"/>
                <w:lang w:val="en-US"/>
              </w:rPr>
              <w:t>FiO</w:t>
            </w:r>
            <w:r w:rsidRPr="008A2F9A">
              <w:rPr>
                <w:rFonts w:ascii="Times New Roman" w:hAnsi="Times New Roman" w:cs="Times New Roman"/>
                <w:sz w:val="20"/>
                <w:szCs w:val="20"/>
                <w:vertAlign w:val="subscript"/>
                <w:lang w:val="en-US"/>
              </w:rPr>
              <w:t>2</w:t>
            </w:r>
            <w:r w:rsidRPr="008A2F9A">
              <w:rPr>
                <w:rFonts w:ascii="Times New Roman" w:hAnsi="Times New Roman" w:cs="Times New Roman"/>
                <w:sz w:val="20"/>
                <w:szCs w:val="20"/>
                <w:lang w:val="en-US"/>
              </w:rPr>
              <w:t xml:space="preserve"> at 36 </w:t>
            </w:r>
            <w:proofErr w:type="spellStart"/>
            <w:r w:rsidRPr="008A2F9A">
              <w:rPr>
                <w:rFonts w:ascii="Times New Roman" w:hAnsi="Times New Roman" w:cs="Times New Roman"/>
                <w:sz w:val="20"/>
                <w:szCs w:val="20"/>
                <w:lang w:val="en-US"/>
              </w:rPr>
              <w:t>wks</w:t>
            </w:r>
            <w:proofErr w:type="spellEnd"/>
            <w:r w:rsidRPr="008A2F9A">
              <w:rPr>
                <w:rFonts w:ascii="Times New Roman" w:hAnsi="Times New Roman" w:cs="Times New Roman"/>
                <w:sz w:val="20"/>
                <w:szCs w:val="20"/>
                <w:lang w:val="en-US"/>
              </w:rPr>
              <w:t xml:space="preserve">: ____%     </w:t>
            </w:r>
          </w:p>
          <w:p w14:paraId="0EB2FF76" w14:textId="101E13DE" w:rsidR="001A2F50" w:rsidRPr="008A2F9A" w:rsidRDefault="001A2F50" w:rsidP="00242F1B">
            <w:pPr>
              <w:pStyle w:val="ListParagraph"/>
              <w:numPr>
                <w:ilvl w:val="0"/>
                <w:numId w:val="26"/>
              </w:numPr>
              <w:spacing w:before="25" w:after="25"/>
              <w:rPr>
                <w:rFonts w:ascii="Times New Roman" w:hAnsi="Times New Roman" w:cs="Times New Roman"/>
                <w:sz w:val="20"/>
                <w:szCs w:val="20"/>
                <w:lang w:val="en-US"/>
              </w:rPr>
            </w:pPr>
            <w:r w:rsidRPr="008A2F9A">
              <w:rPr>
                <w:rFonts w:ascii="Times New Roman" w:hAnsi="Times New Roman" w:cs="Times New Roman"/>
                <w:sz w:val="20"/>
                <w:szCs w:val="20"/>
                <w:lang w:val="en-US"/>
              </w:rPr>
              <w:t>Flow rate: ____ L/min</w:t>
            </w:r>
          </w:p>
          <w:p w14:paraId="505CAE00" w14:textId="77777777" w:rsidR="001A2F50" w:rsidRPr="0063560D" w:rsidRDefault="001A2F50" w:rsidP="001A2F50">
            <w:pPr>
              <w:spacing w:before="25" w:after="25"/>
              <w:rPr>
                <w:rFonts w:ascii="Times New Roman" w:hAnsi="Times New Roman" w:cs="Times New Roman"/>
                <w:sz w:val="20"/>
                <w:szCs w:val="20"/>
                <w:lang w:val="en-US"/>
              </w:rPr>
            </w:pPr>
            <w:r w:rsidRPr="0063560D">
              <w:rPr>
                <w:rFonts w:ascii="Segoe UI Symbol" w:hAnsi="Segoe UI Symbol" w:cs="Segoe UI Symbol"/>
                <w:sz w:val="20"/>
                <w:szCs w:val="20"/>
                <w:lang w:val="en-US"/>
              </w:rPr>
              <w:t>☐</w:t>
            </w:r>
            <w:r w:rsidRPr="0063560D">
              <w:rPr>
                <w:rFonts w:ascii="Times New Roman" w:hAnsi="Times New Roman" w:cs="Times New Roman"/>
                <w:sz w:val="20"/>
                <w:szCs w:val="20"/>
                <w:lang w:val="en-US"/>
              </w:rPr>
              <w:t xml:space="preserve"> Room air → No BPD</w:t>
            </w:r>
          </w:p>
          <w:p w14:paraId="0E8C153D" w14:textId="77777777" w:rsidR="001A2F50" w:rsidRPr="0063560D" w:rsidRDefault="001A2F50" w:rsidP="001A2F50">
            <w:pPr>
              <w:spacing w:before="25" w:after="25"/>
              <w:rPr>
                <w:rFonts w:ascii="Times New Roman" w:hAnsi="Times New Roman" w:cs="Times New Roman"/>
                <w:sz w:val="20"/>
                <w:szCs w:val="20"/>
                <w:lang w:val="en-US"/>
              </w:rPr>
            </w:pPr>
            <w:r w:rsidRPr="0063560D">
              <w:rPr>
                <w:rFonts w:ascii="Segoe UI Symbol" w:hAnsi="Segoe UI Symbol" w:cs="Segoe UI Symbol"/>
                <w:sz w:val="20"/>
                <w:szCs w:val="20"/>
                <w:lang w:val="en-US"/>
              </w:rPr>
              <w:t>☐</w:t>
            </w:r>
            <w:r w:rsidRPr="0063560D">
              <w:rPr>
                <w:rFonts w:ascii="Times New Roman" w:hAnsi="Times New Roman" w:cs="Times New Roman"/>
                <w:sz w:val="20"/>
                <w:szCs w:val="20"/>
                <w:lang w:val="en-US"/>
              </w:rPr>
              <w:t xml:space="preserve"> NC &lt; 1L + FiO</w:t>
            </w:r>
            <w:r w:rsidRPr="0063560D">
              <w:rPr>
                <w:rFonts w:ascii="Times New Roman" w:hAnsi="Times New Roman" w:cs="Times New Roman"/>
                <w:sz w:val="20"/>
                <w:szCs w:val="20"/>
                <w:vertAlign w:val="subscript"/>
                <w:lang w:val="en-US"/>
              </w:rPr>
              <w:t>2</w:t>
            </w:r>
            <w:r w:rsidRPr="0063560D">
              <w:rPr>
                <w:rFonts w:ascii="Times New Roman" w:hAnsi="Times New Roman" w:cs="Times New Roman"/>
                <w:sz w:val="20"/>
                <w:szCs w:val="20"/>
                <w:lang w:val="en-US"/>
              </w:rPr>
              <w:t xml:space="preserve"> 0.22-0.29 → Grade 1</w:t>
            </w:r>
          </w:p>
          <w:p w14:paraId="2F177378" w14:textId="77777777" w:rsidR="001A2F50" w:rsidRPr="0063560D" w:rsidRDefault="001A2F50" w:rsidP="001A2F50">
            <w:pPr>
              <w:spacing w:before="25" w:after="25"/>
              <w:rPr>
                <w:rFonts w:ascii="Times New Roman" w:hAnsi="Times New Roman" w:cs="Times New Roman"/>
                <w:sz w:val="20"/>
                <w:szCs w:val="20"/>
                <w:lang w:val="en-US"/>
              </w:rPr>
            </w:pPr>
            <w:r w:rsidRPr="0063560D">
              <w:rPr>
                <w:rFonts w:ascii="Segoe UI Symbol" w:hAnsi="Segoe UI Symbol" w:cs="Segoe UI Symbol"/>
                <w:sz w:val="20"/>
                <w:szCs w:val="20"/>
                <w:lang w:val="en-US"/>
              </w:rPr>
              <w:t>☐</w:t>
            </w:r>
            <w:r w:rsidRPr="0063560D">
              <w:rPr>
                <w:rFonts w:ascii="Times New Roman" w:hAnsi="Times New Roman" w:cs="Times New Roman"/>
                <w:sz w:val="20"/>
                <w:szCs w:val="20"/>
                <w:lang w:val="en-US"/>
              </w:rPr>
              <w:t xml:space="preserve"> NC 1 -&lt;3L + FiO</w:t>
            </w:r>
            <w:r w:rsidRPr="0063560D">
              <w:rPr>
                <w:rFonts w:ascii="Times New Roman" w:hAnsi="Times New Roman" w:cs="Times New Roman"/>
                <w:sz w:val="20"/>
                <w:szCs w:val="20"/>
                <w:vertAlign w:val="subscript"/>
                <w:lang w:val="en-US"/>
              </w:rPr>
              <w:t>2</w:t>
            </w:r>
            <w:r w:rsidRPr="0063560D">
              <w:rPr>
                <w:rFonts w:ascii="Times New Roman" w:hAnsi="Times New Roman" w:cs="Times New Roman"/>
                <w:sz w:val="20"/>
                <w:szCs w:val="20"/>
                <w:lang w:val="en-US"/>
              </w:rPr>
              <w:t xml:space="preserve"> 0.22-0.29 or NI</w:t>
            </w:r>
            <w:r>
              <w:rPr>
                <w:rFonts w:ascii="Times New Roman" w:hAnsi="Times New Roman" w:cs="Times New Roman"/>
                <w:sz w:val="20"/>
                <w:szCs w:val="20"/>
                <w:lang w:val="en-US"/>
              </w:rPr>
              <w:t>PP</w:t>
            </w:r>
            <w:r w:rsidRPr="0063560D">
              <w:rPr>
                <w:rFonts w:ascii="Times New Roman" w:hAnsi="Times New Roman" w:cs="Times New Roman"/>
                <w:sz w:val="20"/>
                <w:szCs w:val="20"/>
                <w:lang w:val="en-US"/>
              </w:rPr>
              <w:t>V + FiO</w:t>
            </w:r>
            <w:r w:rsidRPr="0063560D">
              <w:rPr>
                <w:rFonts w:ascii="Times New Roman" w:hAnsi="Times New Roman" w:cs="Times New Roman"/>
                <w:sz w:val="20"/>
                <w:szCs w:val="20"/>
                <w:vertAlign w:val="subscript"/>
                <w:lang w:val="en-US"/>
              </w:rPr>
              <w:t>2</w:t>
            </w:r>
            <w:r w:rsidRPr="0063560D">
              <w:rPr>
                <w:rFonts w:ascii="Times New Roman" w:hAnsi="Times New Roman" w:cs="Times New Roman"/>
                <w:sz w:val="20"/>
                <w:szCs w:val="20"/>
                <w:lang w:val="en-US"/>
              </w:rPr>
              <w:t xml:space="preserve"> 0.21 → Grade 1</w:t>
            </w:r>
          </w:p>
          <w:p w14:paraId="31B57FD0" w14:textId="77777777" w:rsidR="001A2F50" w:rsidRPr="0063560D" w:rsidRDefault="001A2F50" w:rsidP="001A2F50">
            <w:pPr>
              <w:spacing w:before="25" w:after="25"/>
              <w:rPr>
                <w:rFonts w:ascii="Times New Roman" w:hAnsi="Times New Roman" w:cs="Times New Roman"/>
                <w:sz w:val="20"/>
                <w:szCs w:val="20"/>
                <w:lang w:val="en-US"/>
              </w:rPr>
            </w:pPr>
            <w:r w:rsidRPr="0063560D">
              <w:rPr>
                <w:rFonts w:ascii="Segoe UI Symbol" w:hAnsi="Segoe UI Symbol" w:cs="Segoe UI Symbol"/>
                <w:sz w:val="20"/>
                <w:szCs w:val="20"/>
                <w:lang w:val="en-US"/>
              </w:rPr>
              <w:t>☐</w:t>
            </w:r>
            <w:r w:rsidRPr="0063560D">
              <w:rPr>
                <w:rFonts w:ascii="Times New Roman" w:hAnsi="Times New Roman" w:cs="Times New Roman"/>
                <w:sz w:val="20"/>
                <w:szCs w:val="20"/>
                <w:lang w:val="en-US"/>
              </w:rPr>
              <w:t xml:space="preserve"> NC ≥ 3L or NI</w:t>
            </w:r>
            <w:r>
              <w:rPr>
                <w:rFonts w:ascii="Times New Roman" w:hAnsi="Times New Roman" w:cs="Times New Roman"/>
                <w:sz w:val="20"/>
                <w:szCs w:val="20"/>
                <w:lang w:val="en-US"/>
              </w:rPr>
              <w:t>PP</w:t>
            </w:r>
            <w:r w:rsidRPr="0063560D">
              <w:rPr>
                <w:rFonts w:ascii="Times New Roman" w:hAnsi="Times New Roman" w:cs="Times New Roman"/>
                <w:sz w:val="20"/>
                <w:szCs w:val="20"/>
                <w:lang w:val="en-US"/>
              </w:rPr>
              <w:t>V + FiO</w:t>
            </w:r>
            <w:r w:rsidRPr="0063560D">
              <w:rPr>
                <w:rFonts w:ascii="Times New Roman" w:hAnsi="Times New Roman" w:cs="Times New Roman"/>
                <w:sz w:val="20"/>
                <w:szCs w:val="20"/>
                <w:vertAlign w:val="subscript"/>
                <w:lang w:val="en-US"/>
              </w:rPr>
              <w:t>2</w:t>
            </w:r>
            <w:r w:rsidRPr="0063560D">
              <w:rPr>
                <w:rFonts w:ascii="Times New Roman" w:hAnsi="Times New Roman" w:cs="Times New Roman"/>
                <w:sz w:val="20"/>
                <w:szCs w:val="20"/>
                <w:lang w:val="en-US"/>
              </w:rPr>
              <w:t xml:space="preserve"> 0.22-0.29 → Grade 2</w:t>
            </w:r>
          </w:p>
          <w:p w14:paraId="1B706657" w14:textId="226956FB" w:rsidR="0006629D" w:rsidRPr="001A2F50" w:rsidRDefault="001A2F50" w:rsidP="0027225B">
            <w:pPr>
              <w:spacing w:before="25" w:after="25"/>
              <w:rPr>
                <w:rFonts w:ascii="Times New Roman" w:hAnsi="Times New Roman" w:cs="Times New Roman"/>
                <w:sz w:val="20"/>
                <w:szCs w:val="20"/>
                <w:lang w:val="en-US"/>
              </w:rPr>
            </w:pPr>
            <w:r w:rsidRPr="0063560D">
              <w:rPr>
                <w:rFonts w:ascii="Segoe UI Symbol" w:hAnsi="Segoe UI Symbol" w:cs="Segoe UI Symbol"/>
                <w:sz w:val="20"/>
                <w:szCs w:val="20"/>
                <w:lang w:val="en-US"/>
              </w:rPr>
              <w:t>☐</w:t>
            </w:r>
            <w:r w:rsidRPr="0063560D">
              <w:rPr>
                <w:rFonts w:ascii="Times New Roman" w:hAnsi="Times New Roman" w:cs="Times New Roman"/>
                <w:sz w:val="20"/>
                <w:szCs w:val="20"/>
                <w:lang w:val="en-US"/>
              </w:rPr>
              <w:t xml:space="preserve"> NI</w:t>
            </w:r>
            <w:r>
              <w:rPr>
                <w:rFonts w:ascii="Times New Roman" w:hAnsi="Times New Roman" w:cs="Times New Roman"/>
                <w:sz w:val="20"/>
                <w:szCs w:val="20"/>
                <w:lang w:val="en-US"/>
              </w:rPr>
              <w:t>PP</w:t>
            </w:r>
            <w:r w:rsidRPr="0063560D">
              <w:rPr>
                <w:rFonts w:ascii="Times New Roman" w:hAnsi="Times New Roman" w:cs="Times New Roman"/>
                <w:sz w:val="20"/>
                <w:szCs w:val="20"/>
                <w:lang w:val="en-US"/>
              </w:rPr>
              <w:t>V + FiO</w:t>
            </w:r>
            <w:r w:rsidRPr="0063560D">
              <w:rPr>
                <w:rFonts w:ascii="Times New Roman" w:hAnsi="Times New Roman" w:cs="Times New Roman"/>
                <w:sz w:val="20"/>
                <w:szCs w:val="20"/>
                <w:vertAlign w:val="subscript"/>
                <w:lang w:val="en-US"/>
              </w:rPr>
              <w:t>2</w:t>
            </w:r>
            <w:r>
              <w:rPr>
                <w:rFonts w:ascii="Times New Roman" w:hAnsi="Times New Roman" w:cs="Times New Roman"/>
                <w:sz w:val="20"/>
                <w:szCs w:val="20"/>
                <w:lang w:val="en-US"/>
              </w:rPr>
              <w:t xml:space="preserve"> ≥ 0.30 or IMV → Grade 3</w:t>
            </w:r>
          </w:p>
        </w:tc>
        <w:tc>
          <w:tcPr>
            <w:tcW w:w="2160" w:type="dxa"/>
            <w:vAlign w:val="center"/>
          </w:tcPr>
          <w:p w14:paraId="4212D50C" w14:textId="01C33BC4" w:rsidR="0006629D" w:rsidRPr="008A2F9A" w:rsidRDefault="001A2F50"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Date of Diagnosis: ___/___/___     </w:t>
            </w:r>
          </w:p>
        </w:tc>
      </w:tr>
      <w:tr w:rsidR="001A2F50" w:rsidRPr="00920856" w14:paraId="1B475769" w14:textId="77777777" w:rsidTr="00413B73">
        <w:tblPrEx>
          <w:tblCellMar>
            <w:left w:w="72" w:type="dxa"/>
            <w:right w:w="14" w:type="dxa"/>
          </w:tblCellMar>
        </w:tblPrEx>
        <w:trPr>
          <w:trHeight w:val="439"/>
        </w:trPr>
        <w:tc>
          <w:tcPr>
            <w:tcW w:w="1800" w:type="dxa"/>
            <w:vAlign w:val="center"/>
          </w:tcPr>
          <w:p w14:paraId="01F33CB8" w14:textId="2ECE0CCA" w:rsidR="001A2F50" w:rsidRPr="008A2F9A" w:rsidRDefault="001A2F50"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lastRenderedPageBreak/>
              <w:t xml:space="preserve">NEC </w:t>
            </w:r>
          </w:p>
        </w:tc>
        <w:tc>
          <w:tcPr>
            <w:tcW w:w="2700" w:type="dxa"/>
            <w:vAlign w:val="center"/>
          </w:tcPr>
          <w:p w14:paraId="6B6D153D" w14:textId="5664E59E" w:rsidR="001A2F50" w:rsidRPr="009F579D" w:rsidRDefault="001A2F50" w:rsidP="001A2F50">
            <w:pPr>
              <w:spacing w:line="276" w:lineRule="auto"/>
              <w:rPr>
                <w:rFonts w:ascii="Times New Roman" w:hAnsi="Times New Roman" w:cs="Times New Roman"/>
                <w:sz w:val="20"/>
                <w:szCs w:val="20"/>
                <w:lang w:val="en-US"/>
              </w:rPr>
            </w:pPr>
            <w:r w:rsidRPr="009F579D">
              <w:rPr>
                <w:rFonts w:ascii="Times New Roman" w:hAnsi="Times New Roman" w:cs="Times New Roman"/>
                <w:sz w:val="20"/>
                <w:szCs w:val="20"/>
                <w:lang w:val="en-US"/>
              </w:rPr>
              <w:t>Modified Bell's Staging</w:t>
            </w:r>
          </w:p>
        </w:tc>
        <w:tc>
          <w:tcPr>
            <w:tcW w:w="4500" w:type="dxa"/>
            <w:vAlign w:val="center"/>
          </w:tcPr>
          <w:p w14:paraId="3F87A06F" w14:textId="77777777" w:rsidR="001A2F50" w:rsidRPr="009F579D" w:rsidRDefault="001A2F50" w:rsidP="001A2F50">
            <w:pPr>
              <w:rPr>
                <w:rFonts w:ascii="Times New Roman" w:hAnsi="Times New Roman" w:cs="Times New Roman"/>
                <w:sz w:val="20"/>
                <w:szCs w:val="20"/>
                <w:lang w:val="en-US"/>
              </w:rPr>
            </w:pPr>
            <w:r w:rsidRPr="009F579D">
              <w:rPr>
                <w:rFonts w:ascii="Times New Roman" w:hAnsi="Times New Roman" w:cs="Times New Roman"/>
                <w:sz w:val="20"/>
                <w:szCs w:val="20"/>
                <w:lang w:val="en-US"/>
              </w:rPr>
              <w:t xml:space="preserve">Stage ≥IIA: </w:t>
            </w: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Yes </w:t>
            </w: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No</w:t>
            </w:r>
          </w:p>
          <w:p w14:paraId="52D4C06B" w14:textId="6D27027D" w:rsidR="00124FCF" w:rsidRPr="008A2F9A" w:rsidRDefault="00124FCF"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Surgical intervention required: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Yes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No</w:t>
            </w:r>
          </w:p>
        </w:tc>
        <w:tc>
          <w:tcPr>
            <w:tcW w:w="2160" w:type="dxa"/>
            <w:vAlign w:val="center"/>
          </w:tcPr>
          <w:p w14:paraId="46E6B1FF" w14:textId="6FCFC1EB" w:rsidR="001A2F50" w:rsidRPr="008A2F9A" w:rsidRDefault="00124FCF"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Date of Diagnosis: ___/___/___</w:t>
            </w:r>
            <w:r w:rsidR="00863DB0" w:rsidRPr="008A2F9A">
              <w:rPr>
                <w:rFonts w:ascii="Times New Roman" w:hAnsi="Times New Roman" w:cs="Times New Roman"/>
                <w:sz w:val="20"/>
                <w:szCs w:val="20"/>
                <w:lang w:val="en-US"/>
              </w:rPr>
              <w:t>__</w:t>
            </w:r>
            <w:r w:rsidRPr="008A2F9A">
              <w:rPr>
                <w:rFonts w:ascii="Times New Roman" w:hAnsi="Times New Roman" w:cs="Times New Roman"/>
                <w:sz w:val="20"/>
                <w:szCs w:val="20"/>
                <w:lang w:val="en-US"/>
              </w:rPr>
              <w:t xml:space="preserve">    </w:t>
            </w:r>
          </w:p>
        </w:tc>
      </w:tr>
      <w:tr w:rsidR="00A9464A" w:rsidRPr="00920856" w14:paraId="21A3EB88" w14:textId="77777777" w:rsidTr="00413B73">
        <w:tblPrEx>
          <w:tblCellMar>
            <w:left w:w="72" w:type="dxa"/>
            <w:right w:w="14" w:type="dxa"/>
          </w:tblCellMar>
        </w:tblPrEx>
        <w:trPr>
          <w:trHeight w:val="439"/>
        </w:trPr>
        <w:tc>
          <w:tcPr>
            <w:tcW w:w="1800" w:type="dxa"/>
            <w:vMerge w:val="restart"/>
            <w:vAlign w:val="center"/>
          </w:tcPr>
          <w:p w14:paraId="1AF10D78" w14:textId="17B86054" w:rsidR="00A9464A" w:rsidRPr="008A2F9A" w:rsidRDefault="00A9464A"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Brain injury </w:t>
            </w:r>
          </w:p>
        </w:tc>
        <w:tc>
          <w:tcPr>
            <w:tcW w:w="2700" w:type="dxa"/>
            <w:vAlign w:val="center"/>
          </w:tcPr>
          <w:p w14:paraId="2C9E8285" w14:textId="4CDECC7C" w:rsidR="00A9464A" w:rsidRPr="009F579D" w:rsidRDefault="00A9464A" w:rsidP="00A9464A">
            <w:pPr>
              <w:rPr>
                <w:rFonts w:ascii="Times New Roman" w:hAnsi="Times New Roman" w:cs="Times New Roman"/>
                <w:sz w:val="20"/>
                <w:szCs w:val="20"/>
                <w:lang w:val="en-US"/>
              </w:rPr>
            </w:pPr>
            <w:proofErr w:type="spellStart"/>
            <w:r w:rsidRPr="009F579D">
              <w:rPr>
                <w:rFonts w:ascii="Times New Roman" w:hAnsi="Times New Roman" w:cs="Times New Roman"/>
                <w:sz w:val="20"/>
                <w:szCs w:val="20"/>
                <w:lang w:val="en-US"/>
              </w:rPr>
              <w:t>Papile</w:t>
            </w:r>
            <w:proofErr w:type="spellEnd"/>
            <w:r w:rsidRPr="009F579D">
              <w:rPr>
                <w:rFonts w:ascii="Times New Roman" w:hAnsi="Times New Roman" w:cs="Times New Roman"/>
                <w:sz w:val="20"/>
                <w:szCs w:val="20"/>
                <w:lang w:val="en-US"/>
              </w:rPr>
              <w:t xml:space="preserve"> Classification for IVH</w:t>
            </w:r>
          </w:p>
        </w:tc>
        <w:tc>
          <w:tcPr>
            <w:tcW w:w="4500" w:type="dxa"/>
            <w:vAlign w:val="center"/>
          </w:tcPr>
          <w:p w14:paraId="5801FE8F" w14:textId="5E7BCE06" w:rsidR="00A9464A" w:rsidRPr="009C6559" w:rsidRDefault="00A9464A" w:rsidP="00242F1B">
            <w:pPr>
              <w:pStyle w:val="ListParagraph"/>
              <w:numPr>
                <w:ilvl w:val="0"/>
                <w:numId w:val="25"/>
              </w:numPr>
              <w:rPr>
                <w:rFonts w:ascii="Times New Roman" w:hAnsi="Times New Roman" w:cs="Times New Roman"/>
                <w:sz w:val="20"/>
                <w:szCs w:val="20"/>
                <w:lang w:val="en-US"/>
              </w:rPr>
            </w:pPr>
            <w:r w:rsidRPr="009C6559">
              <w:rPr>
                <w:rFonts w:ascii="Times New Roman" w:hAnsi="Times New Roman" w:cs="Times New Roman"/>
                <w:sz w:val="20"/>
                <w:szCs w:val="20"/>
                <w:lang w:val="en-US"/>
              </w:rPr>
              <w:t xml:space="preserve">IVH Grade ≥ </w:t>
            </w:r>
            <w:r w:rsidR="00EA1B93" w:rsidRPr="009C6559">
              <w:rPr>
                <w:rFonts w:ascii="Times New Roman" w:hAnsi="Times New Roman" w:cs="Times New Roman"/>
                <w:sz w:val="20"/>
                <w:szCs w:val="20"/>
                <w:lang w:val="en-US"/>
              </w:rPr>
              <w:t>III</w:t>
            </w:r>
            <w:r w:rsidRPr="009C6559">
              <w:rPr>
                <w:rFonts w:ascii="Times New Roman" w:hAnsi="Times New Roman" w:cs="Times New Roman"/>
                <w:sz w:val="20"/>
                <w:szCs w:val="20"/>
                <w:lang w:val="en-US"/>
              </w:rPr>
              <w:t xml:space="preserve">: </w:t>
            </w:r>
            <w:r w:rsidRPr="009C6559">
              <w:rPr>
                <w:rFonts w:ascii="Segoe UI Symbol" w:hAnsi="Segoe UI Symbol" w:cs="Segoe UI Symbol"/>
                <w:sz w:val="20"/>
                <w:szCs w:val="20"/>
                <w:lang w:val="en-US"/>
              </w:rPr>
              <w:t>☐</w:t>
            </w:r>
            <w:r w:rsidRPr="009C6559">
              <w:rPr>
                <w:rFonts w:ascii="Times New Roman" w:hAnsi="Times New Roman" w:cs="Times New Roman"/>
                <w:sz w:val="20"/>
                <w:szCs w:val="20"/>
                <w:lang w:val="en-US"/>
              </w:rPr>
              <w:t xml:space="preserve"> Yes </w:t>
            </w:r>
            <w:r w:rsidRPr="009C6559">
              <w:rPr>
                <w:rFonts w:ascii="Segoe UI Symbol" w:hAnsi="Segoe UI Symbol" w:cs="Segoe UI Symbol"/>
                <w:sz w:val="20"/>
                <w:szCs w:val="20"/>
                <w:lang w:val="en-US"/>
              </w:rPr>
              <w:t>☐</w:t>
            </w:r>
            <w:r w:rsidRPr="009C6559">
              <w:rPr>
                <w:rFonts w:ascii="Times New Roman" w:hAnsi="Times New Roman" w:cs="Times New Roman"/>
                <w:sz w:val="20"/>
                <w:szCs w:val="20"/>
                <w:lang w:val="en-US"/>
              </w:rPr>
              <w:t xml:space="preserve"> No </w:t>
            </w:r>
          </w:p>
        </w:tc>
        <w:tc>
          <w:tcPr>
            <w:tcW w:w="2160" w:type="dxa"/>
            <w:vAlign w:val="center"/>
          </w:tcPr>
          <w:p w14:paraId="5F8F9069" w14:textId="2CA63AF8" w:rsidR="007F44DE" w:rsidRPr="008A2F9A" w:rsidRDefault="00A9464A"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Date of Diagnosis</w:t>
            </w:r>
            <w:r w:rsidR="00863DB0" w:rsidRPr="008A2F9A">
              <w:rPr>
                <w:rFonts w:ascii="Times New Roman" w:hAnsi="Times New Roman" w:cs="Times New Roman"/>
                <w:sz w:val="20"/>
                <w:szCs w:val="20"/>
                <w:lang w:val="en-US"/>
              </w:rPr>
              <w:t>: ___/___/_____</w:t>
            </w:r>
            <w:r w:rsidRPr="008A2F9A">
              <w:rPr>
                <w:rFonts w:ascii="Times New Roman" w:hAnsi="Times New Roman" w:cs="Times New Roman"/>
                <w:sz w:val="20"/>
                <w:szCs w:val="20"/>
                <w:lang w:val="en-US"/>
              </w:rPr>
              <w:t xml:space="preserve">    </w:t>
            </w:r>
          </w:p>
        </w:tc>
      </w:tr>
      <w:tr w:rsidR="00A9464A" w:rsidRPr="00920856" w14:paraId="681B9989" w14:textId="77777777" w:rsidTr="00413B73">
        <w:tblPrEx>
          <w:tblCellMar>
            <w:left w:w="72" w:type="dxa"/>
            <w:right w:w="14" w:type="dxa"/>
          </w:tblCellMar>
        </w:tblPrEx>
        <w:trPr>
          <w:trHeight w:val="439"/>
        </w:trPr>
        <w:tc>
          <w:tcPr>
            <w:tcW w:w="1800" w:type="dxa"/>
            <w:vMerge/>
            <w:vAlign w:val="center"/>
          </w:tcPr>
          <w:p w14:paraId="73920171" w14:textId="77777777" w:rsidR="00A9464A" w:rsidRPr="008A2F9A" w:rsidRDefault="00A9464A" w:rsidP="00242F1B">
            <w:pPr>
              <w:pStyle w:val="ListParagraph"/>
              <w:numPr>
                <w:ilvl w:val="0"/>
                <w:numId w:val="24"/>
              </w:numPr>
              <w:spacing w:line="276" w:lineRule="auto"/>
              <w:rPr>
                <w:rFonts w:ascii="Times New Roman" w:hAnsi="Times New Roman" w:cs="Times New Roman"/>
                <w:sz w:val="20"/>
                <w:szCs w:val="20"/>
                <w:lang w:val="en-US"/>
              </w:rPr>
            </w:pPr>
          </w:p>
        </w:tc>
        <w:tc>
          <w:tcPr>
            <w:tcW w:w="2700" w:type="dxa"/>
            <w:vAlign w:val="center"/>
          </w:tcPr>
          <w:p w14:paraId="434E53F9" w14:textId="4ED871FB" w:rsidR="00A9464A" w:rsidRPr="009F579D" w:rsidRDefault="00A9464A" w:rsidP="001A2F50">
            <w:pPr>
              <w:rPr>
                <w:rFonts w:ascii="Times New Roman" w:hAnsi="Times New Roman" w:cs="Times New Roman"/>
                <w:sz w:val="20"/>
                <w:szCs w:val="20"/>
                <w:lang w:val="en-US"/>
              </w:rPr>
            </w:pPr>
            <w:r w:rsidRPr="009F579D">
              <w:rPr>
                <w:rFonts w:ascii="Times New Roman" w:hAnsi="Times New Roman" w:cs="Times New Roman"/>
                <w:sz w:val="20"/>
                <w:szCs w:val="20"/>
                <w:lang w:val="en-US"/>
              </w:rPr>
              <w:t xml:space="preserve">De </w:t>
            </w:r>
            <w:proofErr w:type="spellStart"/>
            <w:r w:rsidRPr="009F579D">
              <w:rPr>
                <w:rFonts w:ascii="Times New Roman" w:hAnsi="Times New Roman" w:cs="Times New Roman"/>
                <w:sz w:val="20"/>
                <w:szCs w:val="20"/>
                <w:lang w:val="en-US"/>
              </w:rPr>
              <w:t>Vries</w:t>
            </w:r>
            <w:proofErr w:type="spellEnd"/>
            <w:r w:rsidRPr="009F579D">
              <w:rPr>
                <w:rFonts w:ascii="Times New Roman" w:hAnsi="Times New Roman" w:cs="Times New Roman"/>
                <w:sz w:val="20"/>
                <w:szCs w:val="20"/>
                <w:lang w:val="en-US"/>
              </w:rPr>
              <w:t xml:space="preserve"> Classification for </w:t>
            </w:r>
            <w:proofErr w:type="spellStart"/>
            <w:r w:rsidRPr="009F579D">
              <w:rPr>
                <w:rFonts w:ascii="Times New Roman" w:hAnsi="Times New Roman" w:cs="Times New Roman"/>
                <w:sz w:val="20"/>
                <w:szCs w:val="20"/>
                <w:lang w:val="en-US"/>
              </w:rPr>
              <w:t>cPVL</w:t>
            </w:r>
            <w:proofErr w:type="spellEnd"/>
          </w:p>
        </w:tc>
        <w:tc>
          <w:tcPr>
            <w:tcW w:w="4500" w:type="dxa"/>
            <w:vAlign w:val="center"/>
          </w:tcPr>
          <w:p w14:paraId="2EF83E1E" w14:textId="4E9BB195" w:rsidR="00A9464A" w:rsidRPr="009C6559" w:rsidRDefault="00A9464A" w:rsidP="00242F1B">
            <w:pPr>
              <w:pStyle w:val="ListParagraph"/>
              <w:numPr>
                <w:ilvl w:val="0"/>
                <w:numId w:val="25"/>
              </w:numPr>
              <w:rPr>
                <w:rFonts w:ascii="Times New Roman" w:hAnsi="Times New Roman" w:cs="Times New Roman"/>
                <w:sz w:val="20"/>
                <w:szCs w:val="20"/>
                <w:lang w:val="en-US"/>
              </w:rPr>
            </w:pPr>
            <w:proofErr w:type="spellStart"/>
            <w:r w:rsidRPr="009C6559">
              <w:rPr>
                <w:rFonts w:ascii="Times New Roman" w:hAnsi="Times New Roman" w:cs="Times New Roman"/>
                <w:sz w:val="20"/>
                <w:szCs w:val="20"/>
                <w:lang w:val="en-US"/>
              </w:rPr>
              <w:t>cPVL</w:t>
            </w:r>
            <w:proofErr w:type="spellEnd"/>
            <w:r w:rsidRPr="009C6559">
              <w:rPr>
                <w:rFonts w:ascii="Times New Roman" w:hAnsi="Times New Roman" w:cs="Times New Roman"/>
                <w:sz w:val="20"/>
                <w:szCs w:val="20"/>
                <w:lang w:val="en-US"/>
              </w:rPr>
              <w:t xml:space="preserve"> Grade ≥ </w:t>
            </w:r>
            <w:r w:rsidR="00EA1B93" w:rsidRPr="009C6559">
              <w:rPr>
                <w:rFonts w:ascii="Times New Roman" w:hAnsi="Times New Roman" w:cs="Times New Roman"/>
                <w:sz w:val="20"/>
                <w:szCs w:val="20"/>
                <w:lang w:val="en-US"/>
              </w:rPr>
              <w:t>II</w:t>
            </w:r>
            <w:r w:rsidRPr="009C6559">
              <w:rPr>
                <w:rFonts w:ascii="Times New Roman" w:hAnsi="Times New Roman" w:cs="Times New Roman"/>
                <w:sz w:val="20"/>
                <w:szCs w:val="20"/>
                <w:lang w:val="en-US"/>
              </w:rPr>
              <w:t>:</w:t>
            </w:r>
            <w:r w:rsidRPr="009C6559">
              <w:rPr>
                <w:rFonts w:ascii="Times New Roman" w:hAnsi="Times New Roman" w:cs="Times New Roman"/>
                <w:b/>
                <w:bCs/>
                <w:sz w:val="20"/>
                <w:szCs w:val="20"/>
                <w:lang w:val="en-US"/>
              </w:rPr>
              <w:t xml:space="preserve"> </w:t>
            </w:r>
            <w:r w:rsidRPr="009C6559">
              <w:rPr>
                <w:rFonts w:ascii="Segoe UI Symbol" w:hAnsi="Segoe UI Symbol" w:cs="Segoe UI Symbol"/>
                <w:sz w:val="20"/>
                <w:szCs w:val="20"/>
                <w:lang w:val="en-US"/>
              </w:rPr>
              <w:t>☐</w:t>
            </w:r>
            <w:r w:rsidRPr="009C6559">
              <w:rPr>
                <w:rFonts w:ascii="Times New Roman" w:hAnsi="Times New Roman" w:cs="Times New Roman"/>
                <w:sz w:val="20"/>
                <w:szCs w:val="20"/>
                <w:lang w:val="en-US"/>
              </w:rPr>
              <w:t xml:space="preserve"> Yes </w:t>
            </w:r>
            <w:r w:rsidRPr="009C6559">
              <w:rPr>
                <w:rFonts w:ascii="Segoe UI Symbol" w:hAnsi="Segoe UI Symbol" w:cs="Segoe UI Symbol"/>
                <w:sz w:val="20"/>
                <w:szCs w:val="20"/>
                <w:lang w:val="en-US"/>
              </w:rPr>
              <w:t>☐</w:t>
            </w:r>
            <w:r w:rsidRPr="009C6559">
              <w:rPr>
                <w:rFonts w:ascii="Times New Roman" w:hAnsi="Times New Roman" w:cs="Times New Roman"/>
                <w:sz w:val="20"/>
                <w:szCs w:val="20"/>
                <w:lang w:val="en-US"/>
              </w:rPr>
              <w:t xml:space="preserve"> No</w:t>
            </w:r>
          </w:p>
        </w:tc>
        <w:tc>
          <w:tcPr>
            <w:tcW w:w="2160" w:type="dxa"/>
            <w:vAlign w:val="center"/>
          </w:tcPr>
          <w:p w14:paraId="0473C365" w14:textId="60A02716" w:rsidR="00A9464A" w:rsidRPr="008A2F9A" w:rsidRDefault="00A9464A"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Date of Diagnosis</w:t>
            </w:r>
            <w:r w:rsidR="00863DB0" w:rsidRPr="008A2F9A">
              <w:rPr>
                <w:rFonts w:ascii="Times New Roman" w:hAnsi="Times New Roman" w:cs="Times New Roman"/>
                <w:sz w:val="20"/>
                <w:szCs w:val="20"/>
                <w:lang w:val="en-US"/>
              </w:rPr>
              <w:t>: ___/___/_____</w:t>
            </w:r>
            <w:r w:rsidRPr="008A2F9A">
              <w:rPr>
                <w:rFonts w:ascii="Times New Roman" w:hAnsi="Times New Roman" w:cs="Times New Roman"/>
                <w:sz w:val="20"/>
                <w:szCs w:val="20"/>
                <w:lang w:val="en-US"/>
              </w:rPr>
              <w:t xml:space="preserve">    </w:t>
            </w:r>
          </w:p>
        </w:tc>
      </w:tr>
      <w:tr w:rsidR="00A9464A" w:rsidRPr="00920856" w14:paraId="4E4735D5" w14:textId="77777777" w:rsidTr="00413B73">
        <w:tblPrEx>
          <w:tblCellMar>
            <w:left w:w="72" w:type="dxa"/>
            <w:right w:w="14" w:type="dxa"/>
          </w:tblCellMar>
        </w:tblPrEx>
        <w:trPr>
          <w:trHeight w:val="439"/>
        </w:trPr>
        <w:tc>
          <w:tcPr>
            <w:tcW w:w="1800" w:type="dxa"/>
            <w:vAlign w:val="center"/>
          </w:tcPr>
          <w:p w14:paraId="71318E24" w14:textId="79D6C4D8" w:rsidR="00A9464A" w:rsidRPr="008A2F9A" w:rsidRDefault="00A9464A"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ROP </w:t>
            </w:r>
          </w:p>
        </w:tc>
        <w:tc>
          <w:tcPr>
            <w:tcW w:w="2700" w:type="dxa"/>
            <w:vAlign w:val="center"/>
          </w:tcPr>
          <w:p w14:paraId="1526FBF5" w14:textId="664D5BE5" w:rsidR="00A9464A" w:rsidRPr="009F579D" w:rsidRDefault="00A9464A" w:rsidP="00A9464A">
            <w:pPr>
              <w:spacing w:line="276" w:lineRule="auto"/>
              <w:rPr>
                <w:rFonts w:ascii="Times New Roman" w:hAnsi="Times New Roman" w:cs="Times New Roman"/>
                <w:sz w:val="20"/>
                <w:szCs w:val="20"/>
                <w:lang w:val="en-US"/>
              </w:rPr>
            </w:pPr>
            <w:r w:rsidRPr="009F579D">
              <w:rPr>
                <w:rFonts w:ascii="Times New Roman" w:hAnsi="Times New Roman" w:cs="Times New Roman"/>
                <w:sz w:val="20"/>
                <w:szCs w:val="20"/>
                <w:lang w:val="en-US"/>
              </w:rPr>
              <w:t>ICROP 3rd Edition</w:t>
            </w:r>
          </w:p>
        </w:tc>
        <w:tc>
          <w:tcPr>
            <w:tcW w:w="4500" w:type="dxa"/>
            <w:vAlign w:val="center"/>
          </w:tcPr>
          <w:p w14:paraId="2AC77AE2" w14:textId="77777777" w:rsidR="00863DB0" w:rsidRPr="009F579D" w:rsidRDefault="00A9464A" w:rsidP="00A9464A">
            <w:pPr>
              <w:rPr>
                <w:rFonts w:ascii="Times New Roman" w:hAnsi="Times New Roman" w:cs="Times New Roman"/>
                <w:sz w:val="20"/>
                <w:szCs w:val="20"/>
                <w:lang w:val="en-US"/>
              </w:rPr>
            </w:pP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Yes </w:t>
            </w: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No</w:t>
            </w:r>
          </w:p>
          <w:p w14:paraId="139CA9AB" w14:textId="481F0A1D" w:rsidR="00A9464A" w:rsidRPr="008A2F9A" w:rsidRDefault="00863DB0"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Treated: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Yes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No</w:t>
            </w:r>
          </w:p>
        </w:tc>
        <w:tc>
          <w:tcPr>
            <w:tcW w:w="2160" w:type="dxa"/>
            <w:vAlign w:val="center"/>
          </w:tcPr>
          <w:p w14:paraId="7C25B96B" w14:textId="673436F2" w:rsidR="00A9464A" w:rsidRPr="008A2F9A" w:rsidRDefault="00863DB0"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Date of Diagnosis: ___/___/_____</w:t>
            </w:r>
          </w:p>
        </w:tc>
      </w:tr>
    </w:tbl>
    <w:p w14:paraId="707646ED" w14:textId="77777777" w:rsidR="00D22255" w:rsidRDefault="00D22255"/>
    <w:p w14:paraId="3FE1E109" w14:textId="594A5AB1" w:rsidR="00D475A6" w:rsidRPr="008A2F9A" w:rsidRDefault="008A2F9A" w:rsidP="008A2F9A">
      <w:pPr>
        <w:spacing w:after="120"/>
        <w:ind w:left="-274"/>
        <w:rPr>
          <w:rFonts w:ascii="Times New Roman" w:hAnsi="Times New Roman" w:cs="Times New Roman"/>
          <w:sz w:val="28"/>
          <w:szCs w:val="28"/>
          <w:u w:val="single"/>
          <w:lang w:val="en-US"/>
        </w:rPr>
      </w:pPr>
      <w:r>
        <w:rPr>
          <w:rFonts w:ascii="Times New Roman" w:hAnsi="Times New Roman" w:cs="Times New Roman"/>
          <w:sz w:val="28"/>
          <w:szCs w:val="28"/>
          <w:u w:val="single"/>
          <w:lang w:val="en-US"/>
        </w:rPr>
        <w:t xml:space="preserve">I.4 </w:t>
      </w:r>
      <w:r w:rsidR="006B4698">
        <w:rPr>
          <w:rFonts w:ascii="Times New Roman" w:hAnsi="Times New Roman" w:cs="Times New Roman"/>
          <w:sz w:val="28"/>
          <w:szCs w:val="28"/>
          <w:u w:val="single"/>
          <w:lang w:val="en-US"/>
        </w:rPr>
        <w:t>Assessment at 40</w:t>
      </w:r>
      <w:r w:rsidR="006B4698" w:rsidRPr="001A2F50">
        <w:rPr>
          <w:rFonts w:ascii="Times New Roman" w:hAnsi="Times New Roman" w:cs="Times New Roman"/>
          <w:sz w:val="28"/>
          <w:szCs w:val="28"/>
          <w:u w:val="single"/>
          <w:lang w:val="en-US"/>
        </w:rPr>
        <w:t xml:space="preserve"> w</w:t>
      </w:r>
      <w:r>
        <w:rPr>
          <w:rFonts w:ascii="Times New Roman" w:hAnsi="Times New Roman" w:cs="Times New Roman"/>
          <w:sz w:val="28"/>
          <w:szCs w:val="28"/>
          <w:u w:val="single"/>
          <w:lang w:val="en-US"/>
        </w:rPr>
        <w:t>eeks PMA</w:t>
      </w:r>
    </w:p>
    <w:tbl>
      <w:tblPr>
        <w:tblStyle w:val="TableGrid"/>
        <w:tblW w:w="11165" w:type="dxa"/>
        <w:tblInd w:w="-275" w:type="dxa"/>
        <w:tblLook w:val="04A0" w:firstRow="1" w:lastRow="0" w:firstColumn="1" w:lastColumn="0" w:noHBand="0" w:noVBand="1"/>
      </w:tblPr>
      <w:tblGrid>
        <w:gridCol w:w="1801"/>
        <w:gridCol w:w="2701"/>
        <w:gridCol w:w="180"/>
        <w:gridCol w:w="4322"/>
        <w:gridCol w:w="2161"/>
      </w:tblGrid>
      <w:tr w:rsidR="008A2F9A" w:rsidRPr="008A2F9A" w14:paraId="00EBE432" w14:textId="77777777" w:rsidTr="002B5004">
        <w:trPr>
          <w:trHeight w:val="334"/>
        </w:trPr>
        <w:tc>
          <w:tcPr>
            <w:tcW w:w="4502" w:type="dxa"/>
            <w:gridSpan w:val="2"/>
            <w:tcBorders>
              <w:top w:val="nil"/>
              <w:left w:val="nil"/>
              <w:right w:val="nil"/>
            </w:tcBorders>
            <w:shd w:val="clear" w:color="auto" w:fill="auto"/>
          </w:tcPr>
          <w:p w14:paraId="05FA362C" w14:textId="77777777" w:rsidR="008A2F9A" w:rsidRPr="008A2F9A" w:rsidRDefault="008A2F9A" w:rsidP="00242F1B">
            <w:pPr>
              <w:pStyle w:val="ListParagraph"/>
              <w:numPr>
                <w:ilvl w:val="0"/>
                <w:numId w:val="24"/>
              </w:numPr>
              <w:spacing w:line="276" w:lineRule="auto"/>
              <w:rPr>
                <w:rFonts w:ascii="Times New Roman" w:hAnsi="Times New Roman" w:cs="Times New Roman"/>
                <w:b/>
                <w:bCs/>
                <w:sz w:val="22"/>
                <w:szCs w:val="22"/>
                <w:lang w:val="en-US"/>
              </w:rPr>
            </w:pPr>
            <w:r w:rsidRPr="008A2F9A">
              <w:rPr>
                <w:rFonts w:ascii="Times New Roman" w:hAnsi="Times New Roman" w:cs="Times New Roman"/>
                <w:sz w:val="20"/>
                <w:szCs w:val="20"/>
                <w:lang w:val="en-US"/>
              </w:rPr>
              <w:t xml:space="preserve">Method of Encounter: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Direct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Telephonic</w:t>
            </w:r>
          </w:p>
        </w:tc>
        <w:tc>
          <w:tcPr>
            <w:tcW w:w="6663" w:type="dxa"/>
            <w:gridSpan w:val="3"/>
            <w:tcBorders>
              <w:top w:val="nil"/>
              <w:left w:val="nil"/>
              <w:right w:val="nil"/>
            </w:tcBorders>
            <w:shd w:val="clear" w:color="auto" w:fill="auto"/>
          </w:tcPr>
          <w:p w14:paraId="6AFCD7B3" w14:textId="77777777" w:rsidR="008A2F9A" w:rsidRPr="008A2F9A" w:rsidRDefault="008A2F9A" w:rsidP="00242F1B">
            <w:pPr>
              <w:pStyle w:val="ListParagraph"/>
              <w:numPr>
                <w:ilvl w:val="0"/>
                <w:numId w:val="24"/>
              </w:numPr>
              <w:spacing w:line="276" w:lineRule="auto"/>
              <w:rPr>
                <w:rFonts w:ascii="Times New Roman" w:hAnsi="Times New Roman" w:cs="Times New Roman"/>
                <w:b/>
                <w:bCs/>
                <w:sz w:val="22"/>
                <w:szCs w:val="22"/>
                <w:lang w:val="en-US"/>
              </w:rPr>
            </w:pPr>
            <w:r w:rsidRPr="008A2F9A">
              <w:rPr>
                <w:rFonts w:ascii="Times New Roman" w:hAnsi="Times New Roman" w:cs="Times New Roman"/>
                <w:sz w:val="20"/>
                <w:szCs w:val="20"/>
                <w:lang w:val="en-US"/>
              </w:rPr>
              <w:t xml:space="preserve">If Telephonic: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Attendant </w:t>
            </w:r>
            <w:r w:rsidRPr="008A2F9A">
              <w:rPr>
                <w:rFonts w:ascii="Segoe UI Symbol" w:hAnsi="Segoe UI Symbol" w:cs="Segoe UI Symbol"/>
                <w:sz w:val="20"/>
                <w:szCs w:val="20"/>
                <w:lang w:val="en-US"/>
              </w:rPr>
              <w:t xml:space="preserve">☐ </w:t>
            </w:r>
            <w:r w:rsidRPr="008A2F9A">
              <w:rPr>
                <w:rFonts w:ascii="Times New Roman" w:hAnsi="Times New Roman" w:cs="Times New Roman"/>
                <w:sz w:val="20"/>
                <w:szCs w:val="20"/>
                <w:lang w:val="en-US"/>
              </w:rPr>
              <w:t>Treating physician</w:t>
            </w:r>
            <w:r w:rsidRPr="008A2F9A">
              <w:rPr>
                <w:rFonts w:ascii="Segoe UI Symbol" w:hAnsi="Segoe UI Symbol" w:cs="Segoe UI Symbol"/>
                <w:sz w:val="20"/>
                <w:szCs w:val="20"/>
                <w:lang w:val="en-US"/>
              </w:rPr>
              <w:t xml:space="preserve"> ☐ </w:t>
            </w:r>
            <w:r w:rsidRPr="008A2F9A">
              <w:rPr>
                <w:rFonts w:ascii="Times New Roman" w:hAnsi="Times New Roman" w:cs="Times New Roman"/>
                <w:sz w:val="20"/>
                <w:szCs w:val="20"/>
                <w:lang w:val="en-US"/>
              </w:rPr>
              <w:t>Others</w:t>
            </w:r>
            <w:r w:rsidRPr="008A2F9A">
              <w:rPr>
                <w:rFonts w:ascii="Segoe UI Symbol" w:hAnsi="Segoe UI Symbol" w:cs="Segoe UI Symbol"/>
                <w:sz w:val="20"/>
                <w:szCs w:val="20"/>
                <w:lang w:val="en-US"/>
              </w:rPr>
              <w:t xml:space="preserve"> ________</w:t>
            </w:r>
          </w:p>
        </w:tc>
      </w:tr>
      <w:tr w:rsidR="006B4698" w:rsidRPr="00FF269F" w14:paraId="1FE5EE16" w14:textId="77777777" w:rsidTr="002B5004">
        <w:trPr>
          <w:trHeight w:val="334"/>
        </w:trPr>
        <w:tc>
          <w:tcPr>
            <w:tcW w:w="1801" w:type="dxa"/>
            <w:shd w:val="clear" w:color="auto" w:fill="DEEAF6" w:themeFill="accent1" w:themeFillTint="33"/>
          </w:tcPr>
          <w:p w14:paraId="2FC1B82E" w14:textId="77777777" w:rsidR="006B4698" w:rsidRPr="00FF269F" w:rsidRDefault="006B4698" w:rsidP="00332867">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Outcome</w:t>
            </w:r>
          </w:p>
        </w:tc>
        <w:tc>
          <w:tcPr>
            <w:tcW w:w="2881" w:type="dxa"/>
            <w:gridSpan w:val="2"/>
            <w:shd w:val="clear" w:color="auto" w:fill="DEEAF6" w:themeFill="accent1" w:themeFillTint="33"/>
          </w:tcPr>
          <w:p w14:paraId="35C389D0" w14:textId="77777777" w:rsidR="006B4698" w:rsidRPr="00FF269F" w:rsidRDefault="006B4698" w:rsidP="00332867">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Definition</w:t>
            </w:r>
          </w:p>
        </w:tc>
        <w:tc>
          <w:tcPr>
            <w:tcW w:w="4322" w:type="dxa"/>
            <w:shd w:val="clear" w:color="auto" w:fill="DEEAF6" w:themeFill="accent1" w:themeFillTint="33"/>
          </w:tcPr>
          <w:p w14:paraId="298AC6E2" w14:textId="77777777" w:rsidR="006B4698" w:rsidRPr="00FF269F" w:rsidRDefault="006B4698" w:rsidP="00332867">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Result</w:t>
            </w:r>
          </w:p>
        </w:tc>
        <w:tc>
          <w:tcPr>
            <w:tcW w:w="2161" w:type="dxa"/>
            <w:shd w:val="clear" w:color="auto" w:fill="DEEAF6" w:themeFill="accent1" w:themeFillTint="33"/>
          </w:tcPr>
          <w:p w14:paraId="322711E3" w14:textId="319C5CD7" w:rsidR="006B4698" w:rsidRPr="00B44218" w:rsidRDefault="006B4698" w:rsidP="00B44218">
            <w:pPr>
              <w:spacing w:line="276" w:lineRule="auto"/>
              <w:rPr>
                <w:rFonts w:ascii="Times New Roman" w:hAnsi="Times New Roman" w:cs="Times New Roman"/>
                <w:b/>
                <w:bCs/>
                <w:sz w:val="22"/>
                <w:szCs w:val="22"/>
                <w:lang w:val="en-US"/>
              </w:rPr>
            </w:pPr>
            <w:r>
              <w:rPr>
                <w:rFonts w:ascii="Times New Roman" w:hAnsi="Times New Roman" w:cs="Times New Roman"/>
                <w:b/>
                <w:bCs/>
                <w:sz w:val="22"/>
                <w:szCs w:val="22"/>
                <w:lang w:val="en-US"/>
              </w:rPr>
              <w:t>Additional info</w:t>
            </w:r>
          </w:p>
        </w:tc>
      </w:tr>
      <w:tr w:rsidR="006B4698" w:rsidRPr="00920856" w14:paraId="5B92D76F" w14:textId="77777777" w:rsidTr="002B5004">
        <w:tblPrEx>
          <w:tblCellMar>
            <w:left w:w="72" w:type="dxa"/>
            <w:right w:w="14" w:type="dxa"/>
          </w:tblCellMar>
        </w:tblPrEx>
        <w:trPr>
          <w:trHeight w:val="439"/>
        </w:trPr>
        <w:tc>
          <w:tcPr>
            <w:tcW w:w="1801" w:type="dxa"/>
            <w:vAlign w:val="center"/>
          </w:tcPr>
          <w:p w14:paraId="52EB7372" w14:textId="1DE8A827" w:rsidR="006B4698" w:rsidRPr="008A2F9A" w:rsidRDefault="00D91464"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Death between</w:t>
            </w:r>
            <w:r w:rsidR="006B4698" w:rsidRPr="008A2F9A">
              <w:rPr>
                <w:rFonts w:ascii="Times New Roman" w:hAnsi="Times New Roman" w:cs="Times New Roman"/>
                <w:sz w:val="20"/>
                <w:szCs w:val="20"/>
                <w:lang w:val="en-US"/>
              </w:rPr>
              <w:t xml:space="preserve"> 36 </w:t>
            </w:r>
            <w:r w:rsidRPr="008A2F9A">
              <w:rPr>
                <w:rFonts w:ascii="Times New Roman" w:hAnsi="Times New Roman" w:cs="Times New Roman"/>
                <w:sz w:val="20"/>
                <w:szCs w:val="20"/>
                <w:lang w:val="en-US"/>
              </w:rPr>
              <w:t xml:space="preserve">and 40 </w:t>
            </w:r>
            <w:r w:rsidR="006B4698" w:rsidRPr="008A2F9A">
              <w:rPr>
                <w:rFonts w:ascii="Times New Roman" w:hAnsi="Times New Roman" w:cs="Times New Roman"/>
                <w:sz w:val="20"/>
                <w:szCs w:val="20"/>
                <w:lang w:val="en-US"/>
              </w:rPr>
              <w:t>weeks PMA</w:t>
            </w:r>
          </w:p>
        </w:tc>
        <w:tc>
          <w:tcPr>
            <w:tcW w:w="2881" w:type="dxa"/>
            <w:gridSpan w:val="2"/>
            <w:vAlign w:val="center"/>
          </w:tcPr>
          <w:p w14:paraId="2DB8B1C2" w14:textId="64754FB5" w:rsidR="006B4698" w:rsidRPr="009F579D" w:rsidRDefault="006B4698" w:rsidP="00D91464">
            <w:pPr>
              <w:spacing w:line="276" w:lineRule="auto"/>
              <w:rPr>
                <w:rFonts w:ascii="Times New Roman" w:hAnsi="Times New Roman" w:cs="Times New Roman"/>
                <w:sz w:val="20"/>
                <w:szCs w:val="20"/>
                <w:lang w:val="en-US"/>
              </w:rPr>
            </w:pPr>
            <w:r w:rsidRPr="009F579D">
              <w:rPr>
                <w:rFonts w:ascii="Times New Roman" w:hAnsi="Times New Roman" w:cs="Times New Roman"/>
                <w:sz w:val="20"/>
                <w:szCs w:val="20"/>
                <w:lang w:val="en-US"/>
              </w:rPr>
              <w:t xml:space="preserve">Death due to any cause from </w:t>
            </w:r>
            <w:r w:rsidR="00D91464" w:rsidRPr="009F579D">
              <w:rPr>
                <w:rFonts w:ascii="Times New Roman" w:hAnsi="Times New Roman" w:cs="Times New Roman"/>
                <w:sz w:val="20"/>
                <w:szCs w:val="20"/>
                <w:lang w:val="en-US"/>
              </w:rPr>
              <w:t>36 weeks</w:t>
            </w:r>
            <w:r w:rsidRPr="009F579D">
              <w:rPr>
                <w:rFonts w:ascii="Times New Roman" w:hAnsi="Times New Roman" w:cs="Times New Roman"/>
                <w:sz w:val="20"/>
                <w:szCs w:val="20"/>
                <w:lang w:val="en-US"/>
              </w:rPr>
              <w:t xml:space="preserve"> till completion of </w:t>
            </w:r>
            <w:r w:rsidR="00D91464" w:rsidRPr="009F579D">
              <w:rPr>
                <w:rFonts w:ascii="Times New Roman" w:hAnsi="Times New Roman" w:cs="Times New Roman"/>
                <w:sz w:val="20"/>
                <w:szCs w:val="20"/>
                <w:lang w:val="en-US"/>
              </w:rPr>
              <w:t>40</w:t>
            </w:r>
            <w:r w:rsidRPr="009F579D">
              <w:rPr>
                <w:rFonts w:ascii="Times New Roman" w:hAnsi="Times New Roman" w:cs="Times New Roman"/>
                <w:sz w:val="20"/>
                <w:szCs w:val="20"/>
                <w:lang w:val="en-US"/>
              </w:rPr>
              <w:t xml:space="preserve"> weeks of PMA</w:t>
            </w:r>
          </w:p>
        </w:tc>
        <w:tc>
          <w:tcPr>
            <w:tcW w:w="4322" w:type="dxa"/>
            <w:vAlign w:val="center"/>
          </w:tcPr>
          <w:p w14:paraId="2188350C" w14:textId="77777777" w:rsidR="006B4698" w:rsidRPr="009F579D" w:rsidRDefault="006B4698" w:rsidP="00332867">
            <w:pPr>
              <w:rPr>
                <w:rFonts w:ascii="Times New Roman" w:hAnsi="Times New Roman" w:cs="Times New Roman"/>
                <w:sz w:val="20"/>
                <w:szCs w:val="20"/>
                <w:lang w:val="en-US"/>
              </w:rPr>
            </w:pP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Yes </w:t>
            </w: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No</w:t>
            </w:r>
          </w:p>
          <w:p w14:paraId="0167D179" w14:textId="77777777" w:rsidR="006B4698" w:rsidRPr="008A2F9A" w:rsidRDefault="006B4698" w:rsidP="00242F1B">
            <w:pPr>
              <w:pStyle w:val="ListParagraph"/>
              <w:numPr>
                <w:ilvl w:val="0"/>
                <w:numId w:val="24"/>
              </w:numPr>
              <w:rPr>
                <w:rFonts w:ascii="Segoe UI Symbol" w:hAnsi="Segoe UI Symbol" w:cs="Segoe UI Symbol"/>
                <w:sz w:val="20"/>
                <w:szCs w:val="20"/>
                <w:lang w:val="en-US"/>
              </w:rPr>
            </w:pPr>
            <w:r w:rsidRPr="008A2F9A">
              <w:rPr>
                <w:rFonts w:ascii="Times New Roman" w:hAnsi="Times New Roman" w:cs="Times New Roman"/>
                <w:sz w:val="20"/>
                <w:szCs w:val="20"/>
                <w:lang w:val="en-US"/>
              </w:rPr>
              <w:t>If yes, cause of death: _________________________________</w:t>
            </w:r>
          </w:p>
        </w:tc>
        <w:tc>
          <w:tcPr>
            <w:tcW w:w="2161" w:type="dxa"/>
            <w:vAlign w:val="center"/>
          </w:tcPr>
          <w:p w14:paraId="06DBC6B5" w14:textId="56BD14E7" w:rsidR="006B4698" w:rsidRPr="008A2F9A" w:rsidRDefault="008A2F9A"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Date of Death: __/_/__</w:t>
            </w:r>
          </w:p>
          <w:p w14:paraId="3862C6A0" w14:textId="652DB2F4" w:rsidR="006B4698" w:rsidRPr="008A2F9A" w:rsidRDefault="008A2F9A"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Time of Death: ___:__</w:t>
            </w:r>
          </w:p>
          <w:p w14:paraId="406AC84C" w14:textId="4BBCF94D" w:rsidR="006B4698" w:rsidRPr="008A2F9A" w:rsidRDefault="006B469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Age at Dea</w:t>
            </w:r>
            <w:r w:rsidR="008A2F9A">
              <w:rPr>
                <w:rFonts w:ascii="Times New Roman" w:hAnsi="Times New Roman" w:cs="Times New Roman"/>
                <w:sz w:val="20"/>
                <w:szCs w:val="20"/>
                <w:lang w:val="en-US"/>
              </w:rPr>
              <w:t>th: ___</w:t>
            </w:r>
            <w:r w:rsidRPr="008A2F9A">
              <w:rPr>
                <w:rFonts w:ascii="Times New Roman" w:hAnsi="Times New Roman" w:cs="Times New Roman"/>
                <w:sz w:val="20"/>
                <w:szCs w:val="20"/>
                <w:lang w:val="en-US"/>
              </w:rPr>
              <w:t>days</w:t>
            </w:r>
          </w:p>
        </w:tc>
      </w:tr>
      <w:tr w:rsidR="006B4698" w:rsidRPr="00920856" w14:paraId="6D09E17A" w14:textId="77777777" w:rsidTr="002B5004">
        <w:tblPrEx>
          <w:tblCellMar>
            <w:left w:w="72" w:type="dxa"/>
            <w:right w:w="14" w:type="dxa"/>
          </w:tblCellMar>
        </w:tblPrEx>
        <w:trPr>
          <w:trHeight w:val="439"/>
        </w:trPr>
        <w:tc>
          <w:tcPr>
            <w:tcW w:w="1801" w:type="dxa"/>
            <w:vAlign w:val="center"/>
          </w:tcPr>
          <w:p w14:paraId="106E428A" w14:textId="77777777" w:rsidR="006B4698" w:rsidRPr="008A2F9A" w:rsidRDefault="006B4698"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NEC </w:t>
            </w:r>
          </w:p>
        </w:tc>
        <w:tc>
          <w:tcPr>
            <w:tcW w:w="2881" w:type="dxa"/>
            <w:gridSpan w:val="2"/>
            <w:vAlign w:val="center"/>
          </w:tcPr>
          <w:p w14:paraId="70FB5204" w14:textId="77777777" w:rsidR="006B4698" w:rsidRPr="009F579D" w:rsidRDefault="006B4698" w:rsidP="00332867">
            <w:pPr>
              <w:spacing w:line="276" w:lineRule="auto"/>
              <w:rPr>
                <w:rFonts w:ascii="Times New Roman" w:hAnsi="Times New Roman" w:cs="Times New Roman"/>
                <w:sz w:val="20"/>
                <w:szCs w:val="20"/>
                <w:lang w:val="en-US"/>
              </w:rPr>
            </w:pPr>
            <w:r w:rsidRPr="009F579D">
              <w:rPr>
                <w:rFonts w:ascii="Times New Roman" w:hAnsi="Times New Roman" w:cs="Times New Roman"/>
                <w:sz w:val="20"/>
                <w:szCs w:val="20"/>
                <w:lang w:val="en-US"/>
              </w:rPr>
              <w:t>Modified Bell's Staging</w:t>
            </w:r>
          </w:p>
        </w:tc>
        <w:tc>
          <w:tcPr>
            <w:tcW w:w="4322" w:type="dxa"/>
            <w:vAlign w:val="center"/>
          </w:tcPr>
          <w:p w14:paraId="748651E5" w14:textId="77777777" w:rsidR="006B4698" w:rsidRPr="009F579D" w:rsidRDefault="006B4698" w:rsidP="00332867">
            <w:pPr>
              <w:rPr>
                <w:rFonts w:ascii="Times New Roman" w:hAnsi="Times New Roman" w:cs="Times New Roman"/>
                <w:sz w:val="20"/>
                <w:szCs w:val="20"/>
                <w:lang w:val="en-US"/>
              </w:rPr>
            </w:pPr>
            <w:r w:rsidRPr="009F579D">
              <w:rPr>
                <w:rFonts w:ascii="Times New Roman" w:hAnsi="Times New Roman" w:cs="Times New Roman"/>
                <w:sz w:val="20"/>
                <w:szCs w:val="20"/>
                <w:lang w:val="en-US"/>
              </w:rPr>
              <w:t xml:space="preserve">Stage ≥IIA: </w:t>
            </w: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Yes </w:t>
            </w: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No</w:t>
            </w:r>
          </w:p>
          <w:p w14:paraId="6000B480" w14:textId="77777777" w:rsidR="006B4698" w:rsidRPr="008A2F9A" w:rsidRDefault="006B469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Surgical intervention required: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Yes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No</w:t>
            </w:r>
          </w:p>
        </w:tc>
        <w:tc>
          <w:tcPr>
            <w:tcW w:w="2161" w:type="dxa"/>
            <w:vAlign w:val="center"/>
          </w:tcPr>
          <w:p w14:paraId="16198B83" w14:textId="77777777" w:rsidR="006B4698" w:rsidRPr="008A2F9A" w:rsidRDefault="006B469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Date of Diagnosis: ___/___/_____    </w:t>
            </w:r>
          </w:p>
        </w:tc>
      </w:tr>
      <w:tr w:rsidR="002B5004" w:rsidRPr="00920856" w14:paraId="1E8CDD33" w14:textId="77777777" w:rsidTr="002B5004">
        <w:tblPrEx>
          <w:tblCellMar>
            <w:left w:w="72" w:type="dxa"/>
            <w:right w:w="14" w:type="dxa"/>
          </w:tblCellMar>
        </w:tblPrEx>
        <w:trPr>
          <w:trHeight w:val="439"/>
        </w:trPr>
        <w:tc>
          <w:tcPr>
            <w:tcW w:w="1801" w:type="dxa"/>
            <w:vMerge w:val="restart"/>
            <w:vAlign w:val="center"/>
          </w:tcPr>
          <w:p w14:paraId="2F1BEAB3" w14:textId="77777777" w:rsidR="002B5004" w:rsidRPr="008A2F9A" w:rsidRDefault="002B5004"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Brain injury </w:t>
            </w:r>
          </w:p>
        </w:tc>
        <w:tc>
          <w:tcPr>
            <w:tcW w:w="2881" w:type="dxa"/>
            <w:gridSpan w:val="2"/>
            <w:vAlign w:val="center"/>
          </w:tcPr>
          <w:p w14:paraId="5D07A5B9" w14:textId="77777777" w:rsidR="002B5004" w:rsidRPr="009F579D" w:rsidRDefault="002B5004" w:rsidP="002B5004">
            <w:pPr>
              <w:rPr>
                <w:rFonts w:ascii="Times New Roman" w:hAnsi="Times New Roman" w:cs="Times New Roman"/>
                <w:sz w:val="20"/>
                <w:szCs w:val="20"/>
                <w:lang w:val="en-US"/>
              </w:rPr>
            </w:pPr>
            <w:proofErr w:type="spellStart"/>
            <w:r w:rsidRPr="009F579D">
              <w:rPr>
                <w:rFonts w:ascii="Times New Roman" w:hAnsi="Times New Roman" w:cs="Times New Roman"/>
                <w:sz w:val="20"/>
                <w:szCs w:val="20"/>
                <w:lang w:val="en-US"/>
              </w:rPr>
              <w:t>Papile</w:t>
            </w:r>
            <w:proofErr w:type="spellEnd"/>
            <w:r w:rsidRPr="009F579D">
              <w:rPr>
                <w:rFonts w:ascii="Times New Roman" w:hAnsi="Times New Roman" w:cs="Times New Roman"/>
                <w:sz w:val="20"/>
                <w:szCs w:val="20"/>
                <w:lang w:val="en-US"/>
              </w:rPr>
              <w:t xml:space="preserve"> Classification for IVH</w:t>
            </w:r>
          </w:p>
        </w:tc>
        <w:tc>
          <w:tcPr>
            <w:tcW w:w="4322" w:type="dxa"/>
            <w:vAlign w:val="center"/>
          </w:tcPr>
          <w:p w14:paraId="096D9C1A" w14:textId="494CEEC8" w:rsidR="002B5004" w:rsidRPr="002B5004" w:rsidRDefault="002B5004" w:rsidP="00242F1B">
            <w:pPr>
              <w:pStyle w:val="ListParagraph"/>
              <w:numPr>
                <w:ilvl w:val="0"/>
                <w:numId w:val="27"/>
              </w:numPr>
              <w:rPr>
                <w:rFonts w:ascii="Times New Roman" w:hAnsi="Times New Roman" w:cs="Times New Roman"/>
                <w:sz w:val="20"/>
                <w:szCs w:val="20"/>
                <w:lang w:val="en-US"/>
              </w:rPr>
            </w:pPr>
            <w:r w:rsidRPr="002B5004">
              <w:rPr>
                <w:rFonts w:ascii="Times New Roman" w:hAnsi="Times New Roman" w:cs="Times New Roman"/>
                <w:sz w:val="20"/>
                <w:szCs w:val="20"/>
                <w:lang w:val="en-US"/>
              </w:rPr>
              <w:t xml:space="preserve">IVH Grade ≥ III: </w:t>
            </w:r>
            <w:r w:rsidRPr="002B5004">
              <w:rPr>
                <w:rFonts w:ascii="Segoe UI Symbol" w:hAnsi="Segoe UI Symbol" w:cs="Segoe UI Symbol"/>
                <w:sz w:val="20"/>
                <w:szCs w:val="20"/>
                <w:lang w:val="en-US"/>
              </w:rPr>
              <w:t>☐</w:t>
            </w:r>
            <w:r w:rsidRPr="002B5004">
              <w:rPr>
                <w:rFonts w:ascii="Times New Roman" w:hAnsi="Times New Roman" w:cs="Times New Roman"/>
                <w:sz w:val="20"/>
                <w:szCs w:val="20"/>
                <w:lang w:val="en-US"/>
              </w:rPr>
              <w:t xml:space="preserve"> Yes </w:t>
            </w:r>
            <w:r w:rsidRPr="002B5004">
              <w:rPr>
                <w:rFonts w:ascii="Segoe UI Symbol" w:hAnsi="Segoe UI Symbol" w:cs="Segoe UI Symbol"/>
                <w:sz w:val="20"/>
                <w:szCs w:val="20"/>
                <w:lang w:val="en-US"/>
              </w:rPr>
              <w:t>☐</w:t>
            </w:r>
            <w:r w:rsidRPr="002B5004">
              <w:rPr>
                <w:rFonts w:ascii="Times New Roman" w:hAnsi="Times New Roman" w:cs="Times New Roman"/>
                <w:sz w:val="20"/>
                <w:szCs w:val="20"/>
                <w:lang w:val="en-US"/>
              </w:rPr>
              <w:t xml:space="preserve"> No </w:t>
            </w:r>
          </w:p>
        </w:tc>
        <w:tc>
          <w:tcPr>
            <w:tcW w:w="2161" w:type="dxa"/>
            <w:vAlign w:val="center"/>
          </w:tcPr>
          <w:p w14:paraId="4D0A4884" w14:textId="77777777" w:rsidR="002B5004" w:rsidRPr="008A2F9A" w:rsidRDefault="002B5004"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Date of Diagnosis: ___/___/_____    </w:t>
            </w:r>
          </w:p>
        </w:tc>
      </w:tr>
      <w:tr w:rsidR="002B5004" w:rsidRPr="00920856" w14:paraId="7C538AB4" w14:textId="77777777" w:rsidTr="002B5004">
        <w:tblPrEx>
          <w:tblCellMar>
            <w:left w:w="72" w:type="dxa"/>
            <w:right w:w="14" w:type="dxa"/>
          </w:tblCellMar>
        </w:tblPrEx>
        <w:trPr>
          <w:trHeight w:val="439"/>
        </w:trPr>
        <w:tc>
          <w:tcPr>
            <w:tcW w:w="1801" w:type="dxa"/>
            <w:vMerge/>
            <w:vAlign w:val="center"/>
          </w:tcPr>
          <w:p w14:paraId="1D0EC0ED" w14:textId="77777777" w:rsidR="002B5004" w:rsidRPr="008A2F9A" w:rsidRDefault="002B5004" w:rsidP="00242F1B">
            <w:pPr>
              <w:pStyle w:val="ListParagraph"/>
              <w:numPr>
                <w:ilvl w:val="0"/>
                <w:numId w:val="24"/>
              </w:numPr>
              <w:spacing w:line="276" w:lineRule="auto"/>
              <w:rPr>
                <w:rFonts w:ascii="Times New Roman" w:hAnsi="Times New Roman" w:cs="Times New Roman"/>
                <w:sz w:val="20"/>
                <w:szCs w:val="20"/>
                <w:lang w:val="en-US"/>
              </w:rPr>
            </w:pPr>
          </w:p>
        </w:tc>
        <w:tc>
          <w:tcPr>
            <w:tcW w:w="2881" w:type="dxa"/>
            <w:gridSpan w:val="2"/>
            <w:vAlign w:val="center"/>
          </w:tcPr>
          <w:p w14:paraId="5A0BFDF1" w14:textId="77777777" w:rsidR="002B5004" w:rsidRPr="009F579D" w:rsidRDefault="002B5004" w:rsidP="002B5004">
            <w:pPr>
              <w:rPr>
                <w:rFonts w:ascii="Times New Roman" w:hAnsi="Times New Roman" w:cs="Times New Roman"/>
                <w:sz w:val="20"/>
                <w:szCs w:val="20"/>
                <w:lang w:val="en-US"/>
              </w:rPr>
            </w:pPr>
            <w:r w:rsidRPr="009F579D">
              <w:rPr>
                <w:rFonts w:ascii="Times New Roman" w:hAnsi="Times New Roman" w:cs="Times New Roman"/>
                <w:sz w:val="20"/>
                <w:szCs w:val="20"/>
                <w:lang w:val="en-US"/>
              </w:rPr>
              <w:t xml:space="preserve">De </w:t>
            </w:r>
            <w:proofErr w:type="spellStart"/>
            <w:r w:rsidRPr="009F579D">
              <w:rPr>
                <w:rFonts w:ascii="Times New Roman" w:hAnsi="Times New Roman" w:cs="Times New Roman"/>
                <w:sz w:val="20"/>
                <w:szCs w:val="20"/>
                <w:lang w:val="en-US"/>
              </w:rPr>
              <w:t>Vries</w:t>
            </w:r>
            <w:proofErr w:type="spellEnd"/>
            <w:r w:rsidRPr="009F579D">
              <w:rPr>
                <w:rFonts w:ascii="Times New Roman" w:hAnsi="Times New Roman" w:cs="Times New Roman"/>
                <w:sz w:val="20"/>
                <w:szCs w:val="20"/>
                <w:lang w:val="en-US"/>
              </w:rPr>
              <w:t xml:space="preserve"> Classification for </w:t>
            </w:r>
            <w:proofErr w:type="spellStart"/>
            <w:r w:rsidRPr="009F579D">
              <w:rPr>
                <w:rFonts w:ascii="Times New Roman" w:hAnsi="Times New Roman" w:cs="Times New Roman"/>
                <w:sz w:val="20"/>
                <w:szCs w:val="20"/>
                <w:lang w:val="en-US"/>
              </w:rPr>
              <w:t>cPVL</w:t>
            </w:r>
            <w:proofErr w:type="spellEnd"/>
          </w:p>
        </w:tc>
        <w:tc>
          <w:tcPr>
            <w:tcW w:w="4322" w:type="dxa"/>
            <w:vAlign w:val="center"/>
          </w:tcPr>
          <w:p w14:paraId="1919E916" w14:textId="400B20E7" w:rsidR="002B5004" w:rsidRPr="002B5004" w:rsidRDefault="002B5004" w:rsidP="00242F1B">
            <w:pPr>
              <w:pStyle w:val="ListParagraph"/>
              <w:numPr>
                <w:ilvl w:val="0"/>
                <w:numId w:val="27"/>
              </w:numPr>
              <w:rPr>
                <w:rFonts w:ascii="Times New Roman" w:hAnsi="Times New Roman" w:cs="Times New Roman"/>
                <w:sz w:val="20"/>
                <w:szCs w:val="20"/>
                <w:lang w:val="en-US"/>
              </w:rPr>
            </w:pPr>
            <w:proofErr w:type="spellStart"/>
            <w:r w:rsidRPr="002B5004">
              <w:rPr>
                <w:rFonts w:ascii="Times New Roman" w:hAnsi="Times New Roman" w:cs="Times New Roman"/>
                <w:sz w:val="20"/>
                <w:szCs w:val="20"/>
                <w:lang w:val="en-US"/>
              </w:rPr>
              <w:t>cPVL</w:t>
            </w:r>
            <w:proofErr w:type="spellEnd"/>
            <w:r w:rsidRPr="002B5004">
              <w:rPr>
                <w:rFonts w:ascii="Times New Roman" w:hAnsi="Times New Roman" w:cs="Times New Roman"/>
                <w:sz w:val="20"/>
                <w:szCs w:val="20"/>
                <w:lang w:val="en-US"/>
              </w:rPr>
              <w:t xml:space="preserve"> Grade ≥ II:</w:t>
            </w:r>
            <w:r w:rsidRPr="002B5004">
              <w:rPr>
                <w:rFonts w:ascii="Times New Roman" w:hAnsi="Times New Roman" w:cs="Times New Roman"/>
                <w:b/>
                <w:bCs/>
                <w:sz w:val="20"/>
                <w:szCs w:val="20"/>
                <w:lang w:val="en-US"/>
              </w:rPr>
              <w:t xml:space="preserve"> </w:t>
            </w:r>
            <w:r w:rsidRPr="002B5004">
              <w:rPr>
                <w:rFonts w:ascii="Segoe UI Symbol" w:hAnsi="Segoe UI Symbol" w:cs="Segoe UI Symbol"/>
                <w:sz w:val="20"/>
                <w:szCs w:val="20"/>
                <w:lang w:val="en-US"/>
              </w:rPr>
              <w:t>☐</w:t>
            </w:r>
            <w:r w:rsidRPr="002B5004">
              <w:rPr>
                <w:rFonts w:ascii="Times New Roman" w:hAnsi="Times New Roman" w:cs="Times New Roman"/>
                <w:sz w:val="20"/>
                <w:szCs w:val="20"/>
                <w:lang w:val="en-US"/>
              </w:rPr>
              <w:t xml:space="preserve"> Yes </w:t>
            </w:r>
            <w:r w:rsidRPr="002B5004">
              <w:rPr>
                <w:rFonts w:ascii="Segoe UI Symbol" w:hAnsi="Segoe UI Symbol" w:cs="Segoe UI Symbol"/>
                <w:sz w:val="20"/>
                <w:szCs w:val="20"/>
                <w:lang w:val="en-US"/>
              </w:rPr>
              <w:t>☐</w:t>
            </w:r>
            <w:r w:rsidRPr="002B5004">
              <w:rPr>
                <w:rFonts w:ascii="Times New Roman" w:hAnsi="Times New Roman" w:cs="Times New Roman"/>
                <w:sz w:val="20"/>
                <w:szCs w:val="20"/>
                <w:lang w:val="en-US"/>
              </w:rPr>
              <w:t xml:space="preserve"> No</w:t>
            </w:r>
          </w:p>
        </w:tc>
        <w:tc>
          <w:tcPr>
            <w:tcW w:w="2161" w:type="dxa"/>
            <w:vAlign w:val="center"/>
          </w:tcPr>
          <w:p w14:paraId="120F9F00" w14:textId="77777777" w:rsidR="002B5004" w:rsidRPr="008A2F9A" w:rsidRDefault="002B5004"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Date of Diagnosis: ___/___/_____    </w:t>
            </w:r>
          </w:p>
        </w:tc>
      </w:tr>
      <w:tr w:rsidR="006B4698" w:rsidRPr="00920856" w14:paraId="358163DD" w14:textId="77777777" w:rsidTr="002B5004">
        <w:tblPrEx>
          <w:tblCellMar>
            <w:left w:w="72" w:type="dxa"/>
            <w:right w:w="14" w:type="dxa"/>
          </w:tblCellMar>
        </w:tblPrEx>
        <w:trPr>
          <w:trHeight w:val="439"/>
        </w:trPr>
        <w:tc>
          <w:tcPr>
            <w:tcW w:w="1801" w:type="dxa"/>
            <w:vAlign w:val="center"/>
          </w:tcPr>
          <w:p w14:paraId="2BFD1513" w14:textId="77777777" w:rsidR="006B4698" w:rsidRPr="008A2F9A" w:rsidRDefault="006B4698"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ROP </w:t>
            </w:r>
          </w:p>
        </w:tc>
        <w:tc>
          <w:tcPr>
            <w:tcW w:w="2881" w:type="dxa"/>
            <w:gridSpan w:val="2"/>
            <w:vAlign w:val="center"/>
          </w:tcPr>
          <w:p w14:paraId="271E5325" w14:textId="77777777" w:rsidR="006B4698" w:rsidRPr="009F579D" w:rsidRDefault="006B4698" w:rsidP="00332867">
            <w:pPr>
              <w:spacing w:line="276" w:lineRule="auto"/>
              <w:rPr>
                <w:rFonts w:ascii="Times New Roman" w:hAnsi="Times New Roman" w:cs="Times New Roman"/>
                <w:sz w:val="20"/>
                <w:szCs w:val="20"/>
                <w:lang w:val="en-US"/>
              </w:rPr>
            </w:pPr>
            <w:r w:rsidRPr="009F579D">
              <w:rPr>
                <w:rFonts w:ascii="Times New Roman" w:hAnsi="Times New Roman" w:cs="Times New Roman"/>
                <w:sz w:val="20"/>
                <w:szCs w:val="20"/>
                <w:lang w:val="en-US"/>
              </w:rPr>
              <w:t>ICROP 3rd Edition</w:t>
            </w:r>
          </w:p>
        </w:tc>
        <w:tc>
          <w:tcPr>
            <w:tcW w:w="4322" w:type="dxa"/>
            <w:vAlign w:val="center"/>
          </w:tcPr>
          <w:p w14:paraId="516872BB" w14:textId="77777777" w:rsidR="006B4698" w:rsidRPr="009F579D" w:rsidRDefault="006B4698" w:rsidP="00332867">
            <w:pPr>
              <w:rPr>
                <w:rFonts w:ascii="Times New Roman" w:hAnsi="Times New Roman" w:cs="Times New Roman"/>
                <w:sz w:val="20"/>
                <w:szCs w:val="20"/>
                <w:lang w:val="en-US"/>
              </w:rPr>
            </w:pP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Yes </w:t>
            </w: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No</w:t>
            </w:r>
          </w:p>
          <w:p w14:paraId="2F0643EE" w14:textId="77777777" w:rsidR="006B4698" w:rsidRPr="008A2F9A" w:rsidRDefault="006B469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Treated: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Yes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No</w:t>
            </w:r>
          </w:p>
        </w:tc>
        <w:tc>
          <w:tcPr>
            <w:tcW w:w="2161" w:type="dxa"/>
            <w:vAlign w:val="center"/>
          </w:tcPr>
          <w:p w14:paraId="1E68CCB1" w14:textId="77777777" w:rsidR="006B4698" w:rsidRPr="008A2F9A" w:rsidRDefault="006B469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Date of Diagnosis: ___/___/_____</w:t>
            </w:r>
          </w:p>
        </w:tc>
      </w:tr>
      <w:tr w:rsidR="00D91464" w:rsidRPr="00920856" w14:paraId="59E47CA3" w14:textId="77777777" w:rsidTr="002B5004">
        <w:tblPrEx>
          <w:tblCellMar>
            <w:left w:w="72" w:type="dxa"/>
            <w:right w:w="14" w:type="dxa"/>
          </w:tblCellMar>
        </w:tblPrEx>
        <w:trPr>
          <w:trHeight w:val="439"/>
        </w:trPr>
        <w:tc>
          <w:tcPr>
            <w:tcW w:w="1801" w:type="dxa"/>
            <w:vAlign w:val="center"/>
          </w:tcPr>
          <w:p w14:paraId="78F9B3C8" w14:textId="26F13EBD" w:rsidR="00D91464" w:rsidRPr="008A2F9A" w:rsidRDefault="00D91464"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Abnormal MRI Brain at TEA</w:t>
            </w:r>
          </w:p>
        </w:tc>
        <w:tc>
          <w:tcPr>
            <w:tcW w:w="2881" w:type="dxa"/>
            <w:gridSpan w:val="2"/>
            <w:vAlign w:val="center"/>
          </w:tcPr>
          <w:p w14:paraId="1E72F106" w14:textId="1000A2EB" w:rsidR="00D91464" w:rsidRPr="009F579D" w:rsidRDefault="00D91464" w:rsidP="00D91464">
            <w:pPr>
              <w:spacing w:line="276" w:lineRule="auto"/>
              <w:rPr>
                <w:rFonts w:ascii="Times New Roman" w:hAnsi="Times New Roman" w:cs="Times New Roman"/>
                <w:sz w:val="20"/>
                <w:szCs w:val="20"/>
                <w:lang w:val="en-US"/>
              </w:rPr>
            </w:pPr>
            <w:r w:rsidRPr="009F579D">
              <w:rPr>
                <w:rFonts w:ascii="Times New Roman" w:hAnsi="Times New Roman" w:cs="Times New Roman"/>
                <w:sz w:val="20"/>
                <w:szCs w:val="20"/>
                <w:lang w:val="en-US"/>
              </w:rPr>
              <w:t>Abnormal MRI brain at 40 ± 2w PMA</w:t>
            </w:r>
          </w:p>
        </w:tc>
        <w:tc>
          <w:tcPr>
            <w:tcW w:w="4322" w:type="dxa"/>
            <w:vAlign w:val="center"/>
          </w:tcPr>
          <w:p w14:paraId="3A954647" w14:textId="5580E385" w:rsidR="00D91464" w:rsidRPr="009F579D" w:rsidRDefault="00D91464" w:rsidP="00D91464">
            <w:pPr>
              <w:rPr>
                <w:rFonts w:ascii="Segoe UI Symbol" w:hAnsi="Segoe UI Symbol" w:cs="Segoe UI Symbol"/>
                <w:sz w:val="20"/>
                <w:szCs w:val="20"/>
                <w:lang w:val="en-US"/>
              </w:rPr>
            </w:pP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Yes </w:t>
            </w: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No </w:t>
            </w:r>
            <w:r w:rsidR="00413B73" w:rsidRPr="009F579D">
              <w:rPr>
                <w:rFonts w:ascii="Segoe UI Symbol" w:hAnsi="Segoe UI Symbol" w:cs="Segoe UI Symbol"/>
                <w:sz w:val="20"/>
                <w:szCs w:val="20"/>
                <w:lang w:val="en-US"/>
              </w:rPr>
              <w:t>☐</w:t>
            </w:r>
            <w:r w:rsidR="00413B73">
              <w:rPr>
                <w:rFonts w:ascii="Segoe UI Symbol" w:hAnsi="Segoe UI Symbol" w:cs="Segoe UI Symbol"/>
                <w:sz w:val="20"/>
                <w:szCs w:val="20"/>
                <w:lang w:val="en-US"/>
              </w:rPr>
              <w:t xml:space="preserve"> </w:t>
            </w:r>
            <w:r w:rsidR="00413B73" w:rsidRPr="00413B73">
              <w:rPr>
                <w:rFonts w:ascii="Times New Roman" w:hAnsi="Times New Roman" w:cs="Times New Roman"/>
                <w:sz w:val="20"/>
                <w:szCs w:val="20"/>
                <w:lang w:val="en-US"/>
              </w:rPr>
              <w:t>Not done</w:t>
            </w:r>
          </w:p>
        </w:tc>
        <w:tc>
          <w:tcPr>
            <w:tcW w:w="2161" w:type="dxa"/>
            <w:vAlign w:val="center"/>
          </w:tcPr>
          <w:p w14:paraId="0BB5D622" w14:textId="7E732A1D" w:rsidR="00D91464" w:rsidRPr="009F579D" w:rsidRDefault="00D91464" w:rsidP="00D91464">
            <w:pPr>
              <w:rPr>
                <w:rFonts w:ascii="Times New Roman" w:hAnsi="Times New Roman" w:cs="Times New Roman"/>
                <w:sz w:val="20"/>
                <w:szCs w:val="20"/>
                <w:lang w:val="en-US"/>
              </w:rPr>
            </w:pPr>
            <w:r w:rsidRPr="009F579D">
              <w:rPr>
                <w:rFonts w:ascii="Times New Roman" w:hAnsi="Times New Roman" w:cs="Times New Roman"/>
                <w:sz w:val="20"/>
                <w:szCs w:val="20"/>
                <w:lang w:val="en-US"/>
              </w:rPr>
              <w:t>Check MRI form for more details</w:t>
            </w:r>
          </w:p>
        </w:tc>
      </w:tr>
    </w:tbl>
    <w:p w14:paraId="048BED35" w14:textId="77777777" w:rsidR="00D22255" w:rsidRDefault="00D22255"/>
    <w:p w14:paraId="51729885" w14:textId="52673C8B" w:rsidR="00D475A6" w:rsidRDefault="008A2F9A" w:rsidP="008A2F9A">
      <w:pPr>
        <w:spacing w:after="120"/>
        <w:ind w:left="-274"/>
        <w:rPr>
          <w:rFonts w:ascii="Times New Roman" w:hAnsi="Times New Roman" w:cs="Times New Roman"/>
          <w:sz w:val="28"/>
          <w:szCs w:val="28"/>
          <w:u w:val="single"/>
          <w:lang w:val="en-US"/>
        </w:rPr>
      </w:pPr>
      <w:r>
        <w:rPr>
          <w:rFonts w:ascii="Times New Roman" w:hAnsi="Times New Roman" w:cs="Times New Roman"/>
          <w:sz w:val="28"/>
          <w:szCs w:val="28"/>
          <w:u w:val="single"/>
          <w:lang w:val="en-US"/>
        </w:rPr>
        <w:t xml:space="preserve">I.5 </w:t>
      </w:r>
      <w:r w:rsidR="00B44218">
        <w:rPr>
          <w:rFonts w:ascii="Times New Roman" w:hAnsi="Times New Roman" w:cs="Times New Roman"/>
          <w:sz w:val="28"/>
          <w:szCs w:val="28"/>
          <w:u w:val="single"/>
          <w:lang w:val="en-US"/>
        </w:rPr>
        <w:t>Assessment at 44</w:t>
      </w:r>
      <w:r w:rsidR="00B44218" w:rsidRPr="001A2F50">
        <w:rPr>
          <w:rFonts w:ascii="Times New Roman" w:hAnsi="Times New Roman" w:cs="Times New Roman"/>
          <w:sz w:val="28"/>
          <w:szCs w:val="28"/>
          <w:u w:val="single"/>
          <w:lang w:val="en-US"/>
        </w:rPr>
        <w:t xml:space="preserve"> w</w:t>
      </w:r>
      <w:r>
        <w:rPr>
          <w:rFonts w:ascii="Times New Roman" w:hAnsi="Times New Roman" w:cs="Times New Roman"/>
          <w:sz w:val="28"/>
          <w:szCs w:val="28"/>
          <w:u w:val="single"/>
          <w:lang w:val="en-US"/>
        </w:rPr>
        <w:t>eeks PMA</w:t>
      </w:r>
    </w:p>
    <w:tbl>
      <w:tblPr>
        <w:tblStyle w:val="TableGrid"/>
        <w:tblW w:w="11165" w:type="dxa"/>
        <w:tblInd w:w="-275" w:type="dxa"/>
        <w:tblLook w:val="04A0" w:firstRow="1" w:lastRow="0" w:firstColumn="1" w:lastColumn="0" w:noHBand="0" w:noVBand="1"/>
      </w:tblPr>
      <w:tblGrid>
        <w:gridCol w:w="1800"/>
        <w:gridCol w:w="2702"/>
        <w:gridCol w:w="178"/>
        <w:gridCol w:w="4320"/>
        <w:gridCol w:w="2165"/>
      </w:tblGrid>
      <w:tr w:rsidR="008A2F9A" w:rsidRPr="008A2F9A" w14:paraId="32F4E04A" w14:textId="77777777" w:rsidTr="008A2F9A">
        <w:trPr>
          <w:trHeight w:val="334"/>
        </w:trPr>
        <w:tc>
          <w:tcPr>
            <w:tcW w:w="4502" w:type="dxa"/>
            <w:gridSpan w:val="2"/>
            <w:tcBorders>
              <w:top w:val="nil"/>
              <w:left w:val="nil"/>
              <w:right w:val="nil"/>
            </w:tcBorders>
            <w:shd w:val="clear" w:color="auto" w:fill="auto"/>
          </w:tcPr>
          <w:p w14:paraId="36549731" w14:textId="77777777" w:rsidR="008A2F9A" w:rsidRPr="008A2F9A" w:rsidRDefault="008A2F9A" w:rsidP="00242F1B">
            <w:pPr>
              <w:pStyle w:val="ListParagraph"/>
              <w:numPr>
                <w:ilvl w:val="0"/>
                <w:numId w:val="24"/>
              </w:numPr>
              <w:spacing w:line="276" w:lineRule="auto"/>
              <w:rPr>
                <w:rFonts w:ascii="Times New Roman" w:hAnsi="Times New Roman" w:cs="Times New Roman"/>
                <w:b/>
                <w:bCs/>
                <w:sz w:val="22"/>
                <w:szCs w:val="22"/>
                <w:lang w:val="en-US"/>
              </w:rPr>
            </w:pPr>
            <w:r w:rsidRPr="008A2F9A">
              <w:rPr>
                <w:rFonts w:ascii="Times New Roman" w:hAnsi="Times New Roman" w:cs="Times New Roman"/>
                <w:sz w:val="20"/>
                <w:szCs w:val="20"/>
                <w:lang w:val="en-US"/>
              </w:rPr>
              <w:t xml:space="preserve">Method of Encounter: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Direct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Telephonic</w:t>
            </w:r>
          </w:p>
        </w:tc>
        <w:tc>
          <w:tcPr>
            <w:tcW w:w="6663" w:type="dxa"/>
            <w:gridSpan w:val="3"/>
            <w:tcBorders>
              <w:top w:val="nil"/>
              <w:left w:val="nil"/>
              <w:right w:val="nil"/>
            </w:tcBorders>
            <w:shd w:val="clear" w:color="auto" w:fill="auto"/>
          </w:tcPr>
          <w:p w14:paraId="6638FAA8" w14:textId="77777777" w:rsidR="008A2F9A" w:rsidRPr="008A2F9A" w:rsidRDefault="008A2F9A" w:rsidP="00242F1B">
            <w:pPr>
              <w:pStyle w:val="ListParagraph"/>
              <w:numPr>
                <w:ilvl w:val="0"/>
                <w:numId w:val="24"/>
              </w:numPr>
              <w:spacing w:line="276" w:lineRule="auto"/>
              <w:rPr>
                <w:rFonts w:ascii="Times New Roman" w:hAnsi="Times New Roman" w:cs="Times New Roman"/>
                <w:b/>
                <w:bCs/>
                <w:sz w:val="22"/>
                <w:szCs w:val="22"/>
                <w:lang w:val="en-US"/>
              </w:rPr>
            </w:pPr>
            <w:r w:rsidRPr="008A2F9A">
              <w:rPr>
                <w:rFonts w:ascii="Times New Roman" w:hAnsi="Times New Roman" w:cs="Times New Roman"/>
                <w:sz w:val="20"/>
                <w:szCs w:val="20"/>
                <w:lang w:val="en-US"/>
              </w:rPr>
              <w:t xml:space="preserve">If Telephonic: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Attendant </w:t>
            </w:r>
            <w:r w:rsidRPr="008A2F9A">
              <w:rPr>
                <w:rFonts w:ascii="Segoe UI Symbol" w:hAnsi="Segoe UI Symbol" w:cs="Segoe UI Symbol"/>
                <w:sz w:val="20"/>
                <w:szCs w:val="20"/>
                <w:lang w:val="en-US"/>
              </w:rPr>
              <w:t xml:space="preserve">☐ </w:t>
            </w:r>
            <w:r w:rsidRPr="008A2F9A">
              <w:rPr>
                <w:rFonts w:ascii="Times New Roman" w:hAnsi="Times New Roman" w:cs="Times New Roman"/>
                <w:sz w:val="20"/>
                <w:szCs w:val="20"/>
                <w:lang w:val="en-US"/>
              </w:rPr>
              <w:t>Treating physician</w:t>
            </w:r>
            <w:r w:rsidRPr="008A2F9A">
              <w:rPr>
                <w:rFonts w:ascii="Segoe UI Symbol" w:hAnsi="Segoe UI Symbol" w:cs="Segoe UI Symbol"/>
                <w:sz w:val="20"/>
                <w:szCs w:val="20"/>
                <w:lang w:val="en-US"/>
              </w:rPr>
              <w:t xml:space="preserve"> ☐ </w:t>
            </w:r>
            <w:r w:rsidRPr="008A2F9A">
              <w:rPr>
                <w:rFonts w:ascii="Times New Roman" w:hAnsi="Times New Roman" w:cs="Times New Roman"/>
                <w:sz w:val="20"/>
                <w:szCs w:val="20"/>
                <w:lang w:val="en-US"/>
              </w:rPr>
              <w:t>Others</w:t>
            </w:r>
            <w:r w:rsidRPr="008A2F9A">
              <w:rPr>
                <w:rFonts w:ascii="Segoe UI Symbol" w:hAnsi="Segoe UI Symbol" w:cs="Segoe UI Symbol"/>
                <w:sz w:val="20"/>
                <w:szCs w:val="20"/>
                <w:lang w:val="en-US"/>
              </w:rPr>
              <w:t xml:space="preserve"> ________</w:t>
            </w:r>
          </w:p>
        </w:tc>
      </w:tr>
      <w:tr w:rsidR="00B44218" w:rsidRPr="00FF269F" w14:paraId="4CDD80A1" w14:textId="77777777" w:rsidTr="008A2F9A">
        <w:trPr>
          <w:trHeight w:val="334"/>
        </w:trPr>
        <w:tc>
          <w:tcPr>
            <w:tcW w:w="1800" w:type="dxa"/>
            <w:shd w:val="clear" w:color="auto" w:fill="DEEAF6" w:themeFill="accent1" w:themeFillTint="33"/>
          </w:tcPr>
          <w:p w14:paraId="390346F5" w14:textId="77777777" w:rsidR="00B44218" w:rsidRPr="00FF269F" w:rsidRDefault="00B44218" w:rsidP="00332867">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Outcome</w:t>
            </w:r>
          </w:p>
        </w:tc>
        <w:tc>
          <w:tcPr>
            <w:tcW w:w="2880" w:type="dxa"/>
            <w:gridSpan w:val="2"/>
            <w:shd w:val="clear" w:color="auto" w:fill="DEEAF6" w:themeFill="accent1" w:themeFillTint="33"/>
          </w:tcPr>
          <w:p w14:paraId="4DC5E4C4" w14:textId="77777777" w:rsidR="00B44218" w:rsidRPr="00FF269F" w:rsidRDefault="00B44218" w:rsidP="00332867">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Definition</w:t>
            </w:r>
          </w:p>
        </w:tc>
        <w:tc>
          <w:tcPr>
            <w:tcW w:w="4320" w:type="dxa"/>
            <w:shd w:val="clear" w:color="auto" w:fill="DEEAF6" w:themeFill="accent1" w:themeFillTint="33"/>
          </w:tcPr>
          <w:p w14:paraId="3BE62326" w14:textId="77777777" w:rsidR="00B44218" w:rsidRPr="00FF269F" w:rsidRDefault="00B44218" w:rsidP="00332867">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Result</w:t>
            </w:r>
          </w:p>
        </w:tc>
        <w:tc>
          <w:tcPr>
            <w:tcW w:w="2160" w:type="dxa"/>
            <w:shd w:val="clear" w:color="auto" w:fill="DEEAF6" w:themeFill="accent1" w:themeFillTint="33"/>
          </w:tcPr>
          <w:p w14:paraId="3A6EEF42" w14:textId="56A27B19" w:rsidR="00B44218" w:rsidRPr="00B44218" w:rsidRDefault="00B44218" w:rsidP="00B44218">
            <w:pPr>
              <w:spacing w:line="276" w:lineRule="auto"/>
              <w:rPr>
                <w:rFonts w:ascii="Times New Roman" w:hAnsi="Times New Roman" w:cs="Times New Roman"/>
                <w:b/>
                <w:bCs/>
                <w:sz w:val="22"/>
                <w:szCs w:val="22"/>
                <w:lang w:val="en-US"/>
              </w:rPr>
            </w:pPr>
            <w:r>
              <w:rPr>
                <w:rFonts w:ascii="Times New Roman" w:hAnsi="Times New Roman" w:cs="Times New Roman"/>
                <w:b/>
                <w:bCs/>
                <w:sz w:val="22"/>
                <w:szCs w:val="22"/>
                <w:lang w:val="en-US"/>
              </w:rPr>
              <w:t>Additional info</w:t>
            </w:r>
          </w:p>
        </w:tc>
      </w:tr>
      <w:tr w:rsidR="00B44218" w:rsidRPr="00920856" w14:paraId="50DA4B89" w14:textId="77777777" w:rsidTr="008A2F9A">
        <w:tblPrEx>
          <w:tblCellMar>
            <w:left w:w="72" w:type="dxa"/>
            <w:right w:w="14" w:type="dxa"/>
          </w:tblCellMar>
        </w:tblPrEx>
        <w:trPr>
          <w:trHeight w:val="439"/>
        </w:trPr>
        <w:tc>
          <w:tcPr>
            <w:tcW w:w="1800" w:type="dxa"/>
            <w:vAlign w:val="center"/>
          </w:tcPr>
          <w:p w14:paraId="689C8F88" w14:textId="29AB6F03" w:rsidR="00B44218" w:rsidRPr="008A2F9A" w:rsidRDefault="00B44218"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Death between 40 and 44 weeks PMA</w:t>
            </w:r>
          </w:p>
        </w:tc>
        <w:tc>
          <w:tcPr>
            <w:tcW w:w="2880" w:type="dxa"/>
            <w:gridSpan w:val="2"/>
            <w:vAlign w:val="center"/>
          </w:tcPr>
          <w:p w14:paraId="593B3596" w14:textId="75417EBD" w:rsidR="00B44218" w:rsidRPr="009F579D" w:rsidRDefault="00B44218" w:rsidP="00332867">
            <w:pPr>
              <w:spacing w:line="276" w:lineRule="auto"/>
              <w:rPr>
                <w:rFonts w:ascii="Times New Roman" w:hAnsi="Times New Roman" w:cs="Times New Roman"/>
                <w:sz w:val="20"/>
                <w:szCs w:val="20"/>
                <w:lang w:val="en-US"/>
              </w:rPr>
            </w:pPr>
            <w:r w:rsidRPr="009F579D">
              <w:rPr>
                <w:rFonts w:ascii="Times New Roman" w:hAnsi="Times New Roman" w:cs="Times New Roman"/>
                <w:sz w:val="20"/>
                <w:szCs w:val="20"/>
                <w:lang w:val="en-US"/>
              </w:rPr>
              <w:t>Death due to any cause from 40 weeks till completion of 44 weeks of PMA</w:t>
            </w:r>
          </w:p>
        </w:tc>
        <w:tc>
          <w:tcPr>
            <w:tcW w:w="4320" w:type="dxa"/>
            <w:vAlign w:val="center"/>
          </w:tcPr>
          <w:p w14:paraId="4F83ABE2" w14:textId="77777777" w:rsidR="00B44218" w:rsidRPr="009F579D" w:rsidRDefault="00B44218" w:rsidP="00332867">
            <w:pPr>
              <w:rPr>
                <w:rFonts w:ascii="Times New Roman" w:hAnsi="Times New Roman" w:cs="Times New Roman"/>
                <w:sz w:val="20"/>
                <w:szCs w:val="20"/>
                <w:lang w:val="en-US"/>
              </w:rPr>
            </w:pP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Yes </w:t>
            </w: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No</w:t>
            </w:r>
          </w:p>
          <w:p w14:paraId="0965E8A1" w14:textId="77777777" w:rsidR="00B44218" w:rsidRPr="008A2F9A" w:rsidRDefault="00B44218" w:rsidP="00242F1B">
            <w:pPr>
              <w:pStyle w:val="ListParagraph"/>
              <w:numPr>
                <w:ilvl w:val="0"/>
                <w:numId w:val="24"/>
              </w:numPr>
              <w:rPr>
                <w:rFonts w:ascii="Segoe UI Symbol" w:hAnsi="Segoe UI Symbol" w:cs="Segoe UI Symbol"/>
                <w:sz w:val="20"/>
                <w:szCs w:val="20"/>
                <w:lang w:val="en-US"/>
              </w:rPr>
            </w:pPr>
            <w:r w:rsidRPr="008A2F9A">
              <w:rPr>
                <w:rFonts w:ascii="Times New Roman" w:hAnsi="Times New Roman" w:cs="Times New Roman"/>
                <w:sz w:val="20"/>
                <w:szCs w:val="20"/>
                <w:lang w:val="en-US"/>
              </w:rPr>
              <w:t>If yes, cause of death: _________________________________</w:t>
            </w:r>
          </w:p>
        </w:tc>
        <w:tc>
          <w:tcPr>
            <w:tcW w:w="2160" w:type="dxa"/>
            <w:vAlign w:val="center"/>
          </w:tcPr>
          <w:p w14:paraId="259A0EB4" w14:textId="5105F374" w:rsidR="00B44218" w:rsidRPr="008A2F9A" w:rsidRDefault="008A2F9A"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Date of Death: __/_/_</w:t>
            </w:r>
            <w:r w:rsidR="00B44218" w:rsidRPr="008A2F9A">
              <w:rPr>
                <w:rFonts w:ascii="Times New Roman" w:hAnsi="Times New Roman" w:cs="Times New Roman"/>
                <w:sz w:val="20"/>
                <w:szCs w:val="20"/>
                <w:lang w:val="en-US"/>
              </w:rPr>
              <w:t>_</w:t>
            </w:r>
          </w:p>
          <w:p w14:paraId="2232DB4C" w14:textId="04D721A9" w:rsidR="00B44218" w:rsidRPr="008A2F9A" w:rsidRDefault="008A2F9A"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Time of Death: __:_</w:t>
            </w:r>
            <w:r w:rsidR="00B44218" w:rsidRPr="008A2F9A">
              <w:rPr>
                <w:rFonts w:ascii="Times New Roman" w:hAnsi="Times New Roman" w:cs="Times New Roman"/>
                <w:sz w:val="20"/>
                <w:szCs w:val="20"/>
                <w:lang w:val="en-US"/>
              </w:rPr>
              <w:t>_</w:t>
            </w:r>
          </w:p>
          <w:p w14:paraId="1413A62A" w14:textId="594E3488" w:rsidR="00B44218" w:rsidRPr="008A2F9A" w:rsidRDefault="008A2F9A"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Age at Death: __</w:t>
            </w:r>
            <w:r w:rsidR="00B44218" w:rsidRPr="008A2F9A">
              <w:rPr>
                <w:rFonts w:ascii="Times New Roman" w:hAnsi="Times New Roman" w:cs="Times New Roman"/>
                <w:sz w:val="20"/>
                <w:szCs w:val="20"/>
                <w:lang w:val="en-US"/>
              </w:rPr>
              <w:t>_ days</w:t>
            </w:r>
          </w:p>
        </w:tc>
      </w:tr>
      <w:tr w:rsidR="00B44218" w:rsidRPr="00920856" w14:paraId="7A3F3EDD" w14:textId="77777777" w:rsidTr="008A2F9A">
        <w:tblPrEx>
          <w:tblCellMar>
            <w:left w:w="72" w:type="dxa"/>
            <w:right w:w="14" w:type="dxa"/>
          </w:tblCellMar>
        </w:tblPrEx>
        <w:trPr>
          <w:trHeight w:val="439"/>
        </w:trPr>
        <w:tc>
          <w:tcPr>
            <w:tcW w:w="1800" w:type="dxa"/>
            <w:vAlign w:val="center"/>
          </w:tcPr>
          <w:p w14:paraId="18721B7F" w14:textId="77777777" w:rsidR="00B44218" w:rsidRPr="008A2F9A" w:rsidRDefault="00B44218"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NEC </w:t>
            </w:r>
          </w:p>
        </w:tc>
        <w:tc>
          <w:tcPr>
            <w:tcW w:w="2880" w:type="dxa"/>
            <w:gridSpan w:val="2"/>
            <w:vAlign w:val="center"/>
          </w:tcPr>
          <w:p w14:paraId="6C959121" w14:textId="77777777" w:rsidR="00B44218" w:rsidRPr="009F579D" w:rsidRDefault="00B44218" w:rsidP="00332867">
            <w:pPr>
              <w:spacing w:line="276" w:lineRule="auto"/>
              <w:rPr>
                <w:rFonts w:ascii="Times New Roman" w:hAnsi="Times New Roman" w:cs="Times New Roman"/>
                <w:sz w:val="20"/>
                <w:szCs w:val="20"/>
                <w:lang w:val="en-US"/>
              </w:rPr>
            </w:pPr>
            <w:r w:rsidRPr="009F579D">
              <w:rPr>
                <w:rFonts w:ascii="Times New Roman" w:hAnsi="Times New Roman" w:cs="Times New Roman"/>
                <w:sz w:val="20"/>
                <w:szCs w:val="20"/>
                <w:lang w:val="en-US"/>
              </w:rPr>
              <w:t>Modified Bell's Staging</w:t>
            </w:r>
          </w:p>
        </w:tc>
        <w:tc>
          <w:tcPr>
            <w:tcW w:w="4320" w:type="dxa"/>
            <w:vAlign w:val="center"/>
          </w:tcPr>
          <w:p w14:paraId="40ED8F75" w14:textId="77777777" w:rsidR="00B44218" w:rsidRPr="009F579D" w:rsidRDefault="00B44218" w:rsidP="00332867">
            <w:pPr>
              <w:rPr>
                <w:rFonts w:ascii="Times New Roman" w:hAnsi="Times New Roman" w:cs="Times New Roman"/>
                <w:sz w:val="20"/>
                <w:szCs w:val="20"/>
                <w:lang w:val="en-US"/>
              </w:rPr>
            </w:pPr>
            <w:r w:rsidRPr="009F579D">
              <w:rPr>
                <w:rFonts w:ascii="Times New Roman" w:hAnsi="Times New Roman" w:cs="Times New Roman"/>
                <w:sz w:val="20"/>
                <w:szCs w:val="20"/>
                <w:lang w:val="en-US"/>
              </w:rPr>
              <w:t xml:space="preserve">Stage ≥IIA: </w:t>
            </w: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Yes </w:t>
            </w: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No</w:t>
            </w:r>
          </w:p>
          <w:p w14:paraId="74A547B4" w14:textId="77777777" w:rsidR="00B44218" w:rsidRPr="008A2F9A" w:rsidRDefault="00B4421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Surgical intervention required: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Yes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No</w:t>
            </w:r>
          </w:p>
        </w:tc>
        <w:tc>
          <w:tcPr>
            <w:tcW w:w="2160" w:type="dxa"/>
            <w:vAlign w:val="center"/>
          </w:tcPr>
          <w:p w14:paraId="03BCBA2F" w14:textId="77777777" w:rsidR="00B44218" w:rsidRPr="008A2F9A" w:rsidRDefault="00B4421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Date of Diagnosis: ___/___/_____    </w:t>
            </w:r>
          </w:p>
        </w:tc>
      </w:tr>
      <w:tr w:rsidR="00B44218" w:rsidRPr="00920856" w14:paraId="5E4A0606" w14:textId="77777777" w:rsidTr="008A2F9A">
        <w:tblPrEx>
          <w:tblCellMar>
            <w:left w:w="72" w:type="dxa"/>
            <w:right w:w="14" w:type="dxa"/>
          </w:tblCellMar>
        </w:tblPrEx>
        <w:trPr>
          <w:trHeight w:val="439"/>
        </w:trPr>
        <w:tc>
          <w:tcPr>
            <w:tcW w:w="1800" w:type="dxa"/>
            <w:vMerge w:val="restart"/>
            <w:vAlign w:val="center"/>
          </w:tcPr>
          <w:p w14:paraId="675BA16A" w14:textId="77777777" w:rsidR="00B44218" w:rsidRPr="008A2F9A" w:rsidRDefault="00B44218"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Brain injury </w:t>
            </w:r>
          </w:p>
        </w:tc>
        <w:tc>
          <w:tcPr>
            <w:tcW w:w="2880" w:type="dxa"/>
            <w:gridSpan w:val="2"/>
            <w:vAlign w:val="center"/>
          </w:tcPr>
          <w:p w14:paraId="414C4689" w14:textId="77777777" w:rsidR="00B44218" w:rsidRPr="009F579D" w:rsidRDefault="00B44218" w:rsidP="00332867">
            <w:pPr>
              <w:rPr>
                <w:rFonts w:ascii="Times New Roman" w:hAnsi="Times New Roman" w:cs="Times New Roman"/>
                <w:sz w:val="20"/>
                <w:szCs w:val="20"/>
                <w:lang w:val="en-US"/>
              </w:rPr>
            </w:pPr>
            <w:proofErr w:type="spellStart"/>
            <w:r w:rsidRPr="009F579D">
              <w:rPr>
                <w:rFonts w:ascii="Times New Roman" w:hAnsi="Times New Roman" w:cs="Times New Roman"/>
                <w:sz w:val="20"/>
                <w:szCs w:val="20"/>
                <w:lang w:val="en-US"/>
              </w:rPr>
              <w:t>Papile</w:t>
            </w:r>
            <w:proofErr w:type="spellEnd"/>
            <w:r w:rsidRPr="009F579D">
              <w:rPr>
                <w:rFonts w:ascii="Times New Roman" w:hAnsi="Times New Roman" w:cs="Times New Roman"/>
                <w:sz w:val="20"/>
                <w:szCs w:val="20"/>
                <w:lang w:val="en-US"/>
              </w:rPr>
              <w:t xml:space="preserve"> Classification for IVH</w:t>
            </w:r>
          </w:p>
        </w:tc>
        <w:tc>
          <w:tcPr>
            <w:tcW w:w="4320" w:type="dxa"/>
            <w:vAlign w:val="center"/>
          </w:tcPr>
          <w:p w14:paraId="263AC63F" w14:textId="12796A96" w:rsidR="00B44218" w:rsidRPr="002B5004" w:rsidRDefault="00B44218" w:rsidP="00242F1B">
            <w:pPr>
              <w:pStyle w:val="ListParagraph"/>
              <w:numPr>
                <w:ilvl w:val="0"/>
                <w:numId w:val="28"/>
              </w:numPr>
              <w:rPr>
                <w:rFonts w:ascii="Times New Roman" w:hAnsi="Times New Roman" w:cs="Times New Roman"/>
                <w:sz w:val="20"/>
                <w:szCs w:val="20"/>
                <w:lang w:val="en-US"/>
              </w:rPr>
            </w:pPr>
            <w:r w:rsidRPr="002B5004">
              <w:rPr>
                <w:rFonts w:ascii="Times New Roman" w:hAnsi="Times New Roman" w:cs="Times New Roman"/>
                <w:sz w:val="20"/>
                <w:szCs w:val="20"/>
                <w:lang w:val="en-US"/>
              </w:rPr>
              <w:t xml:space="preserve">IVH Grade ≥ </w:t>
            </w:r>
            <w:r w:rsidR="00EA1B93" w:rsidRPr="002B5004">
              <w:rPr>
                <w:rFonts w:ascii="Times New Roman" w:hAnsi="Times New Roman" w:cs="Times New Roman"/>
                <w:sz w:val="20"/>
                <w:szCs w:val="20"/>
                <w:lang w:val="en-US"/>
              </w:rPr>
              <w:t>III</w:t>
            </w:r>
            <w:r w:rsidRPr="002B5004">
              <w:rPr>
                <w:rFonts w:ascii="Times New Roman" w:hAnsi="Times New Roman" w:cs="Times New Roman"/>
                <w:sz w:val="20"/>
                <w:szCs w:val="20"/>
                <w:lang w:val="en-US"/>
              </w:rPr>
              <w:t xml:space="preserve">: </w:t>
            </w:r>
            <w:r w:rsidRPr="002B5004">
              <w:rPr>
                <w:rFonts w:ascii="Segoe UI Symbol" w:hAnsi="Segoe UI Symbol" w:cs="Segoe UI Symbol"/>
                <w:sz w:val="20"/>
                <w:szCs w:val="20"/>
                <w:lang w:val="en-US"/>
              </w:rPr>
              <w:t>☐</w:t>
            </w:r>
            <w:r w:rsidRPr="002B5004">
              <w:rPr>
                <w:rFonts w:ascii="Times New Roman" w:hAnsi="Times New Roman" w:cs="Times New Roman"/>
                <w:sz w:val="20"/>
                <w:szCs w:val="20"/>
                <w:lang w:val="en-US"/>
              </w:rPr>
              <w:t xml:space="preserve"> Yes </w:t>
            </w:r>
            <w:r w:rsidRPr="002B5004">
              <w:rPr>
                <w:rFonts w:ascii="Segoe UI Symbol" w:hAnsi="Segoe UI Symbol" w:cs="Segoe UI Symbol"/>
                <w:sz w:val="20"/>
                <w:szCs w:val="20"/>
                <w:lang w:val="en-US"/>
              </w:rPr>
              <w:t>☐</w:t>
            </w:r>
            <w:r w:rsidRPr="002B5004">
              <w:rPr>
                <w:rFonts w:ascii="Times New Roman" w:hAnsi="Times New Roman" w:cs="Times New Roman"/>
                <w:sz w:val="20"/>
                <w:szCs w:val="20"/>
                <w:lang w:val="en-US"/>
              </w:rPr>
              <w:t xml:space="preserve"> No </w:t>
            </w:r>
          </w:p>
        </w:tc>
        <w:tc>
          <w:tcPr>
            <w:tcW w:w="2160" w:type="dxa"/>
            <w:vAlign w:val="center"/>
          </w:tcPr>
          <w:p w14:paraId="37D41583" w14:textId="77777777" w:rsidR="00B44218" w:rsidRPr="008A2F9A" w:rsidRDefault="00B4421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Date of Diagnosis: ___/___/_____    </w:t>
            </w:r>
          </w:p>
        </w:tc>
      </w:tr>
      <w:tr w:rsidR="00B44218" w:rsidRPr="00920856" w14:paraId="462CE9D1" w14:textId="77777777" w:rsidTr="008A2F9A">
        <w:tblPrEx>
          <w:tblCellMar>
            <w:left w:w="72" w:type="dxa"/>
            <w:right w:w="14" w:type="dxa"/>
          </w:tblCellMar>
        </w:tblPrEx>
        <w:trPr>
          <w:trHeight w:val="439"/>
        </w:trPr>
        <w:tc>
          <w:tcPr>
            <w:tcW w:w="1800" w:type="dxa"/>
            <w:vMerge/>
            <w:vAlign w:val="center"/>
          </w:tcPr>
          <w:p w14:paraId="58D6004D" w14:textId="77777777" w:rsidR="00B44218" w:rsidRPr="008A2F9A" w:rsidRDefault="00B44218" w:rsidP="00242F1B">
            <w:pPr>
              <w:pStyle w:val="ListParagraph"/>
              <w:numPr>
                <w:ilvl w:val="0"/>
                <w:numId w:val="24"/>
              </w:numPr>
              <w:spacing w:line="276" w:lineRule="auto"/>
              <w:rPr>
                <w:rFonts w:ascii="Times New Roman" w:hAnsi="Times New Roman" w:cs="Times New Roman"/>
                <w:sz w:val="20"/>
                <w:szCs w:val="20"/>
                <w:lang w:val="en-US"/>
              </w:rPr>
            </w:pPr>
          </w:p>
        </w:tc>
        <w:tc>
          <w:tcPr>
            <w:tcW w:w="2880" w:type="dxa"/>
            <w:gridSpan w:val="2"/>
            <w:vAlign w:val="center"/>
          </w:tcPr>
          <w:p w14:paraId="24D667EF" w14:textId="77777777" w:rsidR="00B44218" w:rsidRPr="009F579D" w:rsidRDefault="00B44218" w:rsidP="00332867">
            <w:pPr>
              <w:rPr>
                <w:rFonts w:ascii="Times New Roman" w:hAnsi="Times New Roman" w:cs="Times New Roman"/>
                <w:sz w:val="20"/>
                <w:szCs w:val="20"/>
                <w:lang w:val="en-US"/>
              </w:rPr>
            </w:pPr>
            <w:r w:rsidRPr="009F579D">
              <w:rPr>
                <w:rFonts w:ascii="Times New Roman" w:hAnsi="Times New Roman" w:cs="Times New Roman"/>
                <w:sz w:val="20"/>
                <w:szCs w:val="20"/>
                <w:lang w:val="en-US"/>
              </w:rPr>
              <w:t xml:space="preserve">De </w:t>
            </w:r>
            <w:proofErr w:type="spellStart"/>
            <w:r w:rsidRPr="009F579D">
              <w:rPr>
                <w:rFonts w:ascii="Times New Roman" w:hAnsi="Times New Roman" w:cs="Times New Roman"/>
                <w:sz w:val="20"/>
                <w:szCs w:val="20"/>
                <w:lang w:val="en-US"/>
              </w:rPr>
              <w:t>Vries</w:t>
            </w:r>
            <w:proofErr w:type="spellEnd"/>
            <w:r w:rsidRPr="009F579D">
              <w:rPr>
                <w:rFonts w:ascii="Times New Roman" w:hAnsi="Times New Roman" w:cs="Times New Roman"/>
                <w:sz w:val="20"/>
                <w:szCs w:val="20"/>
                <w:lang w:val="en-US"/>
              </w:rPr>
              <w:t xml:space="preserve"> Classification for </w:t>
            </w:r>
            <w:proofErr w:type="spellStart"/>
            <w:r w:rsidRPr="009F579D">
              <w:rPr>
                <w:rFonts w:ascii="Times New Roman" w:hAnsi="Times New Roman" w:cs="Times New Roman"/>
                <w:sz w:val="20"/>
                <w:szCs w:val="20"/>
                <w:lang w:val="en-US"/>
              </w:rPr>
              <w:t>cPVL</w:t>
            </w:r>
            <w:proofErr w:type="spellEnd"/>
          </w:p>
        </w:tc>
        <w:tc>
          <w:tcPr>
            <w:tcW w:w="4320" w:type="dxa"/>
            <w:vAlign w:val="center"/>
          </w:tcPr>
          <w:p w14:paraId="505E0D1F" w14:textId="56FAAA92" w:rsidR="00B44218" w:rsidRPr="002B5004" w:rsidRDefault="00B44218" w:rsidP="00242F1B">
            <w:pPr>
              <w:pStyle w:val="ListParagraph"/>
              <w:numPr>
                <w:ilvl w:val="0"/>
                <w:numId w:val="28"/>
              </w:numPr>
              <w:rPr>
                <w:rFonts w:ascii="Times New Roman" w:hAnsi="Times New Roman" w:cs="Times New Roman"/>
                <w:sz w:val="20"/>
                <w:szCs w:val="20"/>
                <w:lang w:val="en-US"/>
              </w:rPr>
            </w:pPr>
            <w:proofErr w:type="spellStart"/>
            <w:r w:rsidRPr="002B5004">
              <w:rPr>
                <w:rFonts w:ascii="Times New Roman" w:hAnsi="Times New Roman" w:cs="Times New Roman"/>
                <w:sz w:val="20"/>
                <w:szCs w:val="20"/>
                <w:lang w:val="en-US"/>
              </w:rPr>
              <w:t>cPVL</w:t>
            </w:r>
            <w:proofErr w:type="spellEnd"/>
            <w:r w:rsidRPr="002B5004">
              <w:rPr>
                <w:rFonts w:ascii="Times New Roman" w:hAnsi="Times New Roman" w:cs="Times New Roman"/>
                <w:sz w:val="20"/>
                <w:szCs w:val="20"/>
                <w:lang w:val="en-US"/>
              </w:rPr>
              <w:t xml:space="preserve"> Grade ≥ </w:t>
            </w:r>
            <w:r w:rsidR="00EA1B93" w:rsidRPr="002B5004">
              <w:rPr>
                <w:rFonts w:ascii="Times New Roman" w:hAnsi="Times New Roman" w:cs="Times New Roman"/>
                <w:sz w:val="20"/>
                <w:szCs w:val="20"/>
                <w:lang w:val="en-US"/>
              </w:rPr>
              <w:t>II</w:t>
            </w:r>
            <w:r w:rsidRPr="002B5004">
              <w:rPr>
                <w:rFonts w:ascii="Times New Roman" w:hAnsi="Times New Roman" w:cs="Times New Roman"/>
                <w:sz w:val="20"/>
                <w:szCs w:val="20"/>
                <w:lang w:val="en-US"/>
              </w:rPr>
              <w:t>:</w:t>
            </w:r>
            <w:r w:rsidRPr="002B5004">
              <w:rPr>
                <w:rFonts w:ascii="Times New Roman" w:hAnsi="Times New Roman" w:cs="Times New Roman"/>
                <w:b/>
                <w:bCs/>
                <w:sz w:val="20"/>
                <w:szCs w:val="20"/>
                <w:lang w:val="en-US"/>
              </w:rPr>
              <w:t xml:space="preserve"> </w:t>
            </w:r>
            <w:r w:rsidRPr="002B5004">
              <w:rPr>
                <w:rFonts w:ascii="Segoe UI Symbol" w:hAnsi="Segoe UI Symbol" w:cs="Segoe UI Symbol"/>
                <w:sz w:val="20"/>
                <w:szCs w:val="20"/>
                <w:lang w:val="en-US"/>
              </w:rPr>
              <w:t>☐</w:t>
            </w:r>
            <w:r w:rsidRPr="002B5004">
              <w:rPr>
                <w:rFonts w:ascii="Times New Roman" w:hAnsi="Times New Roman" w:cs="Times New Roman"/>
                <w:sz w:val="20"/>
                <w:szCs w:val="20"/>
                <w:lang w:val="en-US"/>
              </w:rPr>
              <w:t xml:space="preserve"> Yes </w:t>
            </w:r>
            <w:r w:rsidRPr="002B5004">
              <w:rPr>
                <w:rFonts w:ascii="Segoe UI Symbol" w:hAnsi="Segoe UI Symbol" w:cs="Segoe UI Symbol"/>
                <w:sz w:val="20"/>
                <w:szCs w:val="20"/>
                <w:lang w:val="en-US"/>
              </w:rPr>
              <w:t>☐</w:t>
            </w:r>
            <w:r w:rsidRPr="002B5004">
              <w:rPr>
                <w:rFonts w:ascii="Times New Roman" w:hAnsi="Times New Roman" w:cs="Times New Roman"/>
                <w:sz w:val="20"/>
                <w:szCs w:val="20"/>
                <w:lang w:val="en-US"/>
              </w:rPr>
              <w:t xml:space="preserve"> No</w:t>
            </w:r>
          </w:p>
        </w:tc>
        <w:tc>
          <w:tcPr>
            <w:tcW w:w="2160" w:type="dxa"/>
            <w:vAlign w:val="center"/>
          </w:tcPr>
          <w:p w14:paraId="432A3B2C" w14:textId="77777777" w:rsidR="00B44218" w:rsidRPr="008A2F9A" w:rsidRDefault="00B4421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Date of Diagnosis: ___/___/_____    </w:t>
            </w:r>
          </w:p>
        </w:tc>
      </w:tr>
      <w:tr w:rsidR="00B44218" w:rsidRPr="00920856" w14:paraId="20399664" w14:textId="77777777" w:rsidTr="008A2F9A">
        <w:tblPrEx>
          <w:tblCellMar>
            <w:left w:w="72" w:type="dxa"/>
            <w:right w:w="14" w:type="dxa"/>
          </w:tblCellMar>
        </w:tblPrEx>
        <w:trPr>
          <w:trHeight w:val="439"/>
        </w:trPr>
        <w:tc>
          <w:tcPr>
            <w:tcW w:w="1800" w:type="dxa"/>
            <w:vAlign w:val="center"/>
          </w:tcPr>
          <w:p w14:paraId="4412C0CE" w14:textId="77777777" w:rsidR="00B44218" w:rsidRPr="008A2F9A" w:rsidRDefault="00B44218" w:rsidP="00242F1B">
            <w:pPr>
              <w:pStyle w:val="ListParagraph"/>
              <w:numPr>
                <w:ilvl w:val="0"/>
                <w:numId w:val="24"/>
              </w:numPr>
              <w:spacing w:line="276" w:lineRule="auto"/>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ROP </w:t>
            </w:r>
          </w:p>
        </w:tc>
        <w:tc>
          <w:tcPr>
            <w:tcW w:w="2880" w:type="dxa"/>
            <w:gridSpan w:val="2"/>
            <w:vAlign w:val="center"/>
          </w:tcPr>
          <w:p w14:paraId="1E7B7C6C" w14:textId="77777777" w:rsidR="00B44218" w:rsidRPr="009F579D" w:rsidRDefault="00B44218" w:rsidP="00332867">
            <w:pPr>
              <w:spacing w:line="276" w:lineRule="auto"/>
              <w:rPr>
                <w:rFonts w:ascii="Times New Roman" w:hAnsi="Times New Roman" w:cs="Times New Roman"/>
                <w:sz w:val="20"/>
                <w:szCs w:val="20"/>
                <w:lang w:val="en-US"/>
              </w:rPr>
            </w:pPr>
            <w:r w:rsidRPr="009F579D">
              <w:rPr>
                <w:rFonts w:ascii="Times New Roman" w:hAnsi="Times New Roman" w:cs="Times New Roman"/>
                <w:sz w:val="20"/>
                <w:szCs w:val="20"/>
                <w:lang w:val="en-US"/>
              </w:rPr>
              <w:t>ICROP 3rd Edition</w:t>
            </w:r>
          </w:p>
        </w:tc>
        <w:tc>
          <w:tcPr>
            <w:tcW w:w="4320" w:type="dxa"/>
            <w:vAlign w:val="center"/>
          </w:tcPr>
          <w:p w14:paraId="0261100F" w14:textId="77777777" w:rsidR="00B44218" w:rsidRPr="009F579D" w:rsidRDefault="00B44218" w:rsidP="00332867">
            <w:pPr>
              <w:rPr>
                <w:rFonts w:ascii="Times New Roman" w:hAnsi="Times New Roman" w:cs="Times New Roman"/>
                <w:sz w:val="20"/>
                <w:szCs w:val="20"/>
                <w:lang w:val="en-US"/>
              </w:rPr>
            </w:pP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Yes </w:t>
            </w:r>
            <w:r w:rsidRPr="009F579D">
              <w:rPr>
                <w:rFonts w:ascii="Segoe UI Symbol" w:hAnsi="Segoe UI Symbol" w:cs="Segoe UI Symbol"/>
                <w:sz w:val="20"/>
                <w:szCs w:val="20"/>
                <w:lang w:val="en-US"/>
              </w:rPr>
              <w:t>☐</w:t>
            </w:r>
            <w:r w:rsidRPr="009F579D">
              <w:rPr>
                <w:rFonts w:ascii="Times New Roman" w:hAnsi="Times New Roman" w:cs="Times New Roman"/>
                <w:sz w:val="20"/>
                <w:szCs w:val="20"/>
                <w:lang w:val="en-US"/>
              </w:rPr>
              <w:t xml:space="preserve"> No</w:t>
            </w:r>
          </w:p>
          <w:p w14:paraId="60B1B43D" w14:textId="77777777" w:rsidR="00B44218" w:rsidRPr="008A2F9A" w:rsidRDefault="00B4421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Treated: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Yes </w:t>
            </w:r>
            <w:r w:rsidRPr="008A2F9A">
              <w:rPr>
                <w:rFonts w:ascii="Segoe UI Symbol" w:hAnsi="Segoe UI Symbol" w:cs="Segoe UI Symbol"/>
                <w:sz w:val="20"/>
                <w:szCs w:val="20"/>
                <w:lang w:val="en-US"/>
              </w:rPr>
              <w:t>☐</w:t>
            </w:r>
            <w:r w:rsidRPr="008A2F9A">
              <w:rPr>
                <w:rFonts w:ascii="Times New Roman" w:hAnsi="Times New Roman" w:cs="Times New Roman"/>
                <w:sz w:val="20"/>
                <w:szCs w:val="20"/>
                <w:lang w:val="en-US"/>
              </w:rPr>
              <w:t xml:space="preserve"> No</w:t>
            </w:r>
          </w:p>
        </w:tc>
        <w:tc>
          <w:tcPr>
            <w:tcW w:w="2160" w:type="dxa"/>
            <w:vAlign w:val="center"/>
          </w:tcPr>
          <w:p w14:paraId="1C5C691F" w14:textId="77777777" w:rsidR="00B44218" w:rsidRPr="008A2F9A" w:rsidRDefault="00B44218"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Date of Diagnosis: ___/___/_____</w:t>
            </w:r>
          </w:p>
        </w:tc>
      </w:tr>
    </w:tbl>
    <w:p w14:paraId="06619863" w14:textId="5FC0E211" w:rsidR="00B44218" w:rsidRDefault="008A2F9A" w:rsidP="00121570">
      <w:pPr>
        <w:spacing w:after="120"/>
        <w:ind w:left="-274"/>
        <w:rPr>
          <w:rFonts w:ascii="Times New Roman" w:hAnsi="Times New Roman" w:cs="Times New Roman"/>
          <w:sz w:val="28"/>
          <w:szCs w:val="28"/>
          <w:u w:val="single"/>
          <w:lang w:val="en-US"/>
        </w:rPr>
      </w:pPr>
      <w:r>
        <w:rPr>
          <w:rFonts w:ascii="Times New Roman" w:hAnsi="Times New Roman" w:cs="Times New Roman"/>
          <w:sz w:val="28"/>
          <w:szCs w:val="28"/>
          <w:u w:val="single"/>
          <w:lang w:val="en-US"/>
        </w:rPr>
        <w:t xml:space="preserve">I.6 </w:t>
      </w:r>
      <w:r w:rsidR="00B44218">
        <w:rPr>
          <w:rFonts w:ascii="Times New Roman" w:hAnsi="Times New Roman" w:cs="Times New Roman"/>
          <w:sz w:val="28"/>
          <w:szCs w:val="28"/>
          <w:u w:val="single"/>
          <w:lang w:val="en-US"/>
        </w:rPr>
        <w:t xml:space="preserve">Overall </w:t>
      </w:r>
    </w:p>
    <w:tbl>
      <w:tblPr>
        <w:tblStyle w:val="TableGrid"/>
        <w:tblW w:w="11160" w:type="dxa"/>
        <w:tblInd w:w="-275" w:type="dxa"/>
        <w:tblLook w:val="04A0" w:firstRow="1" w:lastRow="0" w:firstColumn="1" w:lastColumn="0" w:noHBand="0" w:noVBand="1"/>
      </w:tblPr>
      <w:tblGrid>
        <w:gridCol w:w="1800"/>
        <w:gridCol w:w="2880"/>
        <w:gridCol w:w="3060"/>
        <w:gridCol w:w="1260"/>
        <w:gridCol w:w="2160"/>
      </w:tblGrid>
      <w:tr w:rsidR="00B44218" w:rsidRPr="00B44218" w14:paraId="6A85B50B" w14:textId="77777777" w:rsidTr="00B44218">
        <w:trPr>
          <w:trHeight w:val="334"/>
        </w:trPr>
        <w:tc>
          <w:tcPr>
            <w:tcW w:w="1800" w:type="dxa"/>
            <w:shd w:val="clear" w:color="auto" w:fill="DEEAF6" w:themeFill="accent1" w:themeFillTint="33"/>
          </w:tcPr>
          <w:p w14:paraId="1F84B27A" w14:textId="77777777" w:rsidR="00B44218" w:rsidRPr="00FF269F" w:rsidRDefault="00B44218" w:rsidP="00332867">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Outcome</w:t>
            </w:r>
          </w:p>
        </w:tc>
        <w:tc>
          <w:tcPr>
            <w:tcW w:w="2880" w:type="dxa"/>
            <w:shd w:val="clear" w:color="auto" w:fill="DEEAF6" w:themeFill="accent1" w:themeFillTint="33"/>
          </w:tcPr>
          <w:p w14:paraId="40BFC7F7" w14:textId="77777777" w:rsidR="00B44218" w:rsidRPr="00FF269F" w:rsidRDefault="00B44218" w:rsidP="00332867">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Definition</w:t>
            </w:r>
          </w:p>
        </w:tc>
        <w:tc>
          <w:tcPr>
            <w:tcW w:w="4320" w:type="dxa"/>
            <w:gridSpan w:val="2"/>
            <w:shd w:val="clear" w:color="auto" w:fill="DEEAF6" w:themeFill="accent1" w:themeFillTint="33"/>
          </w:tcPr>
          <w:p w14:paraId="186719D0" w14:textId="77777777" w:rsidR="00B44218" w:rsidRPr="00FF269F" w:rsidRDefault="00B44218" w:rsidP="00332867">
            <w:pPr>
              <w:spacing w:line="276" w:lineRule="auto"/>
              <w:rPr>
                <w:rFonts w:ascii="Times New Roman" w:hAnsi="Times New Roman" w:cs="Times New Roman"/>
                <w:sz w:val="22"/>
                <w:szCs w:val="22"/>
                <w:lang w:val="en-US"/>
              </w:rPr>
            </w:pPr>
            <w:r w:rsidRPr="00FF269F">
              <w:rPr>
                <w:rFonts w:ascii="Times New Roman" w:hAnsi="Times New Roman" w:cs="Times New Roman"/>
                <w:b/>
                <w:bCs/>
                <w:sz w:val="22"/>
                <w:szCs w:val="22"/>
                <w:lang w:val="en-US"/>
              </w:rPr>
              <w:t>Result</w:t>
            </w:r>
          </w:p>
        </w:tc>
        <w:tc>
          <w:tcPr>
            <w:tcW w:w="2160" w:type="dxa"/>
            <w:shd w:val="clear" w:color="auto" w:fill="DEEAF6" w:themeFill="accent1" w:themeFillTint="33"/>
          </w:tcPr>
          <w:p w14:paraId="4655F430" w14:textId="77777777" w:rsidR="00B44218" w:rsidRPr="00B44218" w:rsidRDefault="00B44218" w:rsidP="00332867">
            <w:pPr>
              <w:spacing w:line="276" w:lineRule="auto"/>
              <w:rPr>
                <w:rFonts w:ascii="Times New Roman" w:hAnsi="Times New Roman" w:cs="Times New Roman"/>
                <w:b/>
                <w:bCs/>
                <w:sz w:val="22"/>
                <w:szCs w:val="22"/>
                <w:lang w:val="en-US"/>
              </w:rPr>
            </w:pPr>
            <w:r>
              <w:rPr>
                <w:rFonts w:ascii="Times New Roman" w:hAnsi="Times New Roman" w:cs="Times New Roman"/>
                <w:b/>
                <w:bCs/>
                <w:sz w:val="22"/>
                <w:szCs w:val="22"/>
                <w:lang w:val="en-US"/>
              </w:rPr>
              <w:t>Additional info</w:t>
            </w:r>
          </w:p>
        </w:tc>
      </w:tr>
      <w:tr w:rsidR="002B5004" w:rsidRPr="00920856" w14:paraId="0DFDE1A8" w14:textId="77777777" w:rsidTr="002B5004">
        <w:tblPrEx>
          <w:tblCellMar>
            <w:left w:w="72" w:type="dxa"/>
            <w:right w:w="14" w:type="dxa"/>
          </w:tblCellMar>
        </w:tblPrEx>
        <w:trPr>
          <w:trHeight w:val="300"/>
        </w:trPr>
        <w:tc>
          <w:tcPr>
            <w:tcW w:w="1800" w:type="dxa"/>
            <w:vAlign w:val="center"/>
          </w:tcPr>
          <w:p w14:paraId="6BAB745A" w14:textId="5426FA41" w:rsidR="002B5004" w:rsidRPr="008A2F9A" w:rsidRDefault="002B5004"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 xml:space="preserve">Duration of </w:t>
            </w:r>
            <w:proofErr w:type="spellStart"/>
            <w:r w:rsidRPr="008A2F9A">
              <w:rPr>
                <w:rFonts w:ascii="Times New Roman" w:hAnsi="Times New Roman" w:cs="Times New Roman"/>
                <w:sz w:val="20"/>
                <w:szCs w:val="20"/>
                <w:lang w:val="en-US"/>
              </w:rPr>
              <w:t>resp</w:t>
            </w:r>
            <w:proofErr w:type="spellEnd"/>
            <w:r w:rsidRPr="008A2F9A">
              <w:rPr>
                <w:rFonts w:ascii="Times New Roman" w:hAnsi="Times New Roman" w:cs="Times New Roman"/>
                <w:sz w:val="20"/>
                <w:szCs w:val="20"/>
                <w:lang w:val="en-US"/>
              </w:rPr>
              <w:t xml:space="preserve"> support</w:t>
            </w:r>
          </w:p>
        </w:tc>
        <w:tc>
          <w:tcPr>
            <w:tcW w:w="2880" w:type="dxa"/>
            <w:vAlign w:val="center"/>
          </w:tcPr>
          <w:p w14:paraId="2B9B97E8" w14:textId="765B81BA" w:rsidR="002B5004" w:rsidRDefault="002B5004" w:rsidP="00C50CB2">
            <w:pPr>
              <w:rPr>
                <w:rFonts w:ascii="Times New Roman" w:hAnsi="Times New Roman" w:cs="Times New Roman"/>
                <w:sz w:val="20"/>
                <w:szCs w:val="20"/>
                <w:lang w:val="en-US"/>
              </w:rPr>
            </w:pPr>
            <w:r w:rsidRPr="00960878">
              <w:rPr>
                <w:rFonts w:ascii="Times New Roman" w:hAnsi="Times New Roman" w:cs="Times New Roman"/>
                <w:sz w:val="20"/>
                <w:szCs w:val="20"/>
                <w:lang w:val="en-US"/>
              </w:rPr>
              <w:t>Cumulative days</w:t>
            </w:r>
            <w:r>
              <w:rPr>
                <w:rFonts w:ascii="Times New Roman" w:hAnsi="Times New Roman" w:cs="Times New Roman"/>
                <w:sz w:val="20"/>
                <w:szCs w:val="20"/>
                <w:lang w:val="en-US"/>
              </w:rPr>
              <w:t xml:space="preserve"> of respiratory support during hospital stay</w:t>
            </w:r>
          </w:p>
        </w:tc>
        <w:tc>
          <w:tcPr>
            <w:tcW w:w="3060" w:type="dxa"/>
            <w:vAlign w:val="center"/>
          </w:tcPr>
          <w:p w14:paraId="566BC84E" w14:textId="0A8978EE" w:rsidR="002B5004" w:rsidRPr="002B5004" w:rsidRDefault="002B5004" w:rsidP="00242F1B">
            <w:pPr>
              <w:pStyle w:val="ListParagraph"/>
              <w:numPr>
                <w:ilvl w:val="0"/>
                <w:numId w:val="29"/>
              </w:numPr>
              <w:rPr>
                <w:rFonts w:ascii="Times New Roman" w:hAnsi="Times New Roman" w:cs="Times New Roman"/>
                <w:sz w:val="20"/>
                <w:szCs w:val="20"/>
                <w:lang w:val="en-US"/>
              </w:rPr>
            </w:pPr>
            <w:r>
              <w:rPr>
                <w:rFonts w:ascii="Times New Roman" w:hAnsi="Times New Roman" w:cs="Times New Roman"/>
                <w:sz w:val="20"/>
                <w:szCs w:val="20"/>
                <w:lang w:val="en-US"/>
              </w:rPr>
              <w:t xml:space="preserve">Invasive mechanical ventilation: </w:t>
            </w:r>
            <w:r w:rsidRPr="002B5004">
              <w:rPr>
                <w:rFonts w:ascii="Times New Roman" w:hAnsi="Times New Roman" w:cs="Times New Roman"/>
                <w:sz w:val="20"/>
                <w:szCs w:val="20"/>
                <w:lang w:val="en-US"/>
              </w:rPr>
              <w:t>_</w:t>
            </w:r>
            <w:r>
              <w:rPr>
                <w:rFonts w:ascii="Times New Roman" w:hAnsi="Times New Roman" w:cs="Times New Roman"/>
                <w:sz w:val="20"/>
                <w:szCs w:val="20"/>
                <w:lang w:val="en-US"/>
              </w:rPr>
              <w:t>__</w:t>
            </w:r>
            <w:r w:rsidRPr="002B5004">
              <w:rPr>
                <w:rFonts w:ascii="Times New Roman" w:hAnsi="Times New Roman" w:cs="Times New Roman"/>
                <w:sz w:val="20"/>
                <w:szCs w:val="20"/>
                <w:lang w:val="en-US"/>
              </w:rPr>
              <w:t xml:space="preserve">d </w:t>
            </w:r>
          </w:p>
          <w:p w14:paraId="732B26B5" w14:textId="5A5D65C0" w:rsidR="002B5004" w:rsidRPr="002B5004" w:rsidRDefault="002B5004" w:rsidP="00242F1B">
            <w:pPr>
              <w:pStyle w:val="ListParagraph"/>
              <w:numPr>
                <w:ilvl w:val="0"/>
                <w:numId w:val="29"/>
              </w:numPr>
              <w:rPr>
                <w:rFonts w:ascii="Times New Roman" w:hAnsi="Times New Roman" w:cs="Times New Roman"/>
                <w:sz w:val="20"/>
                <w:szCs w:val="20"/>
                <w:lang w:val="en-US"/>
              </w:rPr>
            </w:pPr>
            <w:r>
              <w:rPr>
                <w:rFonts w:ascii="Times New Roman" w:hAnsi="Times New Roman" w:cs="Times New Roman"/>
                <w:sz w:val="20"/>
                <w:szCs w:val="20"/>
                <w:lang w:val="en-US"/>
              </w:rPr>
              <w:t xml:space="preserve">Non-invasive ventilation: ____d </w:t>
            </w:r>
            <w:r w:rsidRPr="00960878">
              <w:rPr>
                <w:rFonts w:ascii="Times New Roman" w:hAnsi="Times New Roman" w:cs="Times New Roman"/>
                <w:sz w:val="20"/>
                <w:szCs w:val="20"/>
                <w:lang w:val="en-US"/>
              </w:rPr>
              <w:t xml:space="preserve"> </w:t>
            </w:r>
          </w:p>
        </w:tc>
        <w:tc>
          <w:tcPr>
            <w:tcW w:w="1260" w:type="dxa"/>
            <w:vAlign w:val="center"/>
          </w:tcPr>
          <w:p w14:paraId="2AF71067" w14:textId="77777777" w:rsidR="002B5004" w:rsidRPr="002B5004" w:rsidRDefault="002B5004" w:rsidP="00242F1B">
            <w:pPr>
              <w:pStyle w:val="ListParagraph"/>
              <w:numPr>
                <w:ilvl w:val="0"/>
                <w:numId w:val="29"/>
              </w:numPr>
              <w:rPr>
                <w:rFonts w:ascii="Times New Roman" w:hAnsi="Times New Roman" w:cs="Times New Roman"/>
                <w:sz w:val="20"/>
                <w:szCs w:val="20"/>
                <w:lang w:val="en-US"/>
              </w:rPr>
            </w:pPr>
            <w:r w:rsidRPr="002B5004">
              <w:rPr>
                <w:rFonts w:ascii="Times New Roman" w:hAnsi="Times New Roman" w:cs="Times New Roman"/>
                <w:sz w:val="20"/>
                <w:szCs w:val="20"/>
                <w:lang w:val="en-US"/>
              </w:rPr>
              <w:t>CPAP: __d</w:t>
            </w:r>
          </w:p>
          <w:p w14:paraId="2AAAB20C" w14:textId="042EC10C" w:rsidR="002B5004" w:rsidRPr="002B5004" w:rsidRDefault="002B5004" w:rsidP="00242F1B">
            <w:pPr>
              <w:pStyle w:val="ListParagraph"/>
              <w:numPr>
                <w:ilvl w:val="0"/>
                <w:numId w:val="29"/>
              </w:numPr>
              <w:rPr>
                <w:rFonts w:ascii="Times New Roman" w:hAnsi="Times New Roman" w:cs="Times New Roman"/>
                <w:sz w:val="20"/>
                <w:szCs w:val="20"/>
                <w:lang w:val="en-US"/>
              </w:rPr>
            </w:pPr>
            <w:r w:rsidRPr="002B5004">
              <w:rPr>
                <w:rFonts w:ascii="Times New Roman" w:hAnsi="Times New Roman" w:cs="Times New Roman"/>
                <w:sz w:val="20"/>
                <w:szCs w:val="20"/>
                <w:lang w:val="en-US"/>
              </w:rPr>
              <w:t xml:space="preserve">HFNC: __d </w:t>
            </w:r>
          </w:p>
          <w:p w14:paraId="6F8BC56C" w14:textId="77777777" w:rsidR="002B5004" w:rsidRPr="002B5004" w:rsidRDefault="002B5004" w:rsidP="00242F1B">
            <w:pPr>
              <w:pStyle w:val="ListParagraph"/>
              <w:numPr>
                <w:ilvl w:val="0"/>
                <w:numId w:val="29"/>
              </w:numPr>
              <w:rPr>
                <w:rFonts w:ascii="Times New Roman" w:hAnsi="Times New Roman" w:cs="Times New Roman"/>
                <w:sz w:val="20"/>
                <w:szCs w:val="20"/>
                <w:lang w:val="en-US"/>
              </w:rPr>
            </w:pPr>
            <w:r w:rsidRPr="002B5004">
              <w:rPr>
                <w:rFonts w:ascii="Times New Roman" w:hAnsi="Times New Roman" w:cs="Times New Roman"/>
                <w:sz w:val="20"/>
                <w:szCs w:val="20"/>
                <w:lang w:val="en-US"/>
              </w:rPr>
              <w:t>NIPPV: __d</w:t>
            </w:r>
          </w:p>
          <w:p w14:paraId="0B1F78D3" w14:textId="6C5F3CDF" w:rsidR="002B5004" w:rsidRPr="00960878" w:rsidRDefault="002B5004" w:rsidP="00C50CB2">
            <w:pPr>
              <w:rPr>
                <w:rFonts w:ascii="Segoe UI Symbol" w:hAnsi="Segoe UI Symbol" w:cs="Segoe UI Symbol"/>
                <w:sz w:val="20"/>
                <w:szCs w:val="20"/>
                <w:lang w:val="en-US"/>
              </w:rPr>
            </w:pPr>
          </w:p>
        </w:tc>
        <w:tc>
          <w:tcPr>
            <w:tcW w:w="2160" w:type="dxa"/>
            <w:vAlign w:val="center"/>
          </w:tcPr>
          <w:p w14:paraId="516AEC73" w14:textId="77777777" w:rsidR="002B5004" w:rsidRPr="00920856" w:rsidRDefault="002B5004" w:rsidP="00C50CB2">
            <w:pPr>
              <w:rPr>
                <w:rFonts w:ascii="Times New Roman" w:hAnsi="Times New Roman" w:cs="Times New Roman"/>
                <w:sz w:val="20"/>
                <w:szCs w:val="20"/>
                <w:lang w:val="en-US"/>
              </w:rPr>
            </w:pPr>
          </w:p>
        </w:tc>
      </w:tr>
      <w:tr w:rsidR="00C50CB2" w:rsidRPr="00920856" w14:paraId="4FAEC96D" w14:textId="77777777" w:rsidTr="00B44218">
        <w:tblPrEx>
          <w:tblCellMar>
            <w:left w:w="72" w:type="dxa"/>
            <w:right w:w="14" w:type="dxa"/>
          </w:tblCellMar>
        </w:tblPrEx>
        <w:trPr>
          <w:trHeight w:val="300"/>
        </w:trPr>
        <w:tc>
          <w:tcPr>
            <w:tcW w:w="1800" w:type="dxa"/>
            <w:vAlign w:val="center"/>
          </w:tcPr>
          <w:p w14:paraId="3E07ECDE" w14:textId="77777777" w:rsidR="00C50CB2" w:rsidRPr="008A2F9A" w:rsidRDefault="00C50CB2"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Sepsis (overall)</w:t>
            </w:r>
          </w:p>
        </w:tc>
        <w:tc>
          <w:tcPr>
            <w:tcW w:w="2880" w:type="dxa"/>
            <w:vAlign w:val="center"/>
          </w:tcPr>
          <w:p w14:paraId="5116E0DB" w14:textId="77777777" w:rsidR="00C50CB2" w:rsidRPr="00920856" w:rsidRDefault="00C50CB2" w:rsidP="00C50CB2">
            <w:pPr>
              <w:rPr>
                <w:rFonts w:ascii="Times New Roman" w:hAnsi="Times New Roman" w:cs="Times New Roman"/>
                <w:sz w:val="20"/>
                <w:szCs w:val="20"/>
                <w:lang w:val="en-US"/>
              </w:rPr>
            </w:pPr>
            <w:r>
              <w:rPr>
                <w:rFonts w:ascii="Times New Roman" w:hAnsi="Times New Roman" w:cs="Times New Roman"/>
                <w:sz w:val="20"/>
                <w:szCs w:val="20"/>
                <w:lang w:val="en-US"/>
              </w:rPr>
              <w:t xml:space="preserve"> Any type</w:t>
            </w:r>
          </w:p>
        </w:tc>
        <w:tc>
          <w:tcPr>
            <w:tcW w:w="4320" w:type="dxa"/>
            <w:gridSpan w:val="2"/>
            <w:vAlign w:val="center"/>
          </w:tcPr>
          <w:p w14:paraId="774BC389" w14:textId="77777777" w:rsidR="00C50CB2" w:rsidRDefault="00C50CB2" w:rsidP="00C50CB2">
            <w:pPr>
              <w:rPr>
                <w:rFonts w:ascii="Times New Roman" w:hAnsi="Times New Roman" w:cs="Times New Roman"/>
                <w:sz w:val="20"/>
                <w:szCs w:val="20"/>
                <w:lang w:val="en-US"/>
              </w:rPr>
            </w:pP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Yes </w:t>
            </w:r>
            <w:r w:rsidRPr="00960878">
              <w:rPr>
                <w:rFonts w:ascii="Segoe UI Symbol" w:hAnsi="Segoe UI Symbol" w:cs="Segoe UI Symbol"/>
                <w:sz w:val="20"/>
                <w:szCs w:val="20"/>
                <w:lang w:val="en-US"/>
              </w:rPr>
              <w:t>☐</w:t>
            </w:r>
            <w:r w:rsidRPr="00960878">
              <w:rPr>
                <w:rFonts w:ascii="Times New Roman" w:hAnsi="Times New Roman" w:cs="Times New Roman"/>
                <w:sz w:val="20"/>
                <w:szCs w:val="20"/>
                <w:lang w:val="en-US"/>
              </w:rPr>
              <w:t xml:space="preserve"> No</w:t>
            </w:r>
          </w:p>
          <w:p w14:paraId="75BD1416" w14:textId="044D595C" w:rsidR="00C50CB2" w:rsidRPr="0085161D" w:rsidRDefault="00C50CB2" w:rsidP="00242F1B">
            <w:pPr>
              <w:pStyle w:val="ListParagraph"/>
              <w:numPr>
                <w:ilvl w:val="0"/>
                <w:numId w:val="24"/>
              </w:numPr>
              <w:rPr>
                <w:rFonts w:ascii="Times New Roman" w:hAnsi="Times New Roman" w:cs="Times New Roman"/>
                <w:sz w:val="20"/>
                <w:szCs w:val="20"/>
                <w:lang w:val="en-US"/>
              </w:rPr>
            </w:pPr>
            <w:r w:rsidRPr="0085161D">
              <w:rPr>
                <w:rFonts w:ascii="Times New Roman" w:hAnsi="Times New Roman" w:cs="Times New Roman"/>
                <w:sz w:val="20"/>
                <w:szCs w:val="20"/>
                <w:lang w:val="en-US"/>
              </w:rPr>
              <w:t>Number of episodes- ______</w:t>
            </w:r>
          </w:p>
        </w:tc>
        <w:tc>
          <w:tcPr>
            <w:tcW w:w="2160" w:type="dxa"/>
            <w:vAlign w:val="center"/>
          </w:tcPr>
          <w:p w14:paraId="71B88AB9" w14:textId="77777777" w:rsidR="00C50CB2" w:rsidRPr="00920856" w:rsidRDefault="00C50CB2" w:rsidP="00C50CB2">
            <w:pPr>
              <w:rPr>
                <w:rFonts w:ascii="Times New Roman" w:hAnsi="Times New Roman" w:cs="Times New Roman"/>
                <w:sz w:val="20"/>
                <w:szCs w:val="20"/>
                <w:lang w:val="en-US"/>
              </w:rPr>
            </w:pPr>
          </w:p>
        </w:tc>
      </w:tr>
      <w:tr w:rsidR="00C50CB2" w:rsidRPr="00920856" w14:paraId="590B22D1" w14:textId="77777777" w:rsidTr="00B44218">
        <w:tblPrEx>
          <w:tblCellMar>
            <w:left w:w="72" w:type="dxa"/>
            <w:right w:w="14" w:type="dxa"/>
          </w:tblCellMar>
        </w:tblPrEx>
        <w:trPr>
          <w:trHeight w:val="300"/>
        </w:trPr>
        <w:tc>
          <w:tcPr>
            <w:tcW w:w="1800" w:type="dxa"/>
            <w:vAlign w:val="center"/>
          </w:tcPr>
          <w:p w14:paraId="7F723BED" w14:textId="77777777" w:rsidR="00C50CB2" w:rsidRPr="008A2F9A" w:rsidRDefault="00C50CB2"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All-cause mortality during hospital stay</w:t>
            </w:r>
          </w:p>
        </w:tc>
        <w:tc>
          <w:tcPr>
            <w:tcW w:w="2880" w:type="dxa"/>
            <w:vAlign w:val="center"/>
          </w:tcPr>
          <w:p w14:paraId="5C71F16D" w14:textId="77777777" w:rsidR="00C50CB2" w:rsidRPr="00920856" w:rsidRDefault="00C50CB2" w:rsidP="00C50CB2">
            <w:pPr>
              <w:rPr>
                <w:rFonts w:ascii="Times New Roman" w:hAnsi="Times New Roman" w:cs="Times New Roman"/>
                <w:sz w:val="20"/>
                <w:szCs w:val="20"/>
                <w:lang w:val="en-US"/>
              </w:rPr>
            </w:pPr>
            <w:r w:rsidRPr="004A5835">
              <w:rPr>
                <w:rFonts w:ascii="Times New Roman" w:hAnsi="Times New Roman" w:cs="Times New Roman"/>
                <w:sz w:val="20"/>
                <w:szCs w:val="20"/>
                <w:lang w:val="en-US"/>
              </w:rPr>
              <w:t xml:space="preserve">Death due to any cause occurring from birth </w:t>
            </w:r>
            <w:r>
              <w:rPr>
                <w:rFonts w:ascii="Times New Roman" w:hAnsi="Times New Roman" w:cs="Times New Roman"/>
                <w:sz w:val="20"/>
                <w:szCs w:val="20"/>
                <w:lang w:val="en-US"/>
              </w:rPr>
              <w:t>and before discharge</w:t>
            </w:r>
          </w:p>
        </w:tc>
        <w:tc>
          <w:tcPr>
            <w:tcW w:w="4320" w:type="dxa"/>
            <w:gridSpan w:val="2"/>
            <w:vAlign w:val="center"/>
          </w:tcPr>
          <w:p w14:paraId="612FEBB8" w14:textId="77777777" w:rsidR="00C50CB2" w:rsidRDefault="00C50CB2" w:rsidP="00C50CB2">
            <w:pPr>
              <w:rPr>
                <w:rFonts w:ascii="Times New Roman" w:hAnsi="Times New Roman" w:cs="Times New Roman"/>
                <w:sz w:val="20"/>
                <w:szCs w:val="20"/>
                <w:lang w:val="en-US"/>
              </w:rPr>
            </w:pPr>
            <w:r w:rsidRPr="00BF279B">
              <w:rPr>
                <w:rFonts w:ascii="Segoe UI Symbol" w:hAnsi="Segoe UI Symbol" w:cs="Segoe UI Symbol"/>
                <w:sz w:val="20"/>
                <w:szCs w:val="20"/>
                <w:lang w:val="en-US"/>
              </w:rPr>
              <w:t>☐</w:t>
            </w:r>
            <w:r w:rsidRPr="00BF279B">
              <w:rPr>
                <w:rFonts w:ascii="Times New Roman" w:hAnsi="Times New Roman" w:cs="Times New Roman"/>
                <w:sz w:val="20"/>
                <w:szCs w:val="20"/>
                <w:lang w:val="en-US"/>
              </w:rPr>
              <w:t xml:space="preserve"> Yes </w:t>
            </w:r>
            <w:r w:rsidRPr="00BF279B">
              <w:rPr>
                <w:rFonts w:ascii="Segoe UI Symbol" w:hAnsi="Segoe UI Symbol" w:cs="Segoe UI Symbol"/>
                <w:sz w:val="20"/>
                <w:szCs w:val="20"/>
                <w:lang w:val="en-US"/>
              </w:rPr>
              <w:t>☐</w:t>
            </w:r>
            <w:r w:rsidRPr="00BF279B">
              <w:rPr>
                <w:rFonts w:ascii="Times New Roman" w:hAnsi="Times New Roman" w:cs="Times New Roman"/>
                <w:sz w:val="20"/>
                <w:szCs w:val="20"/>
                <w:lang w:val="en-US"/>
              </w:rPr>
              <w:t xml:space="preserve"> No</w:t>
            </w:r>
          </w:p>
          <w:p w14:paraId="1A47C608" w14:textId="0672E1DE" w:rsidR="00C50CB2" w:rsidRPr="0085161D" w:rsidRDefault="00C50CB2" w:rsidP="00242F1B">
            <w:pPr>
              <w:pStyle w:val="ListParagraph"/>
              <w:numPr>
                <w:ilvl w:val="0"/>
                <w:numId w:val="24"/>
              </w:numPr>
              <w:rPr>
                <w:rFonts w:ascii="Times New Roman" w:hAnsi="Times New Roman" w:cs="Times New Roman"/>
                <w:sz w:val="20"/>
                <w:szCs w:val="20"/>
                <w:lang w:val="en-US"/>
              </w:rPr>
            </w:pPr>
            <w:r w:rsidRPr="0085161D">
              <w:rPr>
                <w:rFonts w:ascii="Times New Roman" w:hAnsi="Times New Roman" w:cs="Times New Roman"/>
                <w:sz w:val="20"/>
                <w:szCs w:val="20"/>
                <w:lang w:val="en-US"/>
              </w:rPr>
              <w:t>If yes, cause of death: _________________________________</w:t>
            </w:r>
          </w:p>
        </w:tc>
        <w:tc>
          <w:tcPr>
            <w:tcW w:w="2160" w:type="dxa"/>
            <w:vAlign w:val="center"/>
          </w:tcPr>
          <w:p w14:paraId="0A521BEB" w14:textId="2C68F5A0" w:rsidR="00C50CB2" w:rsidRPr="0085161D" w:rsidRDefault="0085161D"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Date of Death: __/_/</w:t>
            </w:r>
            <w:r w:rsidR="00C50CB2" w:rsidRPr="0085161D">
              <w:rPr>
                <w:rFonts w:ascii="Times New Roman" w:hAnsi="Times New Roman" w:cs="Times New Roman"/>
                <w:sz w:val="20"/>
                <w:szCs w:val="20"/>
                <w:lang w:val="en-US"/>
              </w:rPr>
              <w:t>__</w:t>
            </w:r>
          </w:p>
          <w:p w14:paraId="0B05AA0B" w14:textId="7C1BC4D8" w:rsidR="00C50CB2" w:rsidRPr="0085161D" w:rsidRDefault="0085161D"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Time of Death: __:</w:t>
            </w:r>
            <w:r w:rsidR="00C50CB2" w:rsidRPr="0085161D">
              <w:rPr>
                <w:rFonts w:ascii="Times New Roman" w:hAnsi="Times New Roman" w:cs="Times New Roman"/>
                <w:sz w:val="20"/>
                <w:szCs w:val="20"/>
                <w:lang w:val="en-US"/>
              </w:rPr>
              <w:t>__</w:t>
            </w:r>
          </w:p>
          <w:p w14:paraId="4E84D5CE" w14:textId="644D3FD9" w:rsidR="00C50CB2" w:rsidRPr="0085161D" w:rsidRDefault="0085161D"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Age at Death: __</w:t>
            </w:r>
            <w:r w:rsidR="00C50CB2" w:rsidRPr="0085161D">
              <w:rPr>
                <w:rFonts w:ascii="Times New Roman" w:hAnsi="Times New Roman" w:cs="Times New Roman"/>
                <w:sz w:val="20"/>
                <w:szCs w:val="20"/>
                <w:lang w:val="en-US"/>
              </w:rPr>
              <w:t>_ days</w:t>
            </w:r>
          </w:p>
        </w:tc>
      </w:tr>
      <w:tr w:rsidR="00C50CB2" w:rsidRPr="00920856" w14:paraId="54CFA8C0" w14:textId="77777777" w:rsidTr="00B44218">
        <w:tblPrEx>
          <w:tblCellMar>
            <w:left w:w="72" w:type="dxa"/>
            <w:right w:w="14" w:type="dxa"/>
          </w:tblCellMar>
        </w:tblPrEx>
        <w:trPr>
          <w:trHeight w:val="614"/>
        </w:trPr>
        <w:tc>
          <w:tcPr>
            <w:tcW w:w="1800" w:type="dxa"/>
            <w:vAlign w:val="center"/>
          </w:tcPr>
          <w:p w14:paraId="1B4383BF" w14:textId="77777777" w:rsidR="00C50CB2" w:rsidRPr="008A2F9A" w:rsidRDefault="00C50CB2" w:rsidP="00242F1B">
            <w:pPr>
              <w:pStyle w:val="ListParagraph"/>
              <w:numPr>
                <w:ilvl w:val="0"/>
                <w:numId w:val="24"/>
              </w:numPr>
              <w:rPr>
                <w:rFonts w:ascii="Times New Roman" w:hAnsi="Times New Roman" w:cs="Times New Roman"/>
                <w:sz w:val="20"/>
                <w:szCs w:val="20"/>
                <w:lang w:val="en-US"/>
              </w:rPr>
            </w:pPr>
            <w:r w:rsidRPr="008A2F9A">
              <w:rPr>
                <w:rFonts w:ascii="Times New Roman" w:hAnsi="Times New Roman" w:cs="Times New Roman"/>
                <w:sz w:val="20"/>
                <w:szCs w:val="20"/>
                <w:lang w:val="en-US"/>
              </w:rPr>
              <w:t>All-cause mortality after discharge</w:t>
            </w:r>
          </w:p>
        </w:tc>
        <w:tc>
          <w:tcPr>
            <w:tcW w:w="2880" w:type="dxa"/>
            <w:vAlign w:val="center"/>
          </w:tcPr>
          <w:p w14:paraId="0821E55F" w14:textId="77777777" w:rsidR="00C50CB2" w:rsidRPr="00920856" w:rsidRDefault="00C50CB2" w:rsidP="00C50CB2">
            <w:pPr>
              <w:rPr>
                <w:rFonts w:ascii="Times New Roman" w:hAnsi="Times New Roman" w:cs="Times New Roman"/>
                <w:sz w:val="20"/>
                <w:szCs w:val="20"/>
                <w:lang w:val="en-US"/>
              </w:rPr>
            </w:pPr>
            <w:r w:rsidRPr="006B0D6C">
              <w:rPr>
                <w:rFonts w:ascii="Times New Roman" w:hAnsi="Times New Roman" w:cs="Times New Roman"/>
                <w:sz w:val="20"/>
                <w:szCs w:val="20"/>
                <w:lang w:val="en-US"/>
              </w:rPr>
              <w:t xml:space="preserve">Death due to any cause occurring </w:t>
            </w:r>
            <w:r>
              <w:rPr>
                <w:rFonts w:ascii="Times New Roman" w:hAnsi="Times New Roman" w:cs="Times New Roman"/>
                <w:sz w:val="20"/>
                <w:szCs w:val="20"/>
                <w:lang w:val="en-US"/>
              </w:rPr>
              <w:t>after discharge from hospital</w:t>
            </w:r>
          </w:p>
        </w:tc>
        <w:tc>
          <w:tcPr>
            <w:tcW w:w="4320" w:type="dxa"/>
            <w:gridSpan w:val="2"/>
            <w:vAlign w:val="center"/>
          </w:tcPr>
          <w:p w14:paraId="3CF9545C" w14:textId="77777777" w:rsidR="00C50CB2" w:rsidRDefault="00C50CB2" w:rsidP="00C50CB2">
            <w:pPr>
              <w:rPr>
                <w:rFonts w:ascii="Times New Roman" w:hAnsi="Times New Roman" w:cs="Times New Roman"/>
                <w:sz w:val="20"/>
                <w:szCs w:val="20"/>
                <w:lang w:val="en-US"/>
              </w:rPr>
            </w:pPr>
            <w:r w:rsidRPr="00BF279B">
              <w:rPr>
                <w:rFonts w:ascii="Segoe UI Symbol" w:hAnsi="Segoe UI Symbol" w:cs="Segoe UI Symbol"/>
                <w:sz w:val="20"/>
                <w:szCs w:val="20"/>
                <w:lang w:val="en-US"/>
              </w:rPr>
              <w:t>☐</w:t>
            </w:r>
            <w:r w:rsidRPr="00BF279B">
              <w:rPr>
                <w:rFonts w:ascii="Times New Roman" w:hAnsi="Times New Roman" w:cs="Times New Roman"/>
                <w:sz w:val="20"/>
                <w:szCs w:val="20"/>
                <w:lang w:val="en-US"/>
              </w:rPr>
              <w:t xml:space="preserve"> Yes </w:t>
            </w:r>
            <w:r w:rsidRPr="00BF279B">
              <w:rPr>
                <w:rFonts w:ascii="Segoe UI Symbol" w:hAnsi="Segoe UI Symbol" w:cs="Segoe UI Symbol"/>
                <w:sz w:val="20"/>
                <w:szCs w:val="20"/>
                <w:lang w:val="en-US"/>
              </w:rPr>
              <w:t>☐</w:t>
            </w:r>
            <w:r w:rsidRPr="00BF279B">
              <w:rPr>
                <w:rFonts w:ascii="Times New Roman" w:hAnsi="Times New Roman" w:cs="Times New Roman"/>
                <w:sz w:val="20"/>
                <w:szCs w:val="20"/>
                <w:lang w:val="en-US"/>
              </w:rPr>
              <w:t xml:space="preserve"> No</w:t>
            </w:r>
          </w:p>
          <w:p w14:paraId="17691CB8" w14:textId="44261D72" w:rsidR="00C50CB2" w:rsidRPr="0085161D" w:rsidRDefault="00C50CB2" w:rsidP="00242F1B">
            <w:pPr>
              <w:pStyle w:val="ListParagraph"/>
              <w:numPr>
                <w:ilvl w:val="0"/>
                <w:numId w:val="24"/>
              </w:numPr>
              <w:rPr>
                <w:rFonts w:ascii="Times New Roman" w:hAnsi="Times New Roman" w:cs="Times New Roman"/>
                <w:sz w:val="20"/>
                <w:szCs w:val="20"/>
                <w:lang w:val="en-US"/>
              </w:rPr>
            </w:pPr>
            <w:r w:rsidRPr="0085161D">
              <w:rPr>
                <w:rFonts w:ascii="Times New Roman" w:hAnsi="Times New Roman" w:cs="Times New Roman"/>
                <w:sz w:val="20"/>
                <w:szCs w:val="20"/>
                <w:lang w:val="en-US"/>
              </w:rPr>
              <w:t>If yes, cause of death: _________________________________</w:t>
            </w:r>
          </w:p>
        </w:tc>
        <w:tc>
          <w:tcPr>
            <w:tcW w:w="2160" w:type="dxa"/>
            <w:vAlign w:val="center"/>
          </w:tcPr>
          <w:p w14:paraId="2EBAA7CE" w14:textId="16330F01" w:rsidR="00C50CB2" w:rsidRPr="0085161D" w:rsidRDefault="0085161D"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Date of Death: __/_/__</w:t>
            </w:r>
          </w:p>
          <w:p w14:paraId="49C44D59" w14:textId="53DDDEFD" w:rsidR="00C50CB2" w:rsidRPr="0085161D" w:rsidRDefault="0085161D"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Time of Death: __:</w:t>
            </w:r>
            <w:r w:rsidR="00C50CB2" w:rsidRPr="0085161D">
              <w:rPr>
                <w:rFonts w:ascii="Times New Roman" w:hAnsi="Times New Roman" w:cs="Times New Roman"/>
                <w:sz w:val="20"/>
                <w:szCs w:val="20"/>
                <w:lang w:val="en-US"/>
              </w:rPr>
              <w:t>__</w:t>
            </w:r>
          </w:p>
          <w:p w14:paraId="367F82F4" w14:textId="4F97060C" w:rsidR="00C50CB2" w:rsidRPr="0085161D" w:rsidRDefault="0085161D" w:rsidP="00242F1B">
            <w:pPr>
              <w:pStyle w:val="ListParagraph"/>
              <w:numPr>
                <w:ilvl w:val="0"/>
                <w:numId w:val="24"/>
              </w:numPr>
              <w:rPr>
                <w:rFonts w:ascii="Times New Roman" w:hAnsi="Times New Roman" w:cs="Times New Roman"/>
                <w:sz w:val="20"/>
                <w:szCs w:val="20"/>
                <w:lang w:val="en-US"/>
              </w:rPr>
            </w:pPr>
            <w:r>
              <w:rPr>
                <w:rFonts w:ascii="Times New Roman" w:hAnsi="Times New Roman" w:cs="Times New Roman"/>
                <w:sz w:val="20"/>
                <w:szCs w:val="20"/>
                <w:lang w:val="en-US"/>
              </w:rPr>
              <w:t>Age at Death: __</w:t>
            </w:r>
            <w:r w:rsidR="00C50CB2" w:rsidRPr="0085161D">
              <w:rPr>
                <w:rFonts w:ascii="Times New Roman" w:hAnsi="Times New Roman" w:cs="Times New Roman"/>
                <w:sz w:val="20"/>
                <w:szCs w:val="20"/>
                <w:lang w:val="en-US"/>
              </w:rPr>
              <w:t>_ days</w:t>
            </w:r>
          </w:p>
        </w:tc>
      </w:tr>
    </w:tbl>
    <w:p w14:paraId="21026679" w14:textId="1FB93E6C" w:rsidR="00B87140" w:rsidRDefault="009F579D" w:rsidP="00B87140">
      <w:pPr>
        <w:spacing w:before="120" w:after="120"/>
        <w:ind w:left="-270"/>
        <w:rPr>
          <w:rFonts w:ascii="Times New Roman" w:hAnsi="Times New Roman" w:cs="Times New Roman"/>
          <w:sz w:val="22"/>
          <w:szCs w:val="22"/>
          <w:lang w:val="en-US"/>
        </w:rPr>
      </w:pPr>
      <w:r w:rsidRPr="00926DD8">
        <w:rPr>
          <w:rFonts w:ascii="Times New Roman" w:hAnsi="Times New Roman" w:cs="Times New Roman"/>
          <w:sz w:val="22"/>
          <w:szCs w:val="22"/>
          <w:lang w:val="en-US"/>
        </w:rPr>
        <w:t>As</w:t>
      </w:r>
      <w:r>
        <w:rPr>
          <w:rFonts w:ascii="Times New Roman" w:hAnsi="Times New Roman" w:cs="Times New Roman"/>
          <w:sz w:val="22"/>
          <w:szCs w:val="22"/>
          <w:lang w:val="en-US"/>
        </w:rPr>
        <w:t xml:space="preserve">sessed By: ____________  </w:t>
      </w:r>
      <w:r w:rsidRPr="00926DD8">
        <w:rPr>
          <w:rFonts w:ascii="Times New Roman" w:hAnsi="Times New Roman" w:cs="Times New Roman"/>
          <w:sz w:val="22"/>
          <w:szCs w:val="22"/>
          <w:lang w:val="en-US"/>
        </w:rPr>
        <w:t xml:space="preserve">   De</w:t>
      </w:r>
      <w:r>
        <w:rPr>
          <w:rFonts w:ascii="Times New Roman" w:hAnsi="Times New Roman" w:cs="Times New Roman"/>
          <w:sz w:val="22"/>
          <w:szCs w:val="22"/>
          <w:lang w:val="en-US"/>
        </w:rPr>
        <w:t>signation: __________</w:t>
      </w:r>
      <w:r w:rsidRPr="00926DD8">
        <w:rPr>
          <w:rFonts w:ascii="Times New Roman" w:hAnsi="Times New Roman" w:cs="Times New Roman"/>
          <w:sz w:val="22"/>
          <w:szCs w:val="22"/>
          <w:lang w:val="en-US"/>
        </w:rPr>
        <w:t xml:space="preserve">    </w:t>
      </w:r>
      <w:r>
        <w:rPr>
          <w:rFonts w:ascii="Times New Roman" w:hAnsi="Times New Roman" w:cs="Times New Roman"/>
          <w:sz w:val="22"/>
          <w:szCs w:val="22"/>
          <w:lang w:val="en-US"/>
        </w:rPr>
        <w:t>Signature: _______________</w:t>
      </w:r>
      <w:r w:rsidRPr="00926DD8">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      </w:t>
      </w:r>
      <w:r w:rsidRPr="00926DD8">
        <w:rPr>
          <w:rFonts w:ascii="Times New Roman" w:hAnsi="Times New Roman" w:cs="Times New Roman"/>
          <w:sz w:val="22"/>
          <w:szCs w:val="22"/>
          <w:lang w:val="en-US"/>
        </w:rPr>
        <w:t>Date</w:t>
      </w:r>
      <w:r w:rsidRPr="0063560D">
        <w:rPr>
          <w:rFonts w:ascii="Times New Roman" w:hAnsi="Times New Roman" w:cs="Times New Roman"/>
          <w:sz w:val="20"/>
          <w:szCs w:val="20"/>
          <w:lang w:val="en-US"/>
        </w:rPr>
        <w:t>:</w:t>
      </w:r>
      <w:r w:rsidR="003A0447">
        <w:rPr>
          <w:rFonts w:ascii="Times New Roman" w:hAnsi="Times New Roman" w:cs="Times New Roman"/>
          <w:sz w:val="20"/>
          <w:szCs w:val="20"/>
          <w:lang w:val="en-US"/>
        </w:rPr>
        <w:t xml:space="preserve"> </w:t>
      </w:r>
      <w:r w:rsidR="00B104F0">
        <w:rPr>
          <w:rFonts w:ascii="Times New Roman" w:hAnsi="Times New Roman" w:cs="Times New Roman"/>
          <w:sz w:val="20"/>
          <w:szCs w:val="20"/>
          <w:lang w:val="en-US"/>
        </w:rPr>
        <w:t>_</w:t>
      </w:r>
      <w:r w:rsidRPr="00926DD8">
        <w:rPr>
          <w:rFonts w:ascii="Times New Roman" w:hAnsi="Times New Roman" w:cs="Times New Roman"/>
          <w:sz w:val="22"/>
          <w:szCs w:val="22"/>
          <w:lang w:val="en-US"/>
        </w:rPr>
        <w:t>__/___/__</w:t>
      </w:r>
      <w:r w:rsidR="00B87140">
        <w:rPr>
          <w:rFonts w:ascii="Times New Roman" w:hAnsi="Times New Roman" w:cs="Times New Roman"/>
          <w:sz w:val="22"/>
          <w:szCs w:val="22"/>
          <w:lang w:val="en-US"/>
        </w:rPr>
        <w:br w:type="page"/>
      </w:r>
    </w:p>
    <w:p w14:paraId="4013FED1" w14:textId="6678202A" w:rsidR="00A03180" w:rsidRDefault="00A03180" w:rsidP="0049716D">
      <w:pPr>
        <w:pStyle w:val="Heading1"/>
        <w:rPr>
          <w:lang w:val="en-US"/>
        </w:rPr>
      </w:pPr>
      <w:bookmarkStart w:id="138" w:name="_Toc231310399"/>
      <w:r w:rsidRPr="00A5539C">
        <w:rPr>
          <w:lang w:val="en-US"/>
        </w:rPr>
        <w:lastRenderedPageBreak/>
        <w:t xml:space="preserve">Form </w:t>
      </w:r>
      <w:r>
        <w:rPr>
          <w:lang w:val="en-US"/>
        </w:rPr>
        <w:t>J</w:t>
      </w:r>
      <w:r w:rsidRPr="00A5539C">
        <w:rPr>
          <w:lang w:val="en-US"/>
        </w:rPr>
        <w:t xml:space="preserve">: </w:t>
      </w:r>
      <w:r>
        <w:rPr>
          <w:lang w:val="en-US"/>
        </w:rPr>
        <w:t>Study</w:t>
      </w:r>
      <w:r w:rsidRPr="00A5539C">
        <w:rPr>
          <w:lang w:val="en-US"/>
        </w:rPr>
        <w:t xml:space="preserve"> Outcome Assessment</w:t>
      </w:r>
      <w:r>
        <w:rPr>
          <w:lang w:val="en-US"/>
        </w:rPr>
        <w:t xml:space="preserve"> – </w:t>
      </w:r>
      <w:r w:rsidRPr="00A03180">
        <w:rPr>
          <w:lang w:val="en-US"/>
        </w:rPr>
        <w:t>External Hospital</w:t>
      </w:r>
      <w:bookmarkEnd w:id="138"/>
    </w:p>
    <w:p w14:paraId="3DBFB46C" w14:textId="58B2BD3A" w:rsidR="00A503D7" w:rsidRDefault="00A503D7" w:rsidP="00A503D7">
      <w:pPr>
        <w:spacing w:after="120"/>
        <w:jc w:val="center"/>
        <w:rPr>
          <w:rFonts w:ascii="Times New Roman" w:hAnsi="Times New Roman" w:cs="Times New Roman"/>
          <w:i/>
          <w:iCs/>
          <w:sz w:val="22"/>
          <w:szCs w:val="22"/>
          <w:lang w:val="en-US"/>
        </w:rPr>
      </w:pPr>
      <w:r w:rsidRPr="00E20F29">
        <w:rPr>
          <w:rFonts w:ascii="Times New Roman" w:hAnsi="Times New Roman" w:cs="Times New Roman"/>
          <w:i/>
          <w:iCs/>
          <w:sz w:val="22"/>
          <w:szCs w:val="22"/>
          <w:lang w:val="en-US"/>
        </w:rPr>
        <w:t>(</w:t>
      </w:r>
      <w:r>
        <w:rPr>
          <w:rFonts w:ascii="Times New Roman" w:hAnsi="Times New Roman" w:cs="Times New Roman"/>
          <w:i/>
          <w:iCs/>
          <w:sz w:val="22"/>
          <w:szCs w:val="22"/>
          <w:lang w:val="en-US"/>
        </w:rPr>
        <w:t>To be filled by the healthcare team at the treating hospital</w:t>
      </w:r>
      <w:r w:rsidRPr="00E20F29">
        <w:rPr>
          <w:rFonts w:ascii="Times New Roman" w:hAnsi="Times New Roman" w:cs="Times New Roman"/>
          <w:i/>
          <w:iCs/>
          <w:sz w:val="22"/>
          <w:szCs w:val="22"/>
          <w:lang w:val="en-US"/>
        </w:rPr>
        <w:t>)</w:t>
      </w: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3"/>
        <w:gridCol w:w="5133"/>
      </w:tblGrid>
      <w:tr w:rsidR="00B9220C" w14:paraId="08802C3F" w14:textId="77777777" w:rsidTr="00B9220C">
        <w:tc>
          <w:tcPr>
            <w:tcW w:w="5143" w:type="dxa"/>
          </w:tcPr>
          <w:p w14:paraId="305B721E" w14:textId="11B75AC8" w:rsidR="00B9220C" w:rsidRPr="00B9220C" w:rsidRDefault="00B9220C" w:rsidP="00242F1B">
            <w:pPr>
              <w:pStyle w:val="ListParagraph"/>
              <w:numPr>
                <w:ilvl w:val="0"/>
                <w:numId w:val="30"/>
              </w:numPr>
              <w:spacing w:before="240" w:after="120"/>
              <w:ind w:left="-108"/>
              <w:rPr>
                <w:rFonts w:ascii="Times New Roman" w:hAnsi="Times New Roman" w:cs="Times New Roman"/>
                <w:sz w:val="22"/>
                <w:szCs w:val="22"/>
                <w:lang w:val="en-US"/>
              </w:rPr>
            </w:pPr>
            <w:r w:rsidRPr="00B9220C">
              <w:rPr>
                <w:rFonts w:ascii="Times New Roman" w:hAnsi="Times New Roman" w:cs="Times New Roman"/>
                <w:sz w:val="22"/>
                <w:szCs w:val="22"/>
                <w:lang w:val="en-US"/>
              </w:rPr>
              <w:t xml:space="preserve">Mother’s name: _______________            </w:t>
            </w:r>
          </w:p>
        </w:tc>
        <w:tc>
          <w:tcPr>
            <w:tcW w:w="5133" w:type="dxa"/>
          </w:tcPr>
          <w:p w14:paraId="3F35A823" w14:textId="0F0F6981" w:rsidR="00B9220C" w:rsidRPr="00B9220C" w:rsidRDefault="00B9220C" w:rsidP="00242F1B">
            <w:pPr>
              <w:pStyle w:val="ListParagraph"/>
              <w:numPr>
                <w:ilvl w:val="0"/>
                <w:numId w:val="30"/>
              </w:numPr>
              <w:spacing w:before="240" w:after="120"/>
              <w:ind w:left="-121"/>
              <w:rPr>
                <w:rFonts w:ascii="Times New Roman" w:hAnsi="Times New Roman" w:cs="Times New Roman"/>
                <w:sz w:val="22"/>
                <w:szCs w:val="22"/>
                <w:lang w:val="en-US"/>
              </w:rPr>
            </w:pPr>
            <w:r w:rsidRPr="00B9220C">
              <w:rPr>
                <w:rFonts w:ascii="Times New Roman" w:hAnsi="Times New Roman" w:cs="Times New Roman"/>
                <w:sz w:val="22"/>
                <w:szCs w:val="22"/>
                <w:lang w:val="en-US"/>
              </w:rPr>
              <w:t>DOB of baby: ___/___/____</w:t>
            </w:r>
          </w:p>
        </w:tc>
      </w:tr>
    </w:tbl>
    <w:p w14:paraId="0CFC1A6A" w14:textId="77777777" w:rsidR="00A03180" w:rsidRDefault="00A03180" w:rsidP="008A2767">
      <w:pPr>
        <w:rPr>
          <w:lang w:val="en-US"/>
        </w:rPr>
      </w:pPr>
    </w:p>
    <w:p w14:paraId="2EFE99E2" w14:textId="368AACE3" w:rsidR="00B87140" w:rsidRPr="0049539B" w:rsidRDefault="00B9220C" w:rsidP="00B87140">
      <w:pPr>
        <w:spacing w:after="120"/>
        <w:ind w:left="180"/>
        <w:rPr>
          <w:rFonts w:ascii="Times New Roman" w:hAnsi="Times New Roman" w:cs="Times New Roman"/>
          <w:sz w:val="24"/>
          <w:szCs w:val="24"/>
          <w:u w:val="single"/>
          <w:lang w:val="en-US"/>
        </w:rPr>
      </w:pPr>
      <w:r w:rsidRPr="0049539B">
        <w:rPr>
          <w:rFonts w:ascii="Times New Roman" w:hAnsi="Times New Roman" w:cs="Times New Roman"/>
          <w:sz w:val="24"/>
          <w:szCs w:val="24"/>
          <w:u w:val="single"/>
          <w:lang w:val="en-US"/>
        </w:rPr>
        <w:t xml:space="preserve">J.1 </w:t>
      </w:r>
      <w:r w:rsidR="00373563" w:rsidRPr="0049539B">
        <w:rPr>
          <w:rFonts w:ascii="Times New Roman" w:hAnsi="Times New Roman" w:cs="Times New Roman"/>
          <w:sz w:val="24"/>
          <w:szCs w:val="24"/>
          <w:u w:val="single"/>
          <w:lang w:val="en-US"/>
        </w:rPr>
        <w:t>Assessment at _</w:t>
      </w:r>
      <w:r w:rsidR="00951CCC" w:rsidRPr="0049539B">
        <w:rPr>
          <w:rFonts w:ascii="Times New Roman" w:hAnsi="Times New Roman" w:cs="Times New Roman"/>
          <w:sz w:val="24"/>
          <w:szCs w:val="24"/>
          <w:u w:val="single"/>
          <w:lang w:val="en-US"/>
        </w:rPr>
        <w:t>_</w:t>
      </w:r>
      <w:r w:rsidR="00373563" w:rsidRPr="0049539B">
        <w:rPr>
          <w:rFonts w:ascii="Times New Roman" w:hAnsi="Times New Roman" w:cs="Times New Roman"/>
          <w:sz w:val="24"/>
          <w:szCs w:val="24"/>
          <w:u w:val="single"/>
          <w:lang w:val="en-US"/>
        </w:rPr>
        <w:t>__ weeks</w:t>
      </w:r>
    </w:p>
    <w:p w14:paraId="06D860C8" w14:textId="05FCBB05" w:rsidR="008A61EC" w:rsidRPr="00F64808" w:rsidRDefault="008A61EC" w:rsidP="00242F1B">
      <w:pPr>
        <w:pStyle w:val="ListParagraph"/>
        <w:numPr>
          <w:ilvl w:val="0"/>
          <w:numId w:val="30"/>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Death due to any cause by </w:t>
      </w:r>
      <w:r w:rsidR="00373563" w:rsidRPr="00F64808">
        <w:rPr>
          <w:rFonts w:ascii="Times New Roman" w:hAnsi="Times New Roman" w:cs="Times New Roman"/>
          <w:sz w:val="22"/>
          <w:szCs w:val="22"/>
          <w:lang w:val="en-US"/>
        </w:rPr>
        <w:t>____</w:t>
      </w:r>
      <w:r w:rsidRPr="00F64808">
        <w:rPr>
          <w:rFonts w:ascii="Times New Roman" w:hAnsi="Times New Roman" w:cs="Times New Roman"/>
          <w:sz w:val="22"/>
          <w:szCs w:val="22"/>
          <w:lang w:val="en-US"/>
        </w:rPr>
        <w:t xml:space="preserve"> weeks: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Yes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No</w:t>
      </w:r>
    </w:p>
    <w:p w14:paraId="4D57D84A" w14:textId="36058098" w:rsidR="008A61EC" w:rsidRPr="00F64808" w:rsidRDefault="008A61EC" w:rsidP="00242F1B">
      <w:pPr>
        <w:pStyle w:val="ListParagraph"/>
        <w:numPr>
          <w:ilvl w:val="0"/>
          <w:numId w:val="31"/>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If yes, cause of death: _________________________________</w:t>
      </w:r>
    </w:p>
    <w:p w14:paraId="6D29EDE8" w14:textId="77777777" w:rsidR="006F4E0D" w:rsidRDefault="008A61EC" w:rsidP="00242F1B">
      <w:pPr>
        <w:pStyle w:val="ListParagraph"/>
        <w:numPr>
          <w:ilvl w:val="0"/>
          <w:numId w:val="31"/>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Date of Death</w:t>
      </w:r>
      <w:r w:rsidR="00F216EC">
        <w:rPr>
          <w:rFonts w:ascii="Times New Roman" w:hAnsi="Times New Roman" w:cs="Times New Roman"/>
          <w:sz w:val="22"/>
          <w:szCs w:val="22"/>
          <w:lang w:val="en-US"/>
        </w:rPr>
        <w:t xml:space="preserve"> </w:t>
      </w:r>
      <w:r w:rsidR="00F216EC" w:rsidRPr="00C41103">
        <w:rPr>
          <w:rFonts w:ascii="Times New Roman" w:hAnsi="Times New Roman" w:cs="Times New Roman"/>
          <w:lang w:val="en-US"/>
        </w:rPr>
        <w:t>(DD/MM/YY)</w:t>
      </w:r>
      <w:r w:rsidRPr="00F64808">
        <w:rPr>
          <w:rFonts w:ascii="Times New Roman" w:hAnsi="Times New Roman" w:cs="Times New Roman"/>
          <w:sz w:val="22"/>
          <w:szCs w:val="22"/>
          <w:lang w:val="en-US"/>
        </w:rPr>
        <w:t>: __/__/___</w:t>
      </w:r>
    </w:p>
    <w:p w14:paraId="0EB4D6CD" w14:textId="7C98D65D" w:rsidR="008A61EC" w:rsidRPr="00F64808" w:rsidRDefault="008A61EC" w:rsidP="00242F1B">
      <w:pPr>
        <w:pStyle w:val="ListParagraph"/>
        <w:numPr>
          <w:ilvl w:val="0"/>
          <w:numId w:val="31"/>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Time of Death</w:t>
      </w:r>
      <w:r w:rsidR="00F216EC">
        <w:rPr>
          <w:rFonts w:ascii="Times New Roman" w:hAnsi="Times New Roman" w:cs="Times New Roman"/>
          <w:sz w:val="22"/>
          <w:szCs w:val="22"/>
          <w:lang w:val="en-US"/>
        </w:rPr>
        <w:t xml:space="preserve"> </w:t>
      </w:r>
      <w:r w:rsidR="00F216EC" w:rsidRPr="00F216EC">
        <w:rPr>
          <w:rFonts w:ascii="Times New Roman" w:hAnsi="Times New Roman" w:cs="Times New Roman"/>
          <w:lang w:val="en-US"/>
        </w:rPr>
        <w:t>(HH:MM)</w:t>
      </w:r>
      <w:r w:rsidRPr="00F64808">
        <w:rPr>
          <w:rFonts w:ascii="Times New Roman" w:hAnsi="Times New Roman" w:cs="Times New Roman"/>
          <w:sz w:val="22"/>
          <w:szCs w:val="22"/>
          <w:lang w:val="en-US"/>
        </w:rPr>
        <w:t>: ___:___</w:t>
      </w:r>
    </w:p>
    <w:p w14:paraId="0C2319F1" w14:textId="4AA13842" w:rsidR="008A61EC" w:rsidRPr="00F64808" w:rsidRDefault="008A61EC" w:rsidP="00242F1B">
      <w:pPr>
        <w:pStyle w:val="ListParagraph"/>
        <w:numPr>
          <w:ilvl w:val="0"/>
          <w:numId w:val="31"/>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Age at Death: ____ days</w:t>
      </w:r>
    </w:p>
    <w:p w14:paraId="25F82840" w14:textId="0388A81A" w:rsidR="008A61EC" w:rsidRPr="00F64808" w:rsidRDefault="00E74376" w:rsidP="00242F1B">
      <w:pPr>
        <w:pStyle w:val="ListParagraph"/>
        <w:numPr>
          <w:ilvl w:val="0"/>
          <w:numId w:val="30"/>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On r</w:t>
      </w:r>
      <w:r w:rsidR="008A61EC" w:rsidRPr="00F64808">
        <w:rPr>
          <w:rFonts w:ascii="Times New Roman" w:hAnsi="Times New Roman" w:cs="Times New Roman"/>
          <w:sz w:val="22"/>
          <w:szCs w:val="22"/>
          <w:lang w:val="en-US"/>
        </w:rPr>
        <w:t>espiratory support</w:t>
      </w:r>
      <w:r w:rsidRPr="00F64808">
        <w:rPr>
          <w:rFonts w:ascii="Times New Roman" w:hAnsi="Times New Roman" w:cs="Times New Roman"/>
          <w:sz w:val="22"/>
          <w:szCs w:val="22"/>
          <w:lang w:val="en-US"/>
        </w:rPr>
        <w:t xml:space="preserve"> at 36 weeks PMA</w:t>
      </w:r>
      <w:r w:rsidR="008A61EC" w:rsidRPr="00F64808">
        <w:rPr>
          <w:rFonts w:ascii="Times New Roman" w:hAnsi="Times New Roman" w:cs="Times New Roman"/>
          <w:sz w:val="22"/>
          <w:szCs w:val="22"/>
          <w:lang w:val="en-US"/>
        </w:rPr>
        <w:t xml:space="preserve">: </w:t>
      </w:r>
      <w:r w:rsidR="008A61EC" w:rsidRPr="00F64808">
        <w:rPr>
          <w:rFonts w:ascii="Segoe UI Symbol" w:hAnsi="Segoe UI Symbol" w:cs="Segoe UI Symbol"/>
          <w:sz w:val="22"/>
          <w:szCs w:val="22"/>
          <w:lang w:val="en-US"/>
        </w:rPr>
        <w:t>☐</w:t>
      </w:r>
      <w:r w:rsidR="008A61EC" w:rsidRPr="00F64808">
        <w:rPr>
          <w:rFonts w:ascii="Times New Roman" w:hAnsi="Times New Roman" w:cs="Times New Roman"/>
          <w:sz w:val="22"/>
          <w:szCs w:val="22"/>
          <w:lang w:val="en-US"/>
        </w:rPr>
        <w:t xml:space="preserve"> Yes </w:t>
      </w:r>
      <w:r w:rsidR="008A61EC" w:rsidRPr="00F64808">
        <w:rPr>
          <w:rFonts w:ascii="Segoe UI Symbol" w:hAnsi="Segoe UI Symbol" w:cs="Segoe UI Symbol"/>
          <w:sz w:val="22"/>
          <w:szCs w:val="22"/>
          <w:lang w:val="en-US"/>
        </w:rPr>
        <w:t>☐</w:t>
      </w:r>
      <w:r w:rsidR="008A61EC" w:rsidRPr="00F64808">
        <w:rPr>
          <w:rFonts w:ascii="Times New Roman" w:hAnsi="Times New Roman" w:cs="Times New Roman"/>
          <w:sz w:val="22"/>
          <w:szCs w:val="22"/>
          <w:lang w:val="en-US"/>
        </w:rPr>
        <w:t xml:space="preserve"> No</w:t>
      </w:r>
      <w:r w:rsidRPr="00F64808">
        <w:rPr>
          <w:rFonts w:ascii="Times New Roman" w:hAnsi="Times New Roman" w:cs="Times New Roman"/>
          <w:sz w:val="22"/>
          <w:szCs w:val="22"/>
          <w:lang w:val="en-US"/>
        </w:rPr>
        <w:t>; Date: __/__/_____</w:t>
      </w:r>
    </w:p>
    <w:p w14:paraId="33590F73" w14:textId="2F4C620B" w:rsidR="008A61EC" w:rsidRPr="00F64808" w:rsidRDefault="008A61EC" w:rsidP="00242F1B">
      <w:pPr>
        <w:pStyle w:val="ListParagraph"/>
        <w:numPr>
          <w:ilvl w:val="0"/>
          <w:numId w:val="32"/>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If yes,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Nasal </w:t>
      </w:r>
      <w:proofErr w:type="spellStart"/>
      <w:r w:rsidRPr="00F64808">
        <w:rPr>
          <w:rFonts w:ascii="Times New Roman" w:hAnsi="Times New Roman" w:cs="Times New Roman"/>
          <w:sz w:val="22"/>
          <w:szCs w:val="22"/>
          <w:lang w:val="en-US"/>
        </w:rPr>
        <w:t>canula</w:t>
      </w:r>
      <w:proofErr w:type="spellEnd"/>
      <w:r w:rsidRPr="00F64808">
        <w:rPr>
          <w:rFonts w:ascii="Times New Roman" w:hAnsi="Times New Roman" w:cs="Times New Roman"/>
          <w:sz w:val="22"/>
          <w:szCs w:val="22"/>
          <w:lang w:val="en-US"/>
        </w:rPr>
        <w:t xml:space="preserv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CPAP/NIPPV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w:t>
      </w:r>
      <w:ins w:id="139" w:author="Mannat Guliani" w:date="2026-06-11T13:41:00Z">
        <w:r w:rsidR="003535F7">
          <w:rPr>
            <w:rFonts w:ascii="Times New Roman" w:hAnsi="Times New Roman" w:cs="Times New Roman"/>
            <w:sz w:val="22"/>
            <w:szCs w:val="22"/>
            <w:lang w:val="en-US"/>
          </w:rPr>
          <w:t>IMV (invasive)</w:t>
        </w:r>
        <w:r w:rsidR="003535F7" w:rsidRPr="00F64808">
          <w:rPr>
            <w:rFonts w:ascii="Times New Roman" w:hAnsi="Times New Roman" w:cs="Times New Roman"/>
            <w:sz w:val="22"/>
            <w:szCs w:val="22"/>
            <w:lang w:val="en-US"/>
          </w:rPr>
          <w:t xml:space="preserve"> </w:t>
        </w:r>
      </w:ins>
    </w:p>
    <w:p w14:paraId="2E0A9580" w14:textId="77777777" w:rsidR="006F4E0D" w:rsidRDefault="00E74376" w:rsidP="00242F1B">
      <w:pPr>
        <w:pStyle w:val="ListParagraph"/>
        <w:numPr>
          <w:ilvl w:val="0"/>
          <w:numId w:val="32"/>
        </w:numPr>
        <w:spacing w:after="120"/>
        <w:rPr>
          <w:rFonts w:ascii="Times New Roman" w:hAnsi="Times New Roman" w:cs="Times New Roman"/>
          <w:sz w:val="22"/>
          <w:szCs w:val="22"/>
          <w:lang w:val="en-US"/>
        </w:rPr>
      </w:pPr>
      <w:r w:rsidRPr="00DF4B86">
        <w:rPr>
          <w:rFonts w:ascii="Times New Roman" w:hAnsi="Times New Roman" w:cs="Times New Roman"/>
          <w:sz w:val="22"/>
          <w:szCs w:val="22"/>
          <w:lang w:val="en-US"/>
        </w:rPr>
        <w:t>Flow rate: _____L/min</w:t>
      </w:r>
    </w:p>
    <w:p w14:paraId="2C99AC7D" w14:textId="53F8716C" w:rsidR="00245E15" w:rsidRDefault="00E74376" w:rsidP="00242F1B">
      <w:pPr>
        <w:pStyle w:val="ListParagraph"/>
        <w:numPr>
          <w:ilvl w:val="0"/>
          <w:numId w:val="32"/>
        </w:numPr>
        <w:spacing w:after="120"/>
        <w:rPr>
          <w:rFonts w:ascii="Times New Roman" w:hAnsi="Times New Roman" w:cs="Times New Roman"/>
          <w:sz w:val="22"/>
          <w:szCs w:val="22"/>
          <w:lang w:val="en-US"/>
        </w:rPr>
      </w:pPr>
      <w:r w:rsidRPr="00DF4B86">
        <w:rPr>
          <w:rFonts w:ascii="Times New Roman" w:hAnsi="Times New Roman" w:cs="Times New Roman"/>
          <w:sz w:val="22"/>
          <w:szCs w:val="22"/>
          <w:lang w:val="en-US"/>
        </w:rPr>
        <w:t>FiO</w:t>
      </w:r>
      <w:r w:rsidRPr="00DF4B86">
        <w:rPr>
          <w:rFonts w:ascii="Times New Roman" w:hAnsi="Times New Roman" w:cs="Times New Roman"/>
          <w:sz w:val="22"/>
          <w:szCs w:val="22"/>
          <w:vertAlign w:val="subscript"/>
          <w:lang w:val="en-US"/>
        </w:rPr>
        <w:t>2</w:t>
      </w:r>
      <w:r w:rsidRPr="00DF4B86">
        <w:rPr>
          <w:rFonts w:ascii="Times New Roman" w:hAnsi="Times New Roman" w:cs="Times New Roman"/>
          <w:sz w:val="22"/>
          <w:szCs w:val="22"/>
          <w:lang w:val="en-US"/>
        </w:rPr>
        <w:t xml:space="preserve">: ____%     </w:t>
      </w:r>
    </w:p>
    <w:p w14:paraId="1A2F9145" w14:textId="1E7AF441" w:rsidR="00E74376" w:rsidRPr="00245E15" w:rsidRDefault="00E74376" w:rsidP="00242F1B">
      <w:pPr>
        <w:pStyle w:val="ListParagraph"/>
        <w:numPr>
          <w:ilvl w:val="0"/>
          <w:numId w:val="32"/>
        </w:numPr>
        <w:spacing w:after="120"/>
        <w:rPr>
          <w:rFonts w:ascii="Times New Roman" w:hAnsi="Times New Roman" w:cs="Times New Roman"/>
          <w:sz w:val="22"/>
          <w:szCs w:val="22"/>
          <w:lang w:val="en-US"/>
        </w:rPr>
      </w:pPr>
      <w:r w:rsidRPr="00245E15">
        <w:rPr>
          <w:rFonts w:ascii="Times New Roman" w:hAnsi="Times New Roman" w:cs="Times New Roman"/>
          <w:sz w:val="22"/>
          <w:szCs w:val="22"/>
          <w:lang w:val="en-US"/>
        </w:rPr>
        <w:t xml:space="preserve">Radiographic parenchymal lung disease: </w:t>
      </w:r>
      <w:r w:rsidRPr="00245E15">
        <w:rPr>
          <w:rFonts w:ascii="Segoe UI Symbol" w:hAnsi="Segoe UI Symbol" w:cs="Segoe UI Symbol"/>
          <w:sz w:val="22"/>
          <w:szCs w:val="22"/>
          <w:lang w:val="en-US"/>
        </w:rPr>
        <w:t>☐</w:t>
      </w:r>
      <w:r w:rsidRPr="00245E15">
        <w:rPr>
          <w:rFonts w:ascii="Times New Roman" w:hAnsi="Times New Roman" w:cs="Times New Roman"/>
          <w:sz w:val="22"/>
          <w:szCs w:val="22"/>
          <w:lang w:val="en-US"/>
        </w:rPr>
        <w:t xml:space="preserve"> Yes </w:t>
      </w:r>
      <w:r w:rsidRPr="00245E15">
        <w:rPr>
          <w:rFonts w:ascii="Segoe UI Symbol" w:hAnsi="Segoe UI Symbol" w:cs="Segoe UI Symbol"/>
          <w:sz w:val="22"/>
          <w:szCs w:val="22"/>
          <w:lang w:val="en-US"/>
        </w:rPr>
        <w:t>☐</w:t>
      </w:r>
      <w:r w:rsidRPr="00245E15">
        <w:rPr>
          <w:rFonts w:ascii="Times New Roman" w:hAnsi="Times New Roman" w:cs="Times New Roman"/>
          <w:sz w:val="22"/>
          <w:szCs w:val="22"/>
          <w:lang w:val="en-US"/>
        </w:rPr>
        <w:t xml:space="preserve"> No</w:t>
      </w:r>
    </w:p>
    <w:p w14:paraId="2441DD54" w14:textId="77777777" w:rsidR="00F0796D" w:rsidRPr="00F64808" w:rsidRDefault="00F0796D" w:rsidP="00242F1B">
      <w:pPr>
        <w:pStyle w:val="ListParagraph"/>
        <w:numPr>
          <w:ilvl w:val="0"/>
          <w:numId w:val="30"/>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Necrotizing Enterocolitis diagnosed: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Yes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No</w:t>
      </w:r>
    </w:p>
    <w:p w14:paraId="710350FC" w14:textId="3029D7C5" w:rsidR="00F0796D" w:rsidRPr="00245E15" w:rsidRDefault="00F0796D" w:rsidP="00242F1B">
      <w:pPr>
        <w:pStyle w:val="ListParagraph"/>
        <w:numPr>
          <w:ilvl w:val="0"/>
          <w:numId w:val="7"/>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Stage: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IA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IB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IIA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IIB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IIIA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IIIB</w:t>
      </w:r>
      <w:r w:rsidR="00245E15">
        <w:rPr>
          <w:rFonts w:ascii="Times New Roman" w:hAnsi="Times New Roman" w:cs="Times New Roman"/>
          <w:sz w:val="22"/>
          <w:szCs w:val="22"/>
          <w:lang w:val="en-US"/>
        </w:rPr>
        <w:t xml:space="preserve">, </w:t>
      </w:r>
      <w:r w:rsidR="00385B1C" w:rsidRPr="00245E15">
        <w:rPr>
          <w:rFonts w:ascii="Times New Roman" w:hAnsi="Times New Roman" w:cs="Times New Roman"/>
          <w:sz w:val="22"/>
          <w:szCs w:val="22"/>
          <w:lang w:val="en-US"/>
        </w:rPr>
        <w:t>Date: ___/___/____</w:t>
      </w:r>
    </w:p>
    <w:p w14:paraId="0646E7A0" w14:textId="0A301F8A" w:rsidR="00F0796D" w:rsidRPr="00F64808" w:rsidRDefault="00F0796D" w:rsidP="00242F1B">
      <w:pPr>
        <w:pStyle w:val="ListParagraph"/>
        <w:numPr>
          <w:ilvl w:val="0"/>
          <w:numId w:val="7"/>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Surgical intervention </w:t>
      </w:r>
      <w:r w:rsidR="00AB5571" w:rsidRPr="00F64808">
        <w:rPr>
          <w:rFonts w:ascii="Times New Roman" w:hAnsi="Times New Roman" w:cs="Times New Roman"/>
          <w:sz w:val="22"/>
          <w:szCs w:val="22"/>
          <w:lang w:val="en-US"/>
        </w:rPr>
        <w:t>done</w:t>
      </w:r>
      <w:r w:rsidRPr="00F64808">
        <w:rPr>
          <w:rFonts w:ascii="Times New Roman" w:hAnsi="Times New Roman" w:cs="Times New Roman"/>
          <w:sz w:val="22"/>
          <w:szCs w:val="22"/>
          <w:lang w:val="en-US"/>
        </w:rPr>
        <w:t xml:space="preserv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Yes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No</w:t>
      </w:r>
    </w:p>
    <w:p w14:paraId="24E81058" w14:textId="50537415" w:rsidR="00AB5571" w:rsidRPr="00F64808" w:rsidRDefault="00AB5571" w:rsidP="00242F1B">
      <w:pPr>
        <w:pStyle w:val="ListParagraph"/>
        <w:numPr>
          <w:ilvl w:val="0"/>
          <w:numId w:val="30"/>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Brain injury</w:t>
      </w:r>
      <w:r w:rsidR="00951CCC">
        <w:rPr>
          <w:rFonts w:ascii="Times New Roman" w:hAnsi="Times New Roman" w:cs="Times New Roman"/>
          <w:sz w:val="22"/>
          <w:szCs w:val="22"/>
          <w:lang w:val="en-US"/>
        </w:rPr>
        <w:t>:</w:t>
      </w:r>
    </w:p>
    <w:tbl>
      <w:tblPr>
        <w:tblStyle w:val="TableGrid"/>
        <w:tblW w:w="0" w:type="auto"/>
        <w:tblInd w:w="540" w:type="dxa"/>
        <w:tblLook w:val="04A0" w:firstRow="1" w:lastRow="0" w:firstColumn="1" w:lastColumn="0" w:noHBand="0" w:noVBand="1"/>
      </w:tblPr>
      <w:tblGrid>
        <w:gridCol w:w="4962"/>
        <w:gridCol w:w="4954"/>
      </w:tblGrid>
      <w:tr w:rsidR="00F64808" w:rsidRPr="00F64808" w14:paraId="10493CAB" w14:textId="77777777" w:rsidTr="00F64808">
        <w:tc>
          <w:tcPr>
            <w:tcW w:w="4962" w:type="dxa"/>
          </w:tcPr>
          <w:p w14:paraId="4754AF49" w14:textId="44070CF9" w:rsidR="00F64808" w:rsidRPr="006D141F" w:rsidRDefault="008811D0" w:rsidP="00245E15">
            <w:pPr>
              <w:pStyle w:val="ListParagraph"/>
              <w:spacing w:after="120"/>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6</w:t>
            </w:r>
            <w:r w:rsidR="006F4E0D">
              <w:rPr>
                <w:rFonts w:ascii="Times New Roman" w:hAnsi="Times New Roman" w:cs="Times New Roman"/>
                <w:b/>
                <w:bCs/>
                <w:sz w:val="22"/>
                <w:szCs w:val="22"/>
                <w:lang w:val="en-US"/>
              </w:rPr>
              <w:t xml:space="preserve">.1 </w:t>
            </w:r>
            <w:r w:rsidR="00F64808" w:rsidRPr="006D141F">
              <w:rPr>
                <w:rFonts w:ascii="Times New Roman" w:hAnsi="Times New Roman" w:cs="Times New Roman"/>
                <w:b/>
                <w:bCs/>
                <w:sz w:val="22"/>
                <w:szCs w:val="22"/>
                <w:lang w:val="en-US"/>
              </w:rPr>
              <w:t>RIGHT</w:t>
            </w:r>
          </w:p>
        </w:tc>
        <w:tc>
          <w:tcPr>
            <w:tcW w:w="4954" w:type="dxa"/>
          </w:tcPr>
          <w:p w14:paraId="16D54F20" w14:textId="7D9EDE0C" w:rsidR="00F64808" w:rsidRPr="006D141F" w:rsidRDefault="008811D0" w:rsidP="00245E15">
            <w:pPr>
              <w:pStyle w:val="ListParagraph"/>
              <w:spacing w:after="120"/>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6</w:t>
            </w:r>
            <w:r w:rsidR="006F4E0D">
              <w:rPr>
                <w:rFonts w:ascii="Times New Roman" w:hAnsi="Times New Roman" w:cs="Times New Roman"/>
                <w:b/>
                <w:bCs/>
                <w:sz w:val="22"/>
                <w:szCs w:val="22"/>
                <w:lang w:val="en-US"/>
              </w:rPr>
              <w:t xml:space="preserve">.2 </w:t>
            </w:r>
            <w:r w:rsidR="00F64808" w:rsidRPr="006D141F">
              <w:rPr>
                <w:rFonts w:ascii="Times New Roman" w:hAnsi="Times New Roman" w:cs="Times New Roman"/>
                <w:b/>
                <w:bCs/>
                <w:sz w:val="22"/>
                <w:szCs w:val="22"/>
                <w:lang w:val="en-US"/>
              </w:rPr>
              <w:t>LEFT</w:t>
            </w:r>
          </w:p>
        </w:tc>
      </w:tr>
      <w:tr w:rsidR="00F64808" w:rsidRPr="00F64808" w14:paraId="0DC268D9" w14:textId="77777777" w:rsidTr="00F64808">
        <w:tc>
          <w:tcPr>
            <w:tcW w:w="4962" w:type="dxa"/>
          </w:tcPr>
          <w:p w14:paraId="39E948E2" w14:textId="3F411C08" w:rsidR="00F64808" w:rsidRPr="00F64808" w:rsidRDefault="00F64808" w:rsidP="00242F1B">
            <w:pPr>
              <w:pStyle w:val="ListParagraph"/>
              <w:numPr>
                <w:ilvl w:val="0"/>
                <w:numId w:val="33"/>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IVH Grade: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None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Grade 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Grade II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Grade III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Grade IV</w:t>
            </w:r>
            <w:r w:rsidR="00385B1C">
              <w:rPr>
                <w:rFonts w:ascii="Times New Roman" w:hAnsi="Times New Roman" w:cs="Times New Roman"/>
                <w:sz w:val="22"/>
                <w:szCs w:val="22"/>
                <w:lang w:val="en-US"/>
              </w:rPr>
              <w:t xml:space="preserve">, </w:t>
            </w:r>
            <w:r w:rsidR="00385B1C" w:rsidRPr="00385B1C">
              <w:rPr>
                <w:rFonts w:ascii="Times New Roman" w:hAnsi="Times New Roman" w:cs="Times New Roman"/>
                <w:sz w:val="22"/>
                <w:szCs w:val="22"/>
                <w:lang w:val="en-US"/>
              </w:rPr>
              <w:t>Date: ___/___/____</w:t>
            </w:r>
          </w:p>
        </w:tc>
        <w:tc>
          <w:tcPr>
            <w:tcW w:w="4954" w:type="dxa"/>
          </w:tcPr>
          <w:p w14:paraId="71EF8B5D" w14:textId="31C16823" w:rsidR="00F64808" w:rsidRPr="00F64808" w:rsidRDefault="00F64808" w:rsidP="00242F1B">
            <w:pPr>
              <w:pStyle w:val="ListParagraph"/>
              <w:numPr>
                <w:ilvl w:val="0"/>
                <w:numId w:val="33"/>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IVH Grade: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None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Grade 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Grade II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Grade III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Grade IV</w:t>
            </w:r>
            <w:r w:rsidR="00385B1C">
              <w:rPr>
                <w:rFonts w:ascii="Times New Roman" w:hAnsi="Times New Roman" w:cs="Times New Roman"/>
                <w:sz w:val="22"/>
                <w:szCs w:val="22"/>
                <w:lang w:val="en-US"/>
              </w:rPr>
              <w:t xml:space="preserve">, </w:t>
            </w:r>
            <w:r w:rsidR="00385B1C" w:rsidRPr="00385B1C">
              <w:rPr>
                <w:rFonts w:ascii="Times New Roman" w:hAnsi="Times New Roman" w:cs="Times New Roman"/>
                <w:sz w:val="22"/>
                <w:szCs w:val="22"/>
                <w:lang w:val="en-US"/>
              </w:rPr>
              <w:t>Date: ___/___/____</w:t>
            </w:r>
          </w:p>
        </w:tc>
      </w:tr>
      <w:tr w:rsidR="00F64808" w:rsidRPr="00F64808" w14:paraId="7A92043F" w14:textId="77777777" w:rsidTr="00F64808">
        <w:tc>
          <w:tcPr>
            <w:tcW w:w="4962" w:type="dxa"/>
          </w:tcPr>
          <w:p w14:paraId="029375B1" w14:textId="2E099811" w:rsidR="00F64808" w:rsidRPr="006F4E0D" w:rsidRDefault="00F64808" w:rsidP="00242F1B">
            <w:pPr>
              <w:pStyle w:val="ListParagraph"/>
              <w:numPr>
                <w:ilvl w:val="0"/>
                <w:numId w:val="33"/>
              </w:numPr>
              <w:spacing w:after="120"/>
              <w:rPr>
                <w:rFonts w:ascii="Times New Roman" w:hAnsi="Times New Roman" w:cs="Times New Roman"/>
                <w:sz w:val="22"/>
                <w:szCs w:val="22"/>
                <w:lang w:val="en-US"/>
              </w:rPr>
            </w:pPr>
            <w:proofErr w:type="spellStart"/>
            <w:r w:rsidRPr="006F4E0D">
              <w:rPr>
                <w:rFonts w:ascii="Times New Roman" w:hAnsi="Times New Roman" w:cs="Times New Roman"/>
                <w:sz w:val="22"/>
                <w:szCs w:val="22"/>
                <w:lang w:val="en-US"/>
              </w:rPr>
              <w:t>cPVL</w:t>
            </w:r>
            <w:proofErr w:type="spellEnd"/>
            <w:r w:rsidRPr="006F4E0D">
              <w:rPr>
                <w:rFonts w:ascii="Times New Roman" w:hAnsi="Times New Roman" w:cs="Times New Roman"/>
                <w:sz w:val="22"/>
                <w:szCs w:val="22"/>
                <w:lang w:val="en-US"/>
              </w:rPr>
              <w:t xml:space="preserve"> Grade: </w:t>
            </w:r>
            <w:r w:rsidRPr="006F4E0D">
              <w:rPr>
                <w:rFonts w:ascii="Segoe UI Symbol" w:hAnsi="Segoe UI Symbol" w:cs="Segoe UI Symbol"/>
                <w:sz w:val="22"/>
                <w:szCs w:val="22"/>
                <w:lang w:val="en-US"/>
              </w:rPr>
              <w:t>☐</w:t>
            </w:r>
            <w:r w:rsidRPr="006F4E0D">
              <w:rPr>
                <w:rFonts w:ascii="Times New Roman" w:hAnsi="Times New Roman" w:cs="Times New Roman"/>
                <w:sz w:val="22"/>
                <w:szCs w:val="22"/>
                <w:lang w:val="en-US"/>
              </w:rPr>
              <w:t xml:space="preserve"> None </w:t>
            </w:r>
            <w:r w:rsidRPr="006F4E0D">
              <w:rPr>
                <w:rFonts w:ascii="Segoe UI Symbol" w:hAnsi="Segoe UI Symbol" w:cs="Segoe UI Symbol"/>
                <w:sz w:val="22"/>
                <w:szCs w:val="22"/>
                <w:lang w:val="en-US"/>
              </w:rPr>
              <w:t>☐</w:t>
            </w:r>
            <w:r w:rsidRPr="006F4E0D">
              <w:rPr>
                <w:rFonts w:ascii="Times New Roman" w:hAnsi="Times New Roman" w:cs="Times New Roman"/>
                <w:sz w:val="22"/>
                <w:szCs w:val="22"/>
                <w:lang w:val="en-US"/>
              </w:rPr>
              <w:t xml:space="preserve"> Grade I </w:t>
            </w:r>
            <w:r w:rsidRPr="006F4E0D">
              <w:rPr>
                <w:rFonts w:ascii="Segoe UI Symbol" w:hAnsi="Segoe UI Symbol" w:cs="Segoe UI Symbol"/>
                <w:sz w:val="22"/>
                <w:szCs w:val="22"/>
                <w:lang w:val="en-US"/>
              </w:rPr>
              <w:t>☐</w:t>
            </w:r>
            <w:r w:rsidRPr="006F4E0D">
              <w:rPr>
                <w:rFonts w:ascii="Times New Roman" w:hAnsi="Times New Roman" w:cs="Times New Roman"/>
                <w:sz w:val="22"/>
                <w:szCs w:val="22"/>
                <w:lang w:val="en-US"/>
              </w:rPr>
              <w:t xml:space="preserve"> Grade II </w:t>
            </w:r>
            <w:r w:rsidRPr="006F4E0D">
              <w:rPr>
                <w:rFonts w:ascii="Segoe UI Symbol" w:hAnsi="Segoe UI Symbol" w:cs="Segoe UI Symbol"/>
                <w:sz w:val="22"/>
                <w:szCs w:val="22"/>
                <w:lang w:val="en-US"/>
              </w:rPr>
              <w:t>☐</w:t>
            </w:r>
            <w:r w:rsidRPr="006F4E0D">
              <w:rPr>
                <w:rFonts w:ascii="Times New Roman" w:hAnsi="Times New Roman" w:cs="Times New Roman"/>
                <w:sz w:val="22"/>
                <w:szCs w:val="22"/>
                <w:lang w:val="en-US"/>
              </w:rPr>
              <w:t xml:space="preserve"> Grade III </w:t>
            </w:r>
            <w:r w:rsidRPr="006F4E0D">
              <w:rPr>
                <w:rFonts w:ascii="Segoe UI Symbol" w:hAnsi="Segoe UI Symbol" w:cs="Segoe UI Symbol"/>
                <w:sz w:val="22"/>
                <w:szCs w:val="22"/>
                <w:lang w:val="en-US"/>
              </w:rPr>
              <w:t>☐</w:t>
            </w:r>
            <w:r w:rsidRPr="006F4E0D">
              <w:rPr>
                <w:rFonts w:ascii="Times New Roman" w:hAnsi="Times New Roman" w:cs="Times New Roman"/>
                <w:sz w:val="22"/>
                <w:szCs w:val="22"/>
                <w:lang w:val="en-US"/>
              </w:rPr>
              <w:t xml:space="preserve"> Grade IV</w:t>
            </w:r>
            <w:r w:rsidR="00385B1C" w:rsidRPr="006F4E0D">
              <w:rPr>
                <w:rFonts w:ascii="Times New Roman" w:hAnsi="Times New Roman" w:cs="Times New Roman"/>
                <w:sz w:val="22"/>
                <w:szCs w:val="22"/>
                <w:lang w:val="en-US"/>
              </w:rPr>
              <w:t>,</w:t>
            </w:r>
            <w:r w:rsidRPr="006F4E0D">
              <w:rPr>
                <w:rFonts w:ascii="Times New Roman" w:hAnsi="Times New Roman" w:cs="Times New Roman"/>
                <w:sz w:val="22"/>
                <w:szCs w:val="22"/>
                <w:lang w:val="en-US"/>
              </w:rPr>
              <w:t xml:space="preserve"> </w:t>
            </w:r>
            <w:r w:rsidR="00385B1C" w:rsidRPr="006F4E0D">
              <w:rPr>
                <w:rFonts w:ascii="Times New Roman" w:hAnsi="Times New Roman" w:cs="Times New Roman"/>
                <w:sz w:val="22"/>
                <w:szCs w:val="22"/>
                <w:lang w:val="en-US"/>
              </w:rPr>
              <w:t>Date: ___/___/____</w:t>
            </w:r>
          </w:p>
        </w:tc>
        <w:tc>
          <w:tcPr>
            <w:tcW w:w="4954" w:type="dxa"/>
          </w:tcPr>
          <w:p w14:paraId="6E16C50A" w14:textId="5372ADFC" w:rsidR="00F64808" w:rsidRPr="00F64808" w:rsidRDefault="00F64808" w:rsidP="00242F1B">
            <w:pPr>
              <w:pStyle w:val="ListParagraph"/>
              <w:numPr>
                <w:ilvl w:val="0"/>
                <w:numId w:val="33"/>
              </w:numPr>
              <w:spacing w:after="120"/>
              <w:rPr>
                <w:rFonts w:ascii="Times New Roman" w:hAnsi="Times New Roman" w:cs="Times New Roman"/>
                <w:sz w:val="22"/>
                <w:szCs w:val="22"/>
                <w:lang w:val="en-US"/>
              </w:rPr>
            </w:pPr>
            <w:proofErr w:type="spellStart"/>
            <w:r w:rsidRPr="00F64808">
              <w:rPr>
                <w:rFonts w:ascii="Times New Roman" w:hAnsi="Times New Roman" w:cs="Times New Roman"/>
                <w:sz w:val="22"/>
                <w:szCs w:val="22"/>
                <w:lang w:val="en-US"/>
              </w:rPr>
              <w:t>cPVL</w:t>
            </w:r>
            <w:proofErr w:type="spellEnd"/>
            <w:r w:rsidRPr="00F64808">
              <w:rPr>
                <w:rFonts w:ascii="Times New Roman" w:hAnsi="Times New Roman" w:cs="Times New Roman"/>
                <w:sz w:val="22"/>
                <w:szCs w:val="22"/>
                <w:lang w:val="en-US"/>
              </w:rPr>
              <w:t xml:space="preserve"> Grade: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None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Grade 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Grade II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Grade III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Grade IV</w:t>
            </w:r>
            <w:r w:rsidR="00385B1C">
              <w:rPr>
                <w:rFonts w:ascii="Times New Roman" w:hAnsi="Times New Roman" w:cs="Times New Roman"/>
                <w:sz w:val="22"/>
                <w:szCs w:val="22"/>
                <w:lang w:val="en-US"/>
              </w:rPr>
              <w:t xml:space="preserve">, </w:t>
            </w:r>
            <w:r w:rsidR="00385B1C" w:rsidRPr="00385B1C">
              <w:rPr>
                <w:rFonts w:ascii="Times New Roman" w:hAnsi="Times New Roman" w:cs="Times New Roman"/>
                <w:sz w:val="22"/>
                <w:szCs w:val="22"/>
                <w:lang w:val="en-US"/>
              </w:rPr>
              <w:t>Date: ___/___/____</w:t>
            </w:r>
          </w:p>
        </w:tc>
      </w:tr>
    </w:tbl>
    <w:p w14:paraId="600214EB" w14:textId="4A23FAB0" w:rsidR="00E813A1" w:rsidRPr="00F64808" w:rsidRDefault="00E813A1" w:rsidP="00242F1B">
      <w:pPr>
        <w:pStyle w:val="ListParagraph"/>
        <w:numPr>
          <w:ilvl w:val="0"/>
          <w:numId w:val="30"/>
        </w:numPr>
        <w:spacing w:before="120"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Retinopathy of Prematurity: </w:t>
      </w:r>
    </w:p>
    <w:tbl>
      <w:tblPr>
        <w:tblStyle w:val="TableGrid"/>
        <w:tblW w:w="0" w:type="auto"/>
        <w:tblInd w:w="540" w:type="dxa"/>
        <w:tblLook w:val="04A0" w:firstRow="1" w:lastRow="0" w:firstColumn="1" w:lastColumn="0" w:noHBand="0" w:noVBand="1"/>
      </w:tblPr>
      <w:tblGrid>
        <w:gridCol w:w="4958"/>
        <w:gridCol w:w="4958"/>
      </w:tblGrid>
      <w:tr w:rsidR="00E813A1" w:rsidRPr="00F64808" w14:paraId="44F88666" w14:textId="77777777" w:rsidTr="00E813A1">
        <w:tc>
          <w:tcPr>
            <w:tcW w:w="5228" w:type="dxa"/>
          </w:tcPr>
          <w:p w14:paraId="753378D8" w14:textId="30B76143" w:rsidR="00E813A1" w:rsidRPr="006D141F" w:rsidRDefault="008811D0" w:rsidP="006F4E0D">
            <w:pPr>
              <w:pStyle w:val="ListParagraph"/>
              <w:spacing w:after="120"/>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7</w:t>
            </w:r>
            <w:r w:rsidR="006F4E0D">
              <w:rPr>
                <w:rFonts w:ascii="Times New Roman" w:hAnsi="Times New Roman" w:cs="Times New Roman"/>
                <w:b/>
                <w:bCs/>
                <w:sz w:val="22"/>
                <w:szCs w:val="22"/>
                <w:lang w:val="en-US"/>
              </w:rPr>
              <w:t xml:space="preserve">.1 </w:t>
            </w:r>
            <w:r w:rsidR="00E813A1" w:rsidRPr="006D141F">
              <w:rPr>
                <w:rFonts w:ascii="Times New Roman" w:hAnsi="Times New Roman" w:cs="Times New Roman"/>
                <w:b/>
                <w:bCs/>
                <w:sz w:val="22"/>
                <w:szCs w:val="22"/>
                <w:lang w:val="en-US"/>
              </w:rPr>
              <w:t>RIGHT EYE</w:t>
            </w:r>
          </w:p>
        </w:tc>
        <w:tc>
          <w:tcPr>
            <w:tcW w:w="5228" w:type="dxa"/>
          </w:tcPr>
          <w:p w14:paraId="52AFFFE3" w14:textId="59D1D383" w:rsidR="00E813A1" w:rsidRPr="006D141F" w:rsidRDefault="008811D0" w:rsidP="006F4E0D">
            <w:pPr>
              <w:pStyle w:val="ListParagraph"/>
              <w:spacing w:after="120"/>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7</w:t>
            </w:r>
            <w:r w:rsidR="006F4E0D">
              <w:rPr>
                <w:rFonts w:ascii="Times New Roman" w:hAnsi="Times New Roman" w:cs="Times New Roman"/>
                <w:b/>
                <w:bCs/>
                <w:sz w:val="22"/>
                <w:szCs w:val="22"/>
                <w:lang w:val="en-US"/>
              </w:rPr>
              <w:t xml:space="preserve">.2 </w:t>
            </w:r>
            <w:r w:rsidR="00E813A1" w:rsidRPr="006D141F">
              <w:rPr>
                <w:rFonts w:ascii="Times New Roman" w:hAnsi="Times New Roman" w:cs="Times New Roman"/>
                <w:b/>
                <w:bCs/>
                <w:sz w:val="22"/>
                <w:szCs w:val="22"/>
                <w:lang w:val="en-US"/>
              </w:rPr>
              <w:t>LEFT EYE</w:t>
            </w:r>
          </w:p>
        </w:tc>
      </w:tr>
      <w:tr w:rsidR="00E813A1" w:rsidRPr="00F64808" w14:paraId="5B2E4832" w14:textId="77777777" w:rsidTr="00E813A1">
        <w:tc>
          <w:tcPr>
            <w:tcW w:w="5228" w:type="dxa"/>
          </w:tcPr>
          <w:p w14:paraId="055F4760" w14:textId="6DDD0DD4" w:rsidR="00E813A1" w:rsidRPr="00F64808" w:rsidRDefault="00E813A1" w:rsidP="00242F1B">
            <w:pPr>
              <w:pStyle w:val="ListParagraph"/>
              <w:numPr>
                <w:ilvl w:val="0"/>
                <w:numId w:val="34"/>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ROP: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None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1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2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3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4A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4B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5     </w:t>
            </w:r>
          </w:p>
          <w:p w14:paraId="05FC6E47" w14:textId="77777777" w:rsidR="006F4E0D" w:rsidRDefault="00E813A1" w:rsidP="00242F1B">
            <w:pPr>
              <w:pStyle w:val="ListParagraph"/>
              <w:numPr>
                <w:ilvl w:val="0"/>
                <w:numId w:val="34"/>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Plus Disease: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Yes </w:t>
            </w:r>
            <w:r w:rsidRPr="00F64808">
              <w:rPr>
                <w:rFonts w:ascii="Segoe UI Symbol" w:hAnsi="Segoe UI Symbol" w:cs="Segoe UI Symbol"/>
                <w:sz w:val="22"/>
                <w:szCs w:val="22"/>
                <w:lang w:val="en-US"/>
              </w:rPr>
              <w:t>☐</w:t>
            </w:r>
            <w:r w:rsidR="006F4E0D">
              <w:rPr>
                <w:rFonts w:ascii="Times New Roman" w:hAnsi="Times New Roman" w:cs="Times New Roman"/>
                <w:sz w:val="22"/>
                <w:szCs w:val="22"/>
                <w:lang w:val="en-US"/>
              </w:rPr>
              <w:t xml:space="preserve"> No</w:t>
            </w:r>
          </w:p>
          <w:p w14:paraId="3341EA45" w14:textId="401F4447" w:rsidR="00E813A1" w:rsidRPr="00F64808" w:rsidRDefault="00E813A1" w:rsidP="00242F1B">
            <w:pPr>
              <w:pStyle w:val="ListParagraph"/>
              <w:numPr>
                <w:ilvl w:val="0"/>
                <w:numId w:val="34"/>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A-ROP: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Yes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No</w:t>
            </w:r>
          </w:p>
          <w:p w14:paraId="02C51BFB" w14:textId="77777777" w:rsidR="00E813A1" w:rsidRPr="00F64808" w:rsidRDefault="00E813A1" w:rsidP="00242F1B">
            <w:pPr>
              <w:pStyle w:val="ListParagraph"/>
              <w:numPr>
                <w:ilvl w:val="0"/>
                <w:numId w:val="34"/>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Zone: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Zone 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Zone II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Zone III</w:t>
            </w:r>
          </w:p>
          <w:p w14:paraId="5ECF2786" w14:textId="77777777" w:rsidR="00E813A1" w:rsidRPr="00F64808" w:rsidRDefault="00E813A1" w:rsidP="00242F1B">
            <w:pPr>
              <w:pStyle w:val="ListParagraph"/>
              <w:numPr>
                <w:ilvl w:val="0"/>
                <w:numId w:val="34"/>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Treatment Required: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Yes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No   </w:t>
            </w:r>
          </w:p>
          <w:p w14:paraId="6E5F4A66" w14:textId="6F8010D8" w:rsidR="00E813A1" w:rsidRPr="00F64808" w:rsidRDefault="00E813A1" w:rsidP="00242F1B">
            <w:pPr>
              <w:pStyle w:val="ListParagraph"/>
              <w:numPr>
                <w:ilvl w:val="0"/>
                <w:numId w:val="34"/>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Treatment</w:t>
            </w:r>
            <w:r w:rsidR="006F4E0D">
              <w:rPr>
                <w:rFonts w:ascii="Times New Roman" w:hAnsi="Times New Roman" w:cs="Times New Roman"/>
                <w:sz w:val="22"/>
                <w:szCs w:val="22"/>
                <w:lang w:val="en-US"/>
              </w:rPr>
              <w:t xml:space="preserve"> Date</w:t>
            </w:r>
            <w:r w:rsidRPr="00F64808">
              <w:rPr>
                <w:rFonts w:ascii="Times New Roman" w:hAnsi="Times New Roman" w:cs="Times New Roman"/>
                <w:sz w:val="22"/>
                <w:szCs w:val="22"/>
                <w:lang w:val="en-US"/>
              </w:rPr>
              <w:t xml:space="preserve">:___/___/____ </w:t>
            </w:r>
          </w:p>
        </w:tc>
        <w:tc>
          <w:tcPr>
            <w:tcW w:w="5228" w:type="dxa"/>
          </w:tcPr>
          <w:p w14:paraId="25C078B4" w14:textId="77777777" w:rsidR="00E813A1" w:rsidRPr="00F64808" w:rsidRDefault="00E813A1" w:rsidP="00242F1B">
            <w:pPr>
              <w:pStyle w:val="ListParagraph"/>
              <w:numPr>
                <w:ilvl w:val="0"/>
                <w:numId w:val="34"/>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ROP: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None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1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2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3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4A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4B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5     </w:t>
            </w:r>
          </w:p>
          <w:p w14:paraId="510BCD2F" w14:textId="77777777" w:rsidR="006F4E0D" w:rsidRDefault="00E813A1" w:rsidP="00242F1B">
            <w:pPr>
              <w:pStyle w:val="ListParagraph"/>
              <w:numPr>
                <w:ilvl w:val="0"/>
                <w:numId w:val="34"/>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Plus Disease: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Yes </w:t>
            </w:r>
            <w:r w:rsidRPr="00F64808">
              <w:rPr>
                <w:rFonts w:ascii="Segoe UI Symbol" w:hAnsi="Segoe UI Symbol" w:cs="Segoe UI Symbol"/>
                <w:sz w:val="22"/>
                <w:szCs w:val="22"/>
                <w:lang w:val="en-US"/>
              </w:rPr>
              <w:t>☐</w:t>
            </w:r>
            <w:r w:rsidR="006F4E0D">
              <w:rPr>
                <w:rFonts w:ascii="Times New Roman" w:hAnsi="Times New Roman" w:cs="Times New Roman"/>
                <w:sz w:val="22"/>
                <w:szCs w:val="22"/>
                <w:lang w:val="en-US"/>
              </w:rPr>
              <w:t xml:space="preserve"> No</w:t>
            </w:r>
          </w:p>
          <w:p w14:paraId="63E35CEB" w14:textId="4CCB7152" w:rsidR="00E813A1" w:rsidRPr="00F64808" w:rsidRDefault="00E813A1" w:rsidP="00242F1B">
            <w:pPr>
              <w:pStyle w:val="ListParagraph"/>
              <w:numPr>
                <w:ilvl w:val="0"/>
                <w:numId w:val="34"/>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A-ROP: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Yes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No</w:t>
            </w:r>
          </w:p>
          <w:p w14:paraId="247080CF" w14:textId="77777777" w:rsidR="00E813A1" w:rsidRPr="00F64808" w:rsidRDefault="00E813A1" w:rsidP="00242F1B">
            <w:pPr>
              <w:pStyle w:val="ListParagraph"/>
              <w:numPr>
                <w:ilvl w:val="0"/>
                <w:numId w:val="34"/>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Zone: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Zone 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Zone II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Zone III</w:t>
            </w:r>
          </w:p>
          <w:p w14:paraId="0B0A4C16" w14:textId="77777777" w:rsidR="00E813A1" w:rsidRPr="00F64808" w:rsidRDefault="00E813A1" w:rsidP="00242F1B">
            <w:pPr>
              <w:pStyle w:val="ListParagraph"/>
              <w:numPr>
                <w:ilvl w:val="0"/>
                <w:numId w:val="34"/>
              </w:numPr>
              <w:spacing w:after="120"/>
              <w:rPr>
                <w:rFonts w:ascii="Times New Roman" w:hAnsi="Times New Roman" w:cs="Times New Roman"/>
                <w:sz w:val="22"/>
                <w:szCs w:val="22"/>
                <w:lang w:val="en-US"/>
              </w:rPr>
            </w:pPr>
            <w:r w:rsidRPr="00F64808">
              <w:rPr>
                <w:rFonts w:ascii="Times New Roman" w:hAnsi="Times New Roman" w:cs="Times New Roman"/>
                <w:sz w:val="22"/>
                <w:szCs w:val="22"/>
                <w:lang w:val="en-US"/>
              </w:rPr>
              <w:t xml:space="preserve">Treatment Required: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Yes </w:t>
            </w:r>
            <w:r w:rsidRPr="00F64808">
              <w:rPr>
                <w:rFonts w:ascii="Segoe UI Symbol" w:hAnsi="Segoe UI Symbol" w:cs="Segoe UI Symbol"/>
                <w:sz w:val="22"/>
                <w:szCs w:val="22"/>
                <w:lang w:val="en-US"/>
              </w:rPr>
              <w:t>☐</w:t>
            </w:r>
            <w:r w:rsidRPr="00F64808">
              <w:rPr>
                <w:rFonts w:ascii="Times New Roman" w:hAnsi="Times New Roman" w:cs="Times New Roman"/>
                <w:sz w:val="22"/>
                <w:szCs w:val="22"/>
                <w:lang w:val="en-US"/>
              </w:rPr>
              <w:t xml:space="preserve"> No   </w:t>
            </w:r>
          </w:p>
          <w:p w14:paraId="58B60D6F" w14:textId="1ED705F1" w:rsidR="00E813A1" w:rsidRPr="00F64808" w:rsidRDefault="006F4E0D" w:rsidP="00242F1B">
            <w:pPr>
              <w:pStyle w:val="ListParagraph"/>
              <w:numPr>
                <w:ilvl w:val="0"/>
                <w:numId w:val="34"/>
              </w:numPr>
              <w:spacing w:after="120"/>
              <w:rPr>
                <w:rFonts w:ascii="Times New Roman" w:hAnsi="Times New Roman" w:cs="Times New Roman"/>
                <w:sz w:val="22"/>
                <w:szCs w:val="22"/>
                <w:lang w:val="en-US"/>
              </w:rPr>
            </w:pPr>
            <w:r>
              <w:rPr>
                <w:rFonts w:ascii="Times New Roman" w:hAnsi="Times New Roman" w:cs="Times New Roman"/>
                <w:sz w:val="22"/>
                <w:szCs w:val="22"/>
                <w:lang w:val="en-US"/>
              </w:rPr>
              <w:t>Treatment Date</w:t>
            </w:r>
            <w:r w:rsidR="00E813A1" w:rsidRPr="00F64808">
              <w:rPr>
                <w:rFonts w:ascii="Times New Roman" w:hAnsi="Times New Roman" w:cs="Times New Roman"/>
                <w:sz w:val="22"/>
                <w:szCs w:val="22"/>
                <w:lang w:val="en-US"/>
              </w:rPr>
              <w:t xml:space="preserve">:___/___/____ </w:t>
            </w:r>
          </w:p>
        </w:tc>
      </w:tr>
    </w:tbl>
    <w:p w14:paraId="75A274DD" w14:textId="3CCA9411" w:rsidR="00897425" w:rsidRDefault="00897425" w:rsidP="00242F1B">
      <w:pPr>
        <w:pStyle w:val="ListParagraph"/>
        <w:numPr>
          <w:ilvl w:val="0"/>
          <w:numId w:val="30"/>
        </w:numPr>
        <w:rPr>
          <w:rFonts w:ascii="Times New Roman" w:hAnsi="Times New Roman" w:cs="Times New Roman"/>
          <w:sz w:val="22"/>
          <w:szCs w:val="22"/>
          <w:lang w:val="en-US"/>
        </w:rPr>
      </w:pPr>
      <w:r w:rsidRPr="00897425">
        <w:rPr>
          <w:rFonts w:ascii="Times New Roman" w:hAnsi="Times New Roman" w:cs="Times New Roman"/>
          <w:sz w:val="22"/>
          <w:szCs w:val="22"/>
          <w:lang w:val="en-US"/>
        </w:rPr>
        <w:t xml:space="preserve">Sepsis – </w:t>
      </w:r>
      <w:r w:rsidRPr="00897425">
        <w:rPr>
          <w:rFonts w:ascii="Segoe UI Symbol" w:hAnsi="Segoe UI Symbol" w:cs="Segoe UI Symbol"/>
          <w:sz w:val="22"/>
          <w:szCs w:val="22"/>
          <w:lang w:val="en-US"/>
        </w:rPr>
        <w:t>☐</w:t>
      </w:r>
      <w:r w:rsidRPr="00897425">
        <w:rPr>
          <w:rFonts w:ascii="Times New Roman" w:hAnsi="Times New Roman" w:cs="Times New Roman"/>
          <w:sz w:val="22"/>
          <w:szCs w:val="22"/>
          <w:lang w:val="en-US"/>
        </w:rPr>
        <w:t xml:space="preserve"> Yes </w:t>
      </w:r>
      <w:r w:rsidRPr="00897425">
        <w:rPr>
          <w:rFonts w:ascii="Segoe UI Symbol" w:hAnsi="Segoe UI Symbol" w:cs="Segoe UI Symbol"/>
          <w:sz w:val="22"/>
          <w:szCs w:val="22"/>
          <w:lang w:val="en-US"/>
        </w:rPr>
        <w:t>☐</w:t>
      </w:r>
      <w:r w:rsidRPr="00897425">
        <w:rPr>
          <w:rFonts w:ascii="Times New Roman" w:hAnsi="Times New Roman" w:cs="Times New Roman"/>
          <w:sz w:val="22"/>
          <w:szCs w:val="22"/>
          <w:lang w:val="en-US"/>
        </w:rPr>
        <w:t xml:space="preserve"> No</w:t>
      </w:r>
      <w:r>
        <w:rPr>
          <w:rFonts w:ascii="Times New Roman" w:hAnsi="Times New Roman" w:cs="Times New Roman"/>
          <w:sz w:val="22"/>
          <w:szCs w:val="22"/>
          <w:lang w:val="en-US"/>
        </w:rPr>
        <w:t xml:space="preserve">, No. of Episodes: </w:t>
      </w:r>
      <w:r w:rsidR="007C3908">
        <w:rPr>
          <w:rFonts w:ascii="Times New Roman" w:hAnsi="Times New Roman" w:cs="Times New Roman"/>
          <w:sz w:val="22"/>
          <w:szCs w:val="22"/>
          <w:lang w:val="en-US"/>
        </w:rPr>
        <w:t>________</w:t>
      </w:r>
    </w:p>
    <w:p w14:paraId="20A28C62" w14:textId="6E0C4BA4" w:rsidR="00794DD9" w:rsidRDefault="00794DD9" w:rsidP="00242F1B">
      <w:pPr>
        <w:pStyle w:val="ListParagraph"/>
        <w:numPr>
          <w:ilvl w:val="0"/>
          <w:numId w:val="30"/>
        </w:numPr>
        <w:rPr>
          <w:rFonts w:ascii="Times New Roman" w:hAnsi="Times New Roman" w:cs="Times New Roman"/>
          <w:sz w:val="22"/>
          <w:szCs w:val="22"/>
          <w:lang w:val="en-US"/>
        </w:rPr>
      </w:pPr>
      <w:r>
        <w:rPr>
          <w:rFonts w:ascii="Times New Roman" w:hAnsi="Times New Roman" w:cs="Times New Roman"/>
          <w:sz w:val="22"/>
          <w:szCs w:val="22"/>
          <w:lang w:val="en-US"/>
        </w:rPr>
        <w:t xml:space="preserve">MRI done </w:t>
      </w:r>
      <w:r w:rsidRPr="00897425">
        <w:rPr>
          <w:rFonts w:ascii="Times New Roman" w:hAnsi="Times New Roman" w:cs="Times New Roman"/>
          <w:sz w:val="22"/>
          <w:szCs w:val="22"/>
          <w:lang w:val="en-US"/>
        </w:rPr>
        <w:t xml:space="preserve">– </w:t>
      </w:r>
      <w:r w:rsidRPr="00897425">
        <w:rPr>
          <w:rFonts w:ascii="Segoe UI Symbol" w:hAnsi="Segoe UI Symbol" w:cs="Segoe UI Symbol"/>
          <w:sz w:val="22"/>
          <w:szCs w:val="22"/>
          <w:lang w:val="en-US"/>
        </w:rPr>
        <w:t>☐</w:t>
      </w:r>
      <w:r w:rsidRPr="00897425">
        <w:rPr>
          <w:rFonts w:ascii="Times New Roman" w:hAnsi="Times New Roman" w:cs="Times New Roman"/>
          <w:sz w:val="22"/>
          <w:szCs w:val="22"/>
          <w:lang w:val="en-US"/>
        </w:rPr>
        <w:t xml:space="preserve"> Yes </w:t>
      </w:r>
      <w:r w:rsidRPr="00897425">
        <w:rPr>
          <w:rFonts w:ascii="Segoe UI Symbol" w:hAnsi="Segoe UI Symbol" w:cs="Segoe UI Symbol"/>
          <w:sz w:val="22"/>
          <w:szCs w:val="22"/>
          <w:lang w:val="en-US"/>
        </w:rPr>
        <w:t>☐</w:t>
      </w:r>
      <w:r w:rsidRPr="00897425">
        <w:rPr>
          <w:rFonts w:ascii="Times New Roman" w:hAnsi="Times New Roman" w:cs="Times New Roman"/>
          <w:sz w:val="22"/>
          <w:szCs w:val="22"/>
          <w:lang w:val="en-US"/>
        </w:rPr>
        <w:t xml:space="preserve"> No</w:t>
      </w:r>
      <w:r>
        <w:rPr>
          <w:rFonts w:ascii="Times New Roman" w:hAnsi="Times New Roman" w:cs="Times New Roman"/>
          <w:sz w:val="22"/>
          <w:szCs w:val="22"/>
          <w:lang w:val="en-US"/>
        </w:rPr>
        <w:t>, if yes, please attach report</w:t>
      </w:r>
    </w:p>
    <w:p w14:paraId="51F077D1" w14:textId="77777777" w:rsidR="008811D0" w:rsidRPr="00897425" w:rsidRDefault="008811D0" w:rsidP="008811D0">
      <w:pPr>
        <w:pStyle w:val="ListParagraph"/>
        <w:ind w:left="540"/>
        <w:rPr>
          <w:rFonts w:ascii="Times New Roman" w:hAnsi="Times New Roman" w:cs="Times New Roman"/>
          <w:sz w:val="22"/>
          <w:szCs w:val="22"/>
          <w:lang w:val="en-US"/>
        </w:rPr>
      </w:pPr>
    </w:p>
    <w:p w14:paraId="79F9D399" w14:textId="45CEECD8" w:rsidR="00897425" w:rsidRDefault="00897425" w:rsidP="008A2767">
      <w:pPr>
        <w:rPr>
          <w:rFonts w:ascii="Times New Roman" w:hAnsi="Times New Roman" w:cs="Times New Roman"/>
          <w:iCs/>
          <w:color w:val="000000" w:themeColor="text1"/>
          <w:sz w:val="22"/>
          <w:szCs w:val="22"/>
        </w:rPr>
      </w:pPr>
      <w:r w:rsidRPr="00DD3DD3">
        <w:rPr>
          <w:rFonts w:ascii="Times New Roman" w:hAnsi="Times New Roman" w:cs="Times New Roman"/>
          <w:iCs/>
          <w:color w:val="000000" w:themeColor="text1"/>
          <w:sz w:val="22"/>
          <w:szCs w:val="22"/>
        </w:rPr>
        <w:t>Form comp</w:t>
      </w:r>
      <w:r>
        <w:rPr>
          <w:rFonts w:ascii="Times New Roman" w:hAnsi="Times New Roman" w:cs="Times New Roman"/>
          <w:iCs/>
          <w:color w:val="000000" w:themeColor="text1"/>
          <w:sz w:val="22"/>
          <w:szCs w:val="22"/>
        </w:rPr>
        <w:t>leted by: ________________</w:t>
      </w:r>
      <w:r w:rsidRPr="00DD3DD3">
        <w:rPr>
          <w:rFonts w:ascii="Times New Roman" w:hAnsi="Times New Roman" w:cs="Times New Roman"/>
          <w:iCs/>
          <w:color w:val="000000" w:themeColor="text1"/>
          <w:sz w:val="22"/>
          <w:szCs w:val="22"/>
        </w:rPr>
        <w:t xml:space="preserve">_    </w:t>
      </w:r>
      <w:r>
        <w:rPr>
          <w:rFonts w:ascii="Times New Roman" w:hAnsi="Times New Roman" w:cs="Times New Roman"/>
          <w:iCs/>
          <w:color w:val="000000" w:themeColor="text1"/>
          <w:sz w:val="22"/>
          <w:szCs w:val="22"/>
        </w:rPr>
        <w:t>Designation: _______________</w:t>
      </w:r>
      <w:r w:rsidRPr="00DD3DD3">
        <w:rPr>
          <w:rFonts w:ascii="Times New Roman" w:hAnsi="Times New Roman" w:cs="Times New Roman"/>
          <w:iCs/>
          <w:color w:val="000000" w:themeColor="text1"/>
          <w:sz w:val="22"/>
          <w:szCs w:val="22"/>
        </w:rPr>
        <w:t xml:space="preserve">__   </w:t>
      </w:r>
      <w:r>
        <w:rPr>
          <w:rFonts w:ascii="Times New Roman" w:hAnsi="Times New Roman" w:cs="Times New Roman"/>
          <w:iCs/>
          <w:color w:val="000000" w:themeColor="text1"/>
          <w:sz w:val="22"/>
          <w:szCs w:val="22"/>
        </w:rPr>
        <w:t>Hospital: ___________</w:t>
      </w:r>
      <w:r w:rsidR="009870AF">
        <w:rPr>
          <w:rFonts w:ascii="Times New Roman" w:hAnsi="Times New Roman" w:cs="Times New Roman"/>
          <w:iCs/>
          <w:color w:val="000000" w:themeColor="text1"/>
          <w:sz w:val="22"/>
          <w:szCs w:val="22"/>
        </w:rPr>
        <w:t>___</w:t>
      </w:r>
      <w:r>
        <w:rPr>
          <w:rFonts w:ascii="Times New Roman" w:hAnsi="Times New Roman" w:cs="Times New Roman"/>
          <w:iCs/>
          <w:color w:val="000000" w:themeColor="text1"/>
          <w:sz w:val="22"/>
          <w:szCs w:val="22"/>
        </w:rPr>
        <w:t>_______</w:t>
      </w:r>
    </w:p>
    <w:p w14:paraId="76DCDE30" w14:textId="003795D6" w:rsidR="00373563" w:rsidRDefault="00897425" w:rsidP="008A2767">
      <w:pPr>
        <w:rPr>
          <w:lang w:val="en-US"/>
        </w:rPr>
      </w:pPr>
      <w:r w:rsidRPr="00B42550">
        <w:rPr>
          <w:rFonts w:ascii="Times New Roman" w:hAnsi="Times New Roman" w:cs="Times New Roman"/>
          <w:sz w:val="22"/>
          <w:szCs w:val="22"/>
          <w:lang w:val="en-US"/>
        </w:rPr>
        <w:t>Date</w:t>
      </w:r>
      <w:r>
        <w:rPr>
          <w:rFonts w:ascii="Times New Roman" w:hAnsi="Times New Roman" w:cs="Times New Roman"/>
          <w:sz w:val="22"/>
          <w:szCs w:val="22"/>
          <w:lang w:val="en-US"/>
        </w:rPr>
        <w:t xml:space="preserve"> </w:t>
      </w:r>
      <w:r w:rsidRPr="006D141F">
        <w:rPr>
          <w:rFonts w:ascii="Times New Roman" w:hAnsi="Times New Roman" w:cs="Times New Roman"/>
          <w:lang w:val="en-US"/>
        </w:rPr>
        <w:t>(DD/MM/YY)</w:t>
      </w:r>
      <w:r w:rsidRPr="00B42550">
        <w:rPr>
          <w:rFonts w:ascii="Times New Roman" w:hAnsi="Times New Roman" w:cs="Times New Roman"/>
          <w:sz w:val="22"/>
          <w:szCs w:val="22"/>
          <w:lang w:val="en-US"/>
        </w:rPr>
        <w:t xml:space="preserve">: </w:t>
      </w:r>
      <w:r w:rsidRPr="00A5539C">
        <w:rPr>
          <w:rFonts w:ascii="Times New Roman" w:hAnsi="Times New Roman" w:cs="Times New Roman"/>
          <w:sz w:val="22"/>
          <w:szCs w:val="22"/>
          <w:lang w:val="en-US"/>
        </w:rPr>
        <w:t>_</w:t>
      </w:r>
      <w:r>
        <w:rPr>
          <w:rFonts w:ascii="Times New Roman" w:hAnsi="Times New Roman" w:cs="Times New Roman"/>
          <w:sz w:val="22"/>
          <w:szCs w:val="22"/>
          <w:lang w:val="en-US"/>
        </w:rPr>
        <w:t>_</w:t>
      </w:r>
      <w:r w:rsidRPr="00A5539C">
        <w:rPr>
          <w:rFonts w:ascii="Times New Roman" w:hAnsi="Times New Roman" w:cs="Times New Roman"/>
          <w:sz w:val="22"/>
          <w:szCs w:val="22"/>
          <w:lang w:val="en-US"/>
        </w:rPr>
        <w:t>_/_</w:t>
      </w:r>
      <w:r>
        <w:rPr>
          <w:rFonts w:ascii="Times New Roman" w:hAnsi="Times New Roman" w:cs="Times New Roman"/>
          <w:sz w:val="22"/>
          <w:szCs w:val="22"/>
          <w:lang w:val="en-US"/>
        </w:rPr>
        <w:t>__/___</w:t>
      </w:r>
    </w:p>
    <w:p w14:paraId="11316CE9" w14:textId="77777777" w:rsidR="008811D0" w:rsidRDefault="008811D0" w:rsidP="008A2767">
      <w:pPr>
        <w:rPr>
          <w:rFonts w:ascii="Times New Roman" w:hAnsi="Times New Roman" w:cs="Times New Roman"/>
          <w:bCs/>
          <w:sz w:val="24"/>
          <w:szCs w:val="24"/>
          <w:lang w:val="en-US"/>
        </w:rPr>
      </w:pPr>
    </w:p>
    <w:p w14:paraId="1348C81B" w14:textId="6E3FFF3E" w:rsidR="00245E15" w:rsidRDefault="005B206F" w:rsidP="008A2767">
      <w:pPr>
        <w:rPr>
          <w:lang w:val="en-US"/>
        </w:rPr>
      </w:pPr>
      <w:r w:rsidRPr="004F0729">
        <w:rPr>
          <w:rFonts w:ascii="Times New Roman" w:hAnsi="Times New Roman" w:cs="Times New Roman"/>
          <w:bCs/>
          <w:sz w:val="24"/>
          <w:szCs w:val="24"/>
          <w:lang w:val="en-US"/>
        </w:rPr>
        <w:t xml:space="preserve">Enrollment ID: </w:t>
      </w:r>
      <w:r>
        <w:rPr>
          <w:rFonts w:ascii="Times New Roman" w:hAnsi="Times New Roman" w:cs="Times New Roman"/>
          <w:bCs/>
          <w:sz w:val="24"/>
          <w:szCs w:val="24"/>
          <w:lang w:val="en-US"/>
        </w:rPr>
        <w:t>___________________</w:t>
      </w:r>
    </w:p>
    <w:p w14:paraId="1432473B" w14:textId="429F1808" w:rsidR="008A2767" w:rsidRDefault="00373563">
      <w:pPr>
        <w:rPr>
          <w:lang w:val="en-US"/>
        </w:rPr>
      </w:pPr>
      <w:r w:rsidRPr="00373563">
        <w:rPr>
          <w:i/>
          <w:iCs/>
          <w:lang w:val="en-US"/>
        </w:rPr>
        <w:t xml:space="preserve">*Project Nurses to share this form with </w:t>
      </w:r>
      <w:r>
        <w:rPr>
          <w:i/>
          <w:iCs/>
          <w:lang w:val="en-US"/>
        </w:rPr>
        <w:t xml:space="preserve">external </w:t>
      </w:r>
      <w:r w:rsidRPr="00373563">
        <w:rPr>
          <w:i/>
          <w:iCs/>
          <w:lang w:val="en-US"/>
        </w:rPr>
        <w:t xml:space="preserve">healthcare team at 36, 40 and 44 weeks and fill Form I accordingly. </w:t>
      </w:r>
      <w:r w:rsidR="008A2767">
        <w:rPr>
          <w:lang w:val="en-US"/>
        </w:rPr>
        <w:br w:type="page"/>
      </w:r>
    </w:p>
    <w:p w14:paraId="3A378BF0" w14:textId="73ABD097" w:rsidR="0049716D" w:rsidRPr="00A5539C" w:rsidRDefault="0049716D" w:rsidP="0049716D">
      <w:pPr>
        <w:pStyle w:val="Heading1"/>
        <w:rPr>
          <w:lang w:val="en-US"/>
        </w:rPr>
      </w:pPr>
      <w:bookmarkStart w:id="140" w:name="_Toc231310400"/>
      <w:r w:rsidRPr="00A5539C">
        <w:rPr>
          <w:lang w:val="en-US"/>
        </w:rPr>
        <w:lastRenderedPageBreak/>
        <w:t xml:space="preserve">Form </w:t>
      </w:r>
      <w:r w:rsidR="00A03180">
        <w:rPr>
          <w:lang w:val="en-US"/>
        </w:rPr>
        <w:t>K</w:t>
      </w:r>
      <w:r w:rsidRPr="00A5539C">
        <w:rPr>
          <w:lang w:val="en-US"/>
        </w:rPr>
        <w:t xml:space="preserve">: </w:t>
      </w:r>
      <w:r>
        <w:rPr>
          <w:lang w:val="en-US"/>
        </w:rPr>
        <w:t>MRI Brain Assessment</w:t>
      </w:r>
      <w:bookmarkEnd w:id="140"/>
    </w:p>
    <w:p w14:paraId="0BDCF0DE" w14:textId="77777777" w:rsidR="0049716D" w:rsidRDefault="0049716D">
      <w:pPr>
        <w:rPr>
          <w:rFonts w:ascii="Times New Roman" w:hAnsi="Times New Roman" w:cs="Times New Roman"/>
          <w:sz w:val="22"/>
          <w:szCs w:val="22"/>
          <w:lang w:val="en-US"/>
        </w:rPr>
      </w:pPr>
    </w:p>
    <w:p w14:paraId="76685025" w14:textId="3A98BEF4" w:rsidR="0049716D" w:rsidRPr="00413B73" w:rsidRDefault="0049716D">
      <w:pPr>
        <w:rPr>
          <w:rFonts w:ascii="Times New Roman" w:hAnsi="Times New Roman" w:cs="Times New Roman"/>
          <w:b/>
          <w:bCs/>
          <w:sz w:val="24"/>
          <w:szCs w:val="24"/>
          <w:lang w:val="en-US"/>
        </w:rPr>
      </w:pPr>
      <w:r w:rsidRPr="00413B73">
        <w:rPr>
          <w:rFonts w:ascii="Times New Roman" w:hAnsi="Times New Roman" w:cs="Times New Roman"/>
          <w:b/>
          <w:bCs/>
          <w:sz w:val="24"/>
          <w:szCs w:val="24"/>
          <w:lang w:val="en-US"/>
        </w:rPr>
        <w:t>MRI BRAIN AT 40 ± 2 WEEKS PMA (25% Subset)</w:t>
      </w:r>
    </w:p>
    <w:p w14:paraId="1CCDADA8" w14:textId="28501CD5" w:rsidR="0049716D" w:rsidRPr="008811D0" w:rsidRDefault="0049716D" w:rsidP="00242F1B">
      <w:pPr>
        <w:pStyle w:val="ListParagraph"/>
        <w:numPr>
          <w:ilvl w:val="0"/>
          <w:numId w:val="35"/>
        </w:numPr>
        <w:spacing w:before="25" w:after="25"/>
        <w:rPr>
          <w:rFonts w:ascii="Times New Roman" w:hAnsi="Times New Roman" w:cs="Times New Roman"/>
          <w:b/>
          <w:bCs/>
          <w:sz w:val="24"/>
          <w:szCs w:val="24"/>
          <w:lang w:val="en-US"/>
        </w:rPr>
      </w:pPr>
      <w:r w:rsidRPr="008811D0">
        <w:rPr>
          <w:rFonts w:ascii="Times New Roman" w:hAnsi="Times New Roman" w:cs="Times New Roman"/>
          <w:sz w:val="24"/>
          <w:szCs w:val="24"/>
          <w:lang w:val="en-US"/>
        </w:rPr>
        <w:t xml:space="preserve">Selected for MRI subset: </w:t>
      </w:r>
      <w:r w:rsidRPr="008811D0">
        <w:rPr>
          <w:rFonts w:ascii="Segoe UI Symbol" w:hAnsi="Segoe UI Symbol" w:cs="Segoe UI Symbol"/>
          <w:sz w:val="24"/>
          <w:szCs w:val="24"/>
          <w:lang w:val="en-US"/>
        </w:rPr>
        <w:t>☐</w:t>
      </w:r>
      <w:r w:rsidRPr="008811D0">
        <w:rPr>
          <w:rFonts w:ascii="Times New Roman" w:hAnsi="Times New Roman" w:cs="Times New Roman"/>
          <w:sz w:val="24"/>
          <w:szCs w:val="24"/>
          <w:lang w:val="en-US"/>
        </w:rPr>
        <w:t xml:space="preserve"> Yes </w:t>
      </w:r>
      <w:r w:rsidRPr="008811D0">
        <w:rPr>
          <w:rFonts w:ascii="Segoe UI Symbol" w:hAnsi="Segoe UI Symbol" w:cs="Segoe UI Symbol"/>
          <w:sz w:val="24"/>
          <w:szCs w:val="24"/>
          <w:lang w:val="en-US"/>
        </w:rPr>
        <w:t>☐</w:t>
      </w:r>
      <w:r w:rsidRPr="008811D0">
        <w:rPr>
          <w:rFonts w:ascii="Times New Roman" w:hAnsi="Times New Roman" w:cs="Times New Roman"/>
          <w:sz w:val="24"/>
          <w:szCs w:val="24"/>
          <w:lang w:val="en-US"/>
        </w:rPr>
        <w:t xml:space="preserve"> No</w:t>
      </w:r>
      <w:r w:rsidR="00386661" w:rsidRPr="008811D0">
        <w:rPr>
          <w:rFonts w:ascii="Times New Roman" w:hAnsi="Times New Roman" w:cs="Times New Roman"/>
          <w:sz w:val="24"/>
          <w:szCs w:val="24"/>
          <w:lang w:val="en-US"/>
        </w:rPr>
        <w:t xml:space="preserve">, </w:t>
      </w:r>
      <w:r w:rsidRPr="008811D0">
        <w:rPr>
          <w:rFonts w:ascii="Times New Roman" w:hAnsi="Times New Roman" w:cs="Times New Roman"/>
          <w:b/>
          <w:bCs/>
          <w:sz w:val="24"/>
          <w:szCs w:val="24"/>
          <w:lang w:val="en-US"/>
        </w:rPr>
        <w:t>If No, skip this form</w:t>
      </w:r>
    </w:p>
    <w:p w14:paraId="4C2D46DC" w14:textId="77777777" w:rsidR="00386661" w:rsidRDefault="00386661" w:rsidP="00592E7B">
      <w:pPr>
        <w:spacing w:before="25" w:after="25"/>
        <w:rPr>
          <w:rFonts w:ascii="Times New Roman" w:hAnsi="Times New Roman" w:cs="Times New Roman"/>
          <w:sz w:val="22"/>
          <w:szCs w:val="22"/>
          <w:lang w:val="en-US"/>
        </w:rPr>
      </w:pPr>
    </w:p>
    <w:tbl>
      <w:tblPr>
        <w:tblW w:w="98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10" w:type="dxa"/>
        </w:tblCellMar>
        <w:tblLook w:val="04A0" w:firstRow="1" w:lastRow="0" w:firstColumn="1" w:lastColumn="0" w:noHBand="0" w:noVBand="1"/>
      </w:tblPr>
      <w:tblGrid>
        <w:gridCol w:w="5130"/>
        <w:gridCol w:w="4756"/>
      </w:tblGrid>
      <w:tr w:rsidR="00386661" w14:paraId="1B1E781A" w14:textId="77777777" w:rsidTr="00386661">
        <w:trPr>
          <w:trHeight w:val="543"/>
        </w:trPr>
        <w:tc>
          <w:tcPr>
            <w:tcW w:w="9886" w:type="dxa"/>
            <w:gridSpan w:val="2"/>
            <w:shd w:val="clear" w:color="auto" w:fill="D9E2F3"/>
            <w:vAlign w:val="center"/>
          </w:tcPr>
          <w:p w14:paraId="3BFE054F" w14:textId="4EB473AE" w:rsidR="00386661" w:rsidRPr="004D466C" w:rsidRDefault="008811D0" w:rsidP="0006629D">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K.1 </w:t>
            </w:r>
            <w:r w:rsidR="00386661" w:rsidRPr="004D466C">
              <w:rPr>
                <w:rFonts w:ascii="Times New Roman" w:hAnsi="Times New Roman" w:cs="Times New Roman"/>
                <w:b/>
                <w:bCs/>
                <w:sz w:val="24"/>
                <w:szCs w:val="24"/>
                <w:lang w:val="en-US"/>
              </w:rPr>
              <w:t>IDENTIFICATION</w:t>
            </w:r>
          </w:p>
        </w:tc>
      </w:tr>
      <w:tr w:rsidR="00386661" w14:paraId="010A9F86" w14:textId="77777777" w:rsidTr="008811D0">
        <w:trPr>
          <w:trHeight w:val="354"/>
        </w:trPr>
        <w:tc>
          <w:tcPr>
            <w:tcW w:w="5130" w:type="dxa"/>
            <w:vAlign w:val="center"/>
          </w:tcPr>
          <w:p w14:paraId="7AF23AF5" w14:textId="77777777" w:rsidR="00386661" w:rsidRPr="008811D0" w:rsidRDefault="00386661" w:rsidP="00242F1B">
            <w:pPr>
              <w:pStyle w:val="ListParagraph"/>
              <w:numPr>
                <w:ilvl w:val="0"/>
                <w:numId w:val="35"/>
              </w:numPr>
              <w:spacing w:before="15" w:after="1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Enrollment ID: ________________</w:t>
            </w:r>
          </w:p>
        </w:tc>
        <w:tc>
          <w:tcPr>
            <w:tcW w:w="4756" w:type="dxa"/>
            <w:vAlign w:val="center"/>
          </w:tcPr>
          <w:p w14:paraId="39CCCE14" w14:textId="1293CCA1" w:rsidR="00386661" w:rsidRPr="008811D0" w:rsidRDefault="00386661" w:rsidP="00242F1B">
            <w:pPr>
              <w:pStyle w:val="ListParagraph"/>
              <w:numPr>
                <w:ilvl w:val="0"/>
                <w:numId w:val="35"/>
              </w:numPr>
              <w:spacing w:before="15" w:after="1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DOB</w:t>
            </w:r>
            <w:r w:rsidR="00592E7B" w:rsidRPr="008811D0">
              <w:rPr>
                <w:rFonts w:ascii="Times New Roman" w:hAnsi="Times New Roman" w:cs="Times New Roman"/>
                <w:sz w:val="22"/>
                <w:szCs w:val="22"/>
                <w:lang w:val="en-US"/>
              </w:rPr>
              <w:t xml:space="preserve"> </w:t>
            </w:r>
            <w:r w:rsidRPr="008811D0">
              <w:rPr>
                <w:rFonts w:ascii="Times New Roman" w:hAnsi="Times New Roman" w:cs="Times New Roman"/>
                <w:sz w:val="22"/>
                <w:szCs w:val="22"/>
                <w:lang w:val="en-US"/>
              </w:rPr>
              <w:t>: ___/___/____</w:t>
            </w:r>
          </w:p>
        </w:tc>
      </w:tr>
      <w:tr w:rsidR="00386661" w14:paraId="62975638" w14:textId="77777777" w:rsidTr="008811D0">
        <w:trPr>
          <w:trHeight w:val="354"/>
        </w:trPr>
        <w:tc>
          <w:tcPr>
            <w:tcW w:w="5130" w:type="dxa"/>
          </w:tcPr>
          <w:p w14:paraId="089DA65C" w14:textId="2C949218" w:rsidR="00386661" w:rsidRPr="008811D0" w:rsidRDefault="00386661" w:rsidP="00242F1B">
            <w:pPr>
              <w:pStyle w:val="ListParagraph"/>
              <w:numPr>
                <w:ilvl w:val="0"/>
                <w:numId w:val="35"/>
              </w:numPr>
              <w:spacing w:before="15" w:after="1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Gestation at Birth: ____ </w:t>
            </w:r>
            <w:proofErr w:type="spellStart"/>
            <w:r w:rsidRPr="008811D0">
              <w:rPr>
                <w:rFonts w:ascii="Times New Roman" w:hAnsi="Times New Roman" w:cs="Times New Roman"/>
                <w:sz w:val="22"/>
                <w:szCs w:val="22"/>
                <w:lang w:val="en-US"/>
              </w:rPr>
              <w:t>wks</w:t>
            </w:r>
            <w:proofErr w:type="spellEnd"/>
            <w:r w:rsidRPr="008811D0">
              <w:rPr>
                <w:rFonts w:ascii="Times New Roman" w:hAnsi="Times New Roman" w:cs="Times New Roman"/>
                <w:sz w:val="22"/>
                <w:szCs w:val="22"/>
                <w:lang w:val="en-US"/>
              </w:rPr>
              <w:t xml:space="preserve"> ____days</w:t>
            </w:r>
          </w:p>
        </w:tc>
        <w:tc>
          <w:tcPr>
            <w:tcW w:w="4756" w:type="dxa"/>
            <w:vAlign w:val="center"/>
          </w:tcPr>
          <w:p w14:paraId="2303C488" w14:textId="3267295E" w:rsidR="00386661" w:rsidRPr="008811D0" w:rsidRDefault="00386661" w:rsidP="00242F1B">
            <w:pPr>
              <w:pStyle w:val="ListParagraph"/>
              <w:numPr>
                <w:ilvl w:val="0"/>
                <w:numId w:val="35"/>
              </w:numPr>
              <w:spacing w:before="15" w:after="1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Date of MRI : ___/___/____    </w:t>
            </w:r>
          </w:p>
        </w:tc>
      </w:tr>
      <w:tr w:rsidR="00696864" w14:paraId="7FA6EB93" w14:textId="77777777" w:rsidTr="0006629D">
        <w:trPr>
          <w:trHeight w:val="354"/>
        </w:trPr>
        <w:tc>
          <w:tcPr>
            <w:tcW w:w="9886" w:type="dxa"/>
            <w:gridSpan w:val="2"/>
            <w:vAlign w:val="center"/>
          </w:tcPr>
          <w:p w14:paraId="553F7CE3" w14:textId="5C1CE754" w:rsidR="00696864" w:rsidRPr="008811D0" w:rsidRDefault="00696864" w:rsidP="00242F1B">
            <w:pPr>
              <w:pStyle w:val="ListParagraph"/>
              <w:numPr>
                <w:ilvl w:val="0"/>
                <w:numId w:val="35"/>
              </w:numPr>
              <w:spacing w:before="15" w:after="1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PMA: ____ </w:t>
            </w:r>
            <w:proofErr w:type="spellStart"/>
            <w:r w:rsidRPr="008811D0">
              <w:rPr>
                <w:rFonts w:ascii="Times New Roman" w:hAnsi="Times New Roman" w:cs="Times New Roman"/>
                <w:sz w:val="22"/>
                <w:szCs w:val="22"/>
                <w:lang w:val="en-US"/>
              </w:rPr>
              <w:t>wks</w:t>
            </w:r>
            <w:proofErr w:type="spellEnd"/>
            <w:r w:rsidRPr="008811D0">
              <w:rPr>
                <w:rFonts w:ascii="Times New Roman" w:hAnsi="Times New Roman" w:cs="Times New Roman"/>
                <w:sz w:val="22"/>
                <w:szCs w:val="22"/>
                <w:lang w:val="en-US"/>
              </w:rPr>
              <w:t xml:space="preserve"> ____days</w:t>
            </w:r>
          </w:p>
        </w:tc>
      </w:tr>
      <w:tr w:rsidR="00386661" w14:paraId="1D6DEED2" w14:textId="77777777" w:rsidTr="00386661">
        <w:trPr>
          <w:trHeight w:val="543"/>
        </w:trPr>
        <w:tc>
          <w:tcPr>
            <w:tcW w:w="9886" w:type="dxa"/>
            <w:gridSpan w:val="2"/>
            <w:shd w:val="clear" w:color="auto" w:fill="D9E2F3"/>
            <w:vAlign w:val="center"/>
          </w:tcPr>
          <w:p w14:paraId="0F968B62" w14:textId="5B44D1FE" w:rsidR="00386661" w:rsidRPr="004D466C" w:rsidRDefault="008811D0" w:rsidP="00386661">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K.2 </w:t>
            </w:r>
            <w:r w:rsidR="00592E7B">
              <w:rPr>
                <w:rFonts w:ascii="Times New Roman" w:hAnsi="Times New Roman" w:cs="Times New Roman"/>
                <w:b/>
                <w:bCs/>
                <w:sz w:val="24"/>
                <w:szCs w:val="24"/>
                <w:lang w:val="en-US"/>
              </w:rPr>
              <w:t>MRI</w:t>
            </w:r>
            <w:r w:rsidR="00386661" w:rsidRPr="004D466C">
              <w:rPr>
                <w:rFonts w:ascii="Times New Roman" w:hAnsi="Times New Roman" w:cs="Times New Roman"/>
                <w:b/>
                <w:bCs/>
                <w:sz w:val="24"/>
                <w:szCs w:val="24"/>
                <w:lang w:val="en-US"/>
              </w:rPr>
              <w:t xml:space="preserve"> DETAILS</w:t>
            </w:r>
          </w:p>
        </w:tc>
      </w:tr>
      <w:tr w:rsidR="00592E7B" w14:paraId="190D12D3" w14:textId="77777777" w:rsidTr="008811D0">
        <w:trPr>
          <w:trHeight w:val="414"/>
        </w:trPr>
        <w:tc>
          <w:tcPr>
            <w:tcW w:w="5130" w:type="dxa"/>
            <w:vAlign w:val="center"/>
          </w:tcPr>
          <w:p w14:paraId="5E6B6023" w14:textId="63A9FAE9" w:rsidR="00592E7B" w:rsidRPr="008811D0" w:rsidRDefault="00592E7B" w:rsidP="00242F1B">
            <w:pPr>
              <w:pStyle w:val="ListParagraph"/>
              <w:numPr>
                <w:ilvl w:val="0"/>
                <w:numId w:val="35"/>
              </w:numPr>
              <w:spacing w:before="15" w:after="15"/>
              <w:ind w:left="18"/>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Scanner: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3T Philips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Equivalent 3T</w:t>
            </w:r>
          </w:p>
        </w:tc>
        <w:tc>
          <w:tcPr>
            <w:tcW w:w="4756" w:type="dxa"/>
            <w:vMerge w:val="restart"/>
            <w:vAlign w:val="center"/>
          </w:tcPr>
          <w:p w14:paraId="5B3660DB" w14:textId="77777777" w:rsidR="00592E7B" w:rsidRPr="008811D0" w:rsidRDefault="00592E7B" w:rsidP="00242F1B">
            <w:pPr>
              <w:pStyle w:val="ListParagraph"/>
              <w:numPr>
                <w:ilvl w:val="0"/>
                <w:numId w:val="35"/>
              </w:numPr>
              <w:spacing w:line="276" w:lineRule="auto"/>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Sedation: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Yes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No; </w:t>
            </w:r>
          </w:p>
          <w:p w14:paraId="2A9108D8" w14:textId="19DF6E82" w:rsidR="00592E7B" w:rsidRPr="008811D0" w:rsidRDefault="00592E7B" w:rsidP="00242F1B">
            <w:pPr>
              <w:pStyle w:val="ListParagraph"/>
              <w:numPr>
                <w:ilvl w:val="0"/>
                <w:numId w:val="35"/>
              </w:numPr>
              <w:ind w:left="0"/>
              <w:rPr>
                <w:rFonts w:ascii="Arial Narrow" w:hAnsi="Arial Narrow" w:cs="Times New Roman"/>
                <w:sz w:val="22"/>
                <w:szCs w:val="22"/>
                <w:lang w:val="en-US"/>
              </w:rPr>
            </w:pPr>
            <w:r w:rsidRPr="008811D0">
              <w:rPr>
                <w:rFonts w:ascii="Times New Roman" w:hAnsi="Times New Roman" w:cs="Times New Roman"/>
                <w:sz w:val="22"/>
                <w:szCs w:val="22"/>
                <w:lang w:val="en-US"/>
              </w:rPr>
              <w:t xml:space="preserve">If yes, Agent: ____________     </w:t>
            </w:r>
          </w:p>
        </w:tc>
      </w:tr>
      <w:tr w:rsidR="00592E7B" w14:paraId="553CF871" w14:textId="77777777" w:rsidTr="008811D0">
        <w:trPr>
          <w:trHeight w:val="323"/>
        </w:trPr>
        <w:tc>
          <w:tcPr>
            <w:tcW w:w="5130" w:type="dxa"/>
            <w:vAlign w:val="center"/>
          </w:tcPr>
          <w:p w14:paraId="0E933DC2" w14:textId="6CBD678B" w:rsidR="00592E7B" w:rsidRPr="008811D0" w:rsidRDefault="00592E7B" w:rsidP="00242F1B">
            <w:pPr>
              <w:pStyle w:val="ListParagraph"/>
              <w:numPr>
                <w:ilvl w:val="0"/>
                <w:numId w:val="35"/>
              </w:numPr>
              <w:ind w:left="-72"/>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Sequences: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DWI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3D T1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T2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SWI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DTI</w:t>
            </w:r>
          </w:p>
        </w:tc>
        <w:tc>
          <w:tcPr>
            <w:tcW w:w="4756" w:type="dxa"/>
            <w:vMerge/>
            <w:vAlign w:val="center"/>
          </w:tcPr>
          <w:p w14:paraId="41B4EEE1" w14:textId="77777777" w:rsidR="00592E7B" w:rsidRPr="00386661" w:rsidRDefault="00592E7B" w:rsidP="00592E7B">
            <w:pPr>
              <w:rPr>
                <w:rFonts w:ascii="Times New Roman" w:hAnsi="Times New Roman" w:cs="Times New Roman"/>
                <w:sz w:val="22"/>
                <w:szCs w:val="22"/>
                <w:lang w:val="en-US"/>
              </w:rPr>
            </w:pPr>
          </w:p>
        </w:tc>
      </w:tr>
      <w:tr w:rsidR="00386661" w14:paraId="4E6BC995" w14:textId="77777777" w:rsidTr="00386661">
        <w:trPr>
          <w:trHeight w:val="543"/>
        </w:trPr>
        <w:tc>
          <w:tcPr>
            <w:tcW w:w="9886" w:type="dxa"/>
            <w:gridSpan w:val="2"/>
            <w:shd w:val="clear" w:color="auto" w:fill="D9E2F3"/>
            <w:vAlign w:val="center"/>
          </w:tcPr>
          <w:p w14:paraId="2597DFA7" w14:textId="291E7C4B" w:rsidR="00386661" w:rsidRPr="004D466C" w:rsidRDefault="008811D0" w:rsidP="00592E7B">
            <w:pPr>
              <w:spacing w:before="40" w:after="40"/>
              <w:jc w:val="center"/>
              <w:rPr>
                <w:rFonts w:ascii="Times New Roman" w:hAnsi="Times New Roman" w:cs="Times New Roman"/>
                <w:sz w:val="22"/>
                <w:szCs w:val="22"/>
                <w:lang w:val="en-US"/>
              </w:rPr>
            </w:pPr>
            <w:r>
              <w:rPr>
                <w:rFonts w:ascii="Times New Roman" w:hAnsi="Times New Roman" w:cs="Times New Roman"/>
                <w:b/>
                <w:bCs/>
                <w:sz w:val="24"/>
                <w:szCs w:val="24"/>
                <w:lang w:val="en-US"/>
              </w:rPr>
              <w:t xml:space="preserve">K.3 </w:t>
            </w:r>
            <w:r w:rsidR="00386661">
              <w:rPr>
                <w:rFonts w:ascii="Times New Roman" w:hAnsi="Times New Roman" w:cs="Times New Roman"/>
                <w:b/>
                <w:bCs/>
                <w:sz w:val="24"/>
                <w:szCs w:val="24"/>
                <w:lang w:val="en-US"/>
              </w:rPr>
              <w:t xml:space="preserve"> </w:t>
            </w:r>
            <w:r w:rsidR="00592E7B">
              <w:rPr>
                <w:rFonts w:ascii="Times New Roman" w:hAnsi="Times New Roman" w:cs="Times New Roman"/>
                <w:b/>
                <w:bCs/>
                <w:sz w:val="24"/>
                <w:szCs w:val="24"/>
                <w:lang w:val="en-US"/>
              </w:rPr>
              <w:t>MRI Findings</w:t>
            </w:r>
          </w:p>
        </w:tc>
      </w:tr>
      <w:tr w:rsidR="00386661" w14:paraId="7C769EB9" w14:textId="77777777" w:rsidTr="008811D0">
        <w:trPr>
          <w:trHeight w:val="1205"/>
        </w:trPr>
        <w:tc>
          <w:tcPr>
            <w:tcW w:w="5130" w:type="dxa"/>
          </w:tcPr>
          <w:p w14:paraId="5D2BF01A" w14:textId="241B6BFA" w:rsidR="00592E7B" w:rsidRPr="008811D0" w:rsidRDefault="00592E7B" w:rsidP="00242F1B">
            <w:pPr>
              <w:pStyle w:val="ListParagraph"/>
              <w:numPr>
                <w:ilvl w:val="0"/>
                <w:numId w:val="35"/>
              </w:numPr>
              <w:spacing w:before="25" w:after="25"/>
              <w:ind w:left="0"/>
              <w:rPr>
                <w:rFonts w:ascii="Times New Roman" w:hAnsi="Times New Roman" w:cs="Times New Roman"/>
                <w:sz w:val="22"/>
                <w:szCs w:val="22"/>
                <w:lang w:val="en-US"/>
              </w:rPr>
            </w:pPr>
            <w:r w:rsidRPr="008811D0">
              <w:rPr>
                <w:rFonts w:ascii="Times New Roman" w:hAnsi="Times New Roman" w:cs="Times New Roman"/>
                <w:b/>
                <w:bCs/>
                <w:sz w:val="22"/>
                <w:szCs w:val="22"/>
                <w:lang w:val="en-US"/>
              </w:rPr>
              <w:t xml:space="preserve">Myelination: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Appropriate for age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Delayed</w:t>
            </w:r>
          </w:p>
          <w:p w14:paraId="30E46EB2" w14:textId="77777777" w:rsidR="00592E7B" w:rsidRPr="00696864" w:rsidRDefault="00592E7B" w:rsidP="00592E7B">
            <w:pPr>
              <w:spacing w:before="25" w:after="25"/>
              <w:rPr>
                <w:rFonts w:ascii="Times New Roman" w:hAnsi="Times New Roman" w:cs="Times New Roman"/>
                <w:sz w:val="22"/>
                <w:szCs w:val="22"/>
                <w:lang w:val="en-US"/>
              </w:rPr>
            </w:pPr>
          </w:p>
          <w:p w14:paraId="4C5409C6" w14:textId="2A8B62E4" w:rsidR="00386661" w:rsidRPr="00696864" w:rsidRDefault="00386661" w:rsidP="00592E7B">
            <w:pPr>
              <w:spacing w:before="15" w:after="15"/>
              <w:rPr>
                <w:rFonts w:ascii="Times New Roman" w:hAnsi="Times New Roman" w:cs="Times New Roman"/>
                <w:sz w:val="22"/>
                <w:szCs w:val="22"/>
                <w:lang w:val="en-US"/>
              </w:rPr>
            </w:pPr>
          </w:p>
        </w:tc>
        <w:tc>
          <w:tcPr>
            <w:tcW w:w="4756" w:type="dxa"/>
            <w:vAlign w:val="center"/>
          </w:tcPr>
          <w:p w14:paraId="58370D25" w14:textId="77777777" w:rsidR="00592E7B" w:rsidRPr="008811D0" w:rsidRDefault="00592E7B" w:rsidP="008811D0">
            <w:pPr>
              <w:spacing w:before="25" w:after="25"/>
              <w:rPr>
                <w:rFonts w:ascii="Times New Roman" w:hAnsi="Times New Roman" w:cs="Times New Roman"/>
                <w:sz w:val="22"/>
                <w:szCs w:val="22"/>
                <w:lang w:val="en-US"/>
              </w:rPr>
            </w:pPr>
            <w:r w:rsidRPr="008811D0">
              <w:rPr>
                <w:rFonts w:ascii="Times New Roman" w:hAnsi="Times New Roman" w:cs="Times New Roman"/>
                <w:b/>
                <w:bCs/>
                <w:sz w:val="22"/>
                <w:szCs w:val="22"/>
                <w:lang w:val="en-US"/>
              </w:rPr>
              <w:t>Basal Ganglia &amp; Thalamus:</w:t>
            </w:r>
          </w:p>
          <w:p w14:paraId="53002B04" w14:textId="77777777" w:rsidR="00592E7B" w:rsidRPr="008811D0" w:rsidRDefault="00592E7B" w:rsidP="00242F1B">
            <w:pPr>
              <w:pStyle w:val="ListParagraph"/>
              <w:numPr>
                <w:ilvl w:val="0"/>
                <w:numId w:val="35"/>
              </w:numPr>
              <w:spacing w:before="25" w:after="2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Abnormality: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Yes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No</w:t>
            </w:r>
          </w:p>
          <w:p w14:paraId="487F2BD8" w14:textId="77777777" w:rsidR="00592E7B" w:rsidRPr="008811D0" w:rsidRDefault="00592E7B" w:rsidP="00242F1B">
            <w:pPr>
              <w:pStyle w:val="ListParagraph"/>
              <w:numPr>
                <w:ilvl w:val="0"/>
                <w:numId w:val="35"/>
              </w:numPr>
              <w:spacing w:before="25" w:after="2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Type: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T1 hyper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T2 hyper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DWI restriction</w:t>
            </w:r>
          </w:p>
          <w:p w14:paraId="7ACF4428" w14:textId="69BC29AC" w:rsidR="00386661" w:rsidRPr="008811D0" w:rsidRDefault="00592E7B" w:rsidP="00242F1B">
            <w:pPr>
              <w:pStyle w:val="ListParagraph"/>
              <w:numPr>
                <w:ilvl w:val="0"/>
                <w:numId w:val="35"/>
              </w:numPr>
              <w:spacing w:before="25" w:after="2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Site: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Caudate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Putamen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GP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Thalamus</w:t>
            </w:r>
          </w:p>
        </w:tc>
      </w:tr>
      <w:tr w:rsidR="00386661" w14:paraId="30829AA3" w14:textId="77777777" w:rsidTr="008811D0">
        <w:trPr>
          <w:trHeight w:val="803"/>
        </w:trPr>
        <w:tc>
          <w:tcPr>
            <w:tcW w:w="5130" w:type="dxa"/>
          </w:tcPr>
          <w:p w14:paraId="405D9647" w14:textId="77777777" w:rsidR="00592E7B" w:rsidRPr="00696864" w:rsidRDefault="00592E7B" w:rsidP="00592E7B">
            <w:pPr>
              <w:spacing w:before="25" w:after="25"/>
              <w:rPr>
                <w:rFonts w:ascii="Times New Roman" w:hAnsi="Times New Roman" w:cs="Times New Roman"/>
                <w:sz w:val="22"/>
                <w:szCs w:val="22"/>
                <w:lang w:val="en-US"/>
              </w:rPr>
            </w:pPr>
            <w:r w:rsidRPr="00696864">
              <w:rPr>
                <w:rFonts w:ascii="Times New Roman" w:hAnsi="Times New Roman" w:cs="Times New Roman"/>
                <w:b/>
                <w:bCs/>
                <w:sz w:val="22"/>
                <w:szCs w:val="22"/>
                <w:lang w:val="en-US"/>
              </w:rPr>
              <w:t>PLIC (Post Limb Internal Capsule):</w:t>
            </w:r>
          </w:p>
          <w:p w14:paraId="615AE647" w14:textId="77777777" w:rsidR="00592E7B" w:rsidRPr="008811D0" w:rsidRDefault="00592E7B" w:rsidP="00242F1B">
            <w:pPr>
              <w:pStyle w:val="ListParagraph"/>
              <w:numPr>
                <w:ilvl w:val="0"/>
                <w:numId w:val="35"/>
              </w:numPr>
              <w:spacing w:before="25" w:after="25"/>
              <w:ind w:left="18"/>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Abnormality: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Yes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No</w:t>
            </w:r>
          </w:p>
          <w:p w14:paraId="3080D315" w14:textId="5B69F7B0" w:rsidR="00386661" w:rsidRPr="008811D0" w:rsidRDefault="00592E7B" w:rsidP="00242F1B">
            <w:pPr>
              <w:pStyle w:val="ListParagraph"/>
              <w:numPr>
                <w:ilvl w:val="0"/>
                <w:numId w:val="35"/>
              </w:numPr>
              <w:spacing w:before="15" w:after="15"/>
              <w:ind w:left="18"/>
              <w:rPr>
                <w:rFonts w:ascii="Times New Roman" w:hAnsi="Times New Roman" w:cs="Times New Roman"/>
                <w:sz w:val="22"/>
                <w:szCs w:val="22"/>
                <w:lang w:val="en-US"/>
              </w:rPr>
            </w:pPr>
            <w:r w:rsidRPr="008811D0">
              <w:rPr>
                <w:rFonts w:ascii="Times New Roman" w:hAnsi="Times New Roman" w:cs="Times New Roman"/>
                <w:sz w:val="22"/>
                <w:szCs w:val="22"/>
                <w:lang w:val="en-US"/>
              </w:rPr>
              <w:t>If yes,</w:t>
            </w:r>
            <w:r w:rsidRPr="008811D0">
              <w:rPr>
                <w:rFonts w:ascii="Segoe UI Symbol" w:hAnsi="Segoe UI Symbol" w:cs="Segoe UI Symbol"/>
                <w:sz w:val="22"/>
                <w:szCs w:val="22"/>
                <w:lang w:val="en-US"/>
              </w:rPr>
              <w:t xml:space="preserve"> ☐</w:t>
            </w:r>
            <w:r w:rsidRPr="008811D0">
              <w:rPr>
                <w:rFonts w:ascii="Times New Roman" w:hAnsi="Times New Roman" w:cs="Times New Roman"/>
                <w:sz w:val="22"/>
                <w:szCs w:val="22"/>
                <w:lang w:val="en-US"/>
              </w:rPr>
              <w:t xml:space="preserve"> T2 </w:t>
            </w:r>
            <w:proofErr w:type="spellStart"/>
            <w:r w:rsidRPr="008811D0">
              <w:rPr>
                <w:rFonts w:ascii="Times New Roman" w:hAnsi="Times New Roman" w:cs="Times New Roman"/>
                <w:sz w:val="22"/>
                <w:szCs w:val="22"/>
                <w:lang w:val="en-US"/>
              </w:rPr>
              <w:t>hyperintensity</w:t>
            </w:r>
            <w:proofErr w:type="spellEnd"/>
            <w:r w:rsidRPr="008811D0">
              <w:rPr>
                <w:rFonts w:ascii="Times New Roman" w:hAnsi="Times New Roman" w:cs="Times New Roman"/>
                <w:sz w:val="22"/>
                <w:szCs w:val="22"/>
                <w:lang w:val="en-US"/>
              </w:rPr>
              <w:t xml:space="preserve">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Signal reversal</w:t>
            </w:r>
          </w:p>
        </w:tc>
        <w:tc>
          <w:tcPr>
            <w:tcW w:w="4756" w:type="dxa"/>
            <w:vAlign w:val="center"/>
          </w:tcPr>
          <w:p w14:paraId="018ABC56" w14:textId="77777777" w:rsidR="00592E7B" w:rsidRPr="00696864" w:rsidRDefault="00592E7B" w:rsidP="00592E7B">
            <w:pPr>
              <w:spacing w:before="25" w:after="25"/>
              <w:rPr>
                <w:rFonts w:ascii="Times New Roman" w:hAnsi="Times New Roman" w:cs="Times New Roman"/>
                <w:sz w:val="22"/>
                <w:szCs w:val="22"/>
                <w:lang w:val="en-US"/>
              </w:rPr>
            </w:pPr>
            <w:r w:rsidRPr="00696864">
              <w:rPr>
                <w:rFonts w:ascii="Times New Roman" w:hAnsi="Times New Roman" w:cs="Times New Roman"/>
                <w:b/>
                <w:bCs/>
                <w:sz w:val="22"/>
                <w:szCs w:val="22"/>
                <w:lang w:val="en-US"/>
              </w:rPr>
              <w:t>White Matter:</w:t>
            </w:r>
          </w:p>
          <w:p w14:paraId="4267EF3B" w14:textId="77777777" w:rsidR="00592E7B" w:rsidRPr="008811D0" w:rsidRDefault="00592E7B" w:rsidP="00242F1B">
            <w:pPr>
              <w:pStyle w:val="ListParagraph"/>
              <w:numPr>
                <w:ilvl w:val="0"/>
                <w:numId w:val="35"/>
              </w:numPr>
              <w:spacing w:before="25" w:after="2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Abnormality: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Yes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No</w:t>
            </w:r>
          </w:p>
          <w:p w14:paraId="285188EC" w14:textId="77777777" w:rsidR="00592E7B" w:rsidRPr="008811D0" w:rsidRDefault="00592E7B" w:rsidP="00242F1B">
            <w:pPr>
              <w:pStyle w:val="ListParagraph"/>
              <w:numPr>
                <w:ilvl w:val="0"/>
                <w:numId w:val="35"/>
              </w:numPr>
              <w:spacing w:before="25" w:after="2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Location: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Periventricular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Deep WM</w:t>
            </w:r>
          </w:p>
          <w:p w14:paraId="1B97FAF0" w14:textId="69908E9E" w:rsidR="00386661" w:rsidRPr="008811D0" w:rsidRDefault="00592E7B" w:rsidP="00242F1B">
            <w:pPr>
              <w:pStyle w:val="ListParagraph"/>
              <w:numPr>
                <w:ilvl w:val="0"/>
                <w:numId w:val="35"/>
              </w:numPr>
              <w:spacing w:before="25" w:after="25"/>
              <w:ind w:left="18"/>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Type: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w:t>
            </w:r>
            <w:proofErr w:type="spellStart"/>
            <w:r w:rsidRPr="008811D0">
              <w:rPr>
                <w:rFonts w:ascii="Times New Roman" w:hAnsi="Times New Roman" w:cs="Times New Roman"/>
                <w:sz w:val="22"/>
                <w:szCs w:val="22"/>
                <w:lang w:val="en-US"/>
              </w:rPr>
              <w:t>Hyperintensity</w:t>
            </w:r>
            <w:proofErr w:type="spellEnd"/>
            <w:r w:rsidRPr="008811D0">
              <w:rPr>
                <w:rFonts w:ascii="Times New Roman" w:hAnsi="Times New Roman" w:cs="Times New Roman"/>
                <w:sz w:val="22"/>
                <w:szCs w:val="22"/>
                <w:lang w:val="en-US"/>
              </w:rPr>
              <w:t xml:space="preserve">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Volume loss</w:t>
            </w:r>
          </w:p>
        </w:tc>
      </w:tr>
      <w:tr w:rsidR="00592E7B" w14:paraId="652D649D" w14:textId="77777777" w:rsidTr="008811D0">
        <w:trPr>
          <w:trHeight w:val="401"/>
        </w:trPr>
        <w:tc>
          <w:tcPr>
            <w:tcW w:w="5130" w:type="dxa"/>
            <w:vAlign w:val="center"/>
          </w:tcPr>
          <w:p w14:paraId="52ED4237" w14:textId="77777777" w:rsidR="00592E7B" w:rsidRPr="00696864" w:rsidRDefault="00592E7B" w:rsidP="00592E7B">
            <w:pPr>
              <w:spacing w:before="25" w:after="25"/>
              <w:rPr>
                <w:rFonts w:ascii="Times New Roman" w:hAnsi="Times New Roman" w:cs="Times New Roman"/>
                <w:sz w:val="22"/>
                <w:szCs w:val="22"/>
                <w:lang w:val="en-US"/>
              </w:rPr>
            </w:pPr>
            <w:r w:rsidRPr="00696864">
              <w:rPr>
                <w:rFonts w:ascii="Times New Roman" w:hAnsi="Times New Roman" w:cs="Times New Roman"/>
                <w:b/>
                <w:bCs/>
                <w:sz w:val="22"/>
                <w:szCs w:val="22"/>
                <w:lang w:val="en-US"/>
              </w:rPr>
              <w:t>Corpus Callosum:</w:t>
            </w:r>
          </w:p>
          <w:p w14:paraId="73122167" w14:textId="77777777" w:rsidR="00592E7B" w:rsidRPr="008811D0" w:rsidRDefault="00592E7B" w:rsidP="00242F1B">
            <w:pPr>
              <w:pStyle w:val="ListParagraph"/>
              <w:numPr>
                <w:ilvl w:val="0"/>
                <w:numId w:val="35"/>
              </w:numPr>
              <w:spacing w:before="25" w:after="2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Abnormality: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Yes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No</w:t>
            </w:r>
          </w:p>
          <w:p w14:paraId="78042ADC" w14:textId="5A46B02A" w:rsidR="00592E7B" w:rsidRPr="008811D0" w:rsidRDefault="00592E7B" w:rsidP="00242F1B">
            <w:pPr>
              <w:pStyle w:val="ListParagraph"/>
              <w:numPr>
                <w:ilvl w:val="0"/>
                <w:numId w:val="35"/>
              </w:numPr>
              <w:spacing w:before="25" w:after="25"/>
              <w:ind w:left="18"/>
              <w:rPr>
                <w:rFonts w:ascii="Times New Roman" w:hAnsi="Times New Roman" w:cs="Times New Roman"/>
                <w:sz w:val="22"/>
                <w:szCs w:val="22"/>
                <w:lang w:val="en-US"/>
              </w:rPr>
            </w:pPr>
            <w:r w:rsidRPr="008811D0">
              <w:rPr>
                <w:rFonts w:ascii="Times New Roman" w:hAnsi="Times New Roman" w:cs="Times New Roman"/>
                <w:sz w:val="22"/>
                <w:szCs w:val="22"/>
                <w:lang w:val="en-US"/>
              </w:rPr>
              <w:t>If yes,</w:t>
            </w:r>
            <w:r w:rsidRPr="008811D0">
              <w:rPr>
                <w:rFonts w:ascii="Segoe UI Symbol" w:hAnsi="Segoe UI Symbol" w:cs="Segoe UI Symbol"/>
                <w:sz w:val="22"/>
                <w:szCs w:val="22"/>
                <w:lang w:val="en-US"/>
              </w:rPr>
              <w:t xml:space="preserve"> ☐</w:t>
            </w:r>
            <w:r w:rsidRPr="008811D0">
              <w:rPr>
                <w:rFonts w:ascii="Times New Roman" w:hAnsi="Times New Roman" w:cs="Times New Roman"/>
                <w:sz w:val="22"/>
                <w:szCs w:val="22"/>
                <w:lang w:val="en-US"/>
              </w:rPr>
              <w:t xml:space="preserve"> Thinning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Signal abnormality</w:t>
            </w:r>
          </w:p>
        </w:tc>
        <w:tc>
          <w:tcPr>
            <w:tcW w:w="4756" w:type="dxa"/>
            <w:vAlign w:val="center"/>
          </w:tcPr>
          <w:p w14:paraId="1AAC3DD3" w14:textId="77777777" w:rsidR="00592E7B" w:rsidRPr="00696864" w:rsidRDefault="00592E7B" w:rsidP="00592E7B">
            <w:pPr>
              <w:spacing w:before="25" w:after="25"/>
              <w:rPr>
                <w:rFonts w:ascii="Times New Roman" w:hAnsi="Times New Roman" w:cs="Times New Roman"/>
                <w:sz w:val="22"/>
                <w:szCs w:val="22"/>
                <w:lang w:val="en-US"/>
              </w:rPr>
            </w:pPr>
            <w:r w:rsidRPr="00696864">
              <w:rPr>
                <w:rFonts w:ascii="Times New Roman" w:hAnsi="Times New Roman" w:cs="Times New Roman"/>
                <w:b/>
                <w:bCs/>
                <w:sz w:val="22"/>
                <w:szCs w:val="22"/>
                <w:lang w:val="en-US"/>
              </w:rPr>
              <w:t>Cerebellum:</w:t>
            </w:r>
          </w:p>
          <w:p w14:paraId="5CCC96B4" w14:textId="77777777" w:rsidR="00592E7B" w:rsidRPr="008811D0" w:rsidRDefault="00592E7B" w:rsidP="00242F1B">
            <w:pPr>
              <w:pStyle w:val="ListParagraph"/>
              <w:numPr>
                <w:ilvl w:val="0"/>
                <w:numId w:val="35"/>
              </w:numPr>
              <w:spacing w:before="25" w:after="2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 xml:space="preserve">Abnormality: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Yes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No</w:t>
            </w:r>
          </w:p>
          <w:p w14:paraId="1D7323B4" w14:textId="269A8EAD" w:rsidR="00592E7B" w:rsidRPr="008811D0" w:rsidRDefault="00592E7B" w:rsidP="00242F1B">
            <w:pPr>
              <w:pStyle w:val="ListParagraph"/>
              <w:numPr>
                <w:ilvl w:val="0"/>
                <w:numId w:val="35"/>
              </w:numPr>
              <w:spacing w:before="15" w:after="15"/>
              <w:ind w:left="0"/>
              <w:rPr>
                <w:rFonts w:ascii="Times New Roman" w:hAnsi="Times New Roman" w:cs="Times New Roman"/>
                <w:sz w:val="22"/>
                <w:szCs w:val="22"/>
                <w:lang w:val="en-US"/>
              </w:rPr>
            </w:pPr>
            <w:r w:rsidRPr="008811D0">
              <w:rPr>
                <w:rFonts w:ascii="Times New Roman" w:hAnsi="Times New Roman" w:cs="Times New Roman"/>
                <w:sz w:val="22"/>
                <w:szCs w:val="22"/>
                <w:lang w:val="en-US"/>
              </w:rPr>
              <w:t>If yes,</w:t>
            </w:r>
            <w:r w:rsidRPr="008811D0">
              <w:rPr>
                <w:rFonts w:ascii="Segoe UI Symbol" w:hAnsi="Segoe UI Symbol" w:cs="Segoe UI Symbol"/>
                <w:sz w:val="22"/>
                <w:szCs w:val="22"/>
                <w:lang w:val="en-US"/>
              </w:rPr>
              <w:t xml:space="preserve"> ☐</w:t>
            </w:r>
            <w:r w:rsidRPr="008811D0">
              <w:rPr>
                <w:rFonts w:ascii="Times New Roman" w:hAnsi="Times New Roman" w:cs="Times New Roman"/>
                <w:sz w:val="22"/>
                <w:szCs w:val="22"/>
                <w:lang w:val="en-US"/>
              </w:rPr>
              <w:t xml:space="preserve"> Signal changes </w:t>
            </w:r>
            <w:r w:rsidRPr="008811D0">
              <w:rPr>
                <w:rFonts w:ascii="Segoe UI Symbol" w:hAnsi="Segoe UI Symbol" w:cs="Segoe UI Symbol"/>
                <w:sz w:val="22"/>
                <w:szCs w:val="22"/>
                <w:lang w:val="en-US"/>
              </w:rPr>
              <w:t>☐</w:t>
            </w:r>
            <w:r w:rsidRPr="008811D0">
              <w:rPr>
                <w:rFonts w:ascii="Times New Roman" w:hAnsi="Times New Roman" w:cs="Times New Roman"/>
                <w:sz w:val="22"/>
                <w:szCs w:val="22"/>
                <w:lang w:val="en-US"/>
              </w:rPr>
              <w:t xml:space="preserve"> Atrophy</w:t>
            </w:r>
          </w:p>
        </w:tc>
      </w:tr>
      <w:tr w:rsidR="00592E7B" w14:paraId="2B7CBE0B" w14:textId="77777777" w:rsidTr="008811D0">
        <w:trPr>
          <w:trHeight w:val="401"/>
        </w:trPr>
        <w:tc>
          <w:tcPr>
            <w:tcW w:w="5130" w:type="dxa"/>
            <w:vAlign w:val="center"/>
          </w:tcPr>
          <w:p w14:paraId="09AFFF5D" w14:textId="77777777" w:rsidR="00592E7B" w:rsidRPr="00696864" w:rsidRDefault="00592E7B" w:rsidP="00592E7B">
            <w:pPr>
              <w:spacing w:before="25" w:after="25"/>
              <w:rPr>
                <w:rFonts w:ascii="Times New Roman" w:hAnsi="Times New Roman" w:cs="Times New Roman"/>
                <w:sz w:val="22"/>
                <w:szCs w:val="22"/>
                <w:lang w:val="en-US"/>
              </w:rPr>
            </w:pPr>
            <w:r w:rsidRPr="00696864">
              <w:rPr>
                <w:rFonts w:ascii="Times New Roman" w:hAnsi="Times New Roman" w:cs="Times New Roman"/>
                <w:b/>
                <w:bCs/>
                <w:sz w:val="22"/>
                <w:szCs w:val="22"/>
                <w:lang w:val="en-US"/>
              </w:rPr>
              <w:t>Atrophy:</w:t>
            </w:r>
          </w:p>
          <w:p w14:paraId="3FE43CAC" w14:textId="77777777" w:rsidR="00592E7B" w:rsidRPr="006D794D" w:rsidRDefault="00592E7B" w:rsidP="00242F1B">
            <w:pPr>
              <w:pStyle w:val="ListParagraph"/>
              <w:numPr>
                <w:ilvl w:val="0"/>
                <w:numId w:val="35"/>
              </w:numPr>
              <w:spacing w:before="25" w:after="25"/>
              <w:ind w:left="18"/>
              <w:rPr>
                <w:rFonts w:ascii="Times New Roman" w:hAnsi="Times New Roman" w:cs="Times New Roman"/>
                <w:sz w:val="22"/>
                <w:szCs w:val="22"/>
                <w:lang w:val="en-US"/>
              </w:rPr>
            </w:pPr>
            <w:r w:rsidRPr="006D794D">
              <w:rPr>
                <w:rFonts w:ascii="Times New Roman" w:hAnsi="Times New Roman" w:cs="Times New Roman"/>
                <w:sz w:val="22"/>
                <w:szCs w:val="22"/>
                <w:lang w:val="en-US"/>
              </w:rPr>
              <w:t xml:space="preserve">Any atrophy: </w:t>
            </w:r>
            <w:r w:rsidRPr="006D794D">
              <w:rPr>
                <w:rFonts w:ascii="Segoe UI Symbol" w:hAnsi="Segoe UI Symbol" w:cs="Segoe UI Symbol"/>
                <w:sz w:val="22"/>
                <w:szCs w:val="22"/>
                <w:lang w:val="en-US"/>
              </w:rPr>
              <w:t>☐</w:t>
            </w:r>
            <w:r w:rsidRPr="006D794D">
              <w:rPr>
                <w:rFonts w:ascii="Times New Roman" w:hAnsi="Times New Roman" w:cs="Times New Roman"/>
                <w:sz w:val="22"/>
                <w:szCs w:val="22"/>
                <w:lang w:val="en-US"/>
              </w:rPr>
              <w:t xml:space="preserve"> Yes </w:t>
            </w:r>
            <w:r w:rsidRPr="006D794D">
              <w:rPr>
                <w:rFonts w:ascii="Segoe UI Symbol" w:hAnsi="Segoe UI Symbol" w:cs="Segoe UI Symbol"/>
                <w:sz w:val="22"/>
                <w:szCs w:val="22"/>
                <w:lang w:val="en-US"/>
              </w:rPr>
              <w:t>☐</w:t>
            </w:r>
            <w:r w:rsidRPr="006D794D">
              <w:rPr>
                <w:rFonts w:ascii="Times New Roman" w:hAnsi="Times New Roman" w:cs="Times New Roman"/>
                <w:sz w:val="22"/>
                <w:szCs w:val="22"/>
                <w:lang w:val="en-US"/>
              </w:rPr>
              <w:t xml:space="preserve"> No</w:t>
            </w:r>
          </w:p>
          <w:p w14:paraId="4CFEEFEE" w14:textId="74BE9E60" w:rsidR="00592E7B" w:rsidRPr="006D794D" w:rsidRDefault="00592E7B" w:rsidP="00242F1B">
            <w:pPr>
              <w:pStyle w:val="ListParagraph"/>
              <w:numPr>
                <w:ilvl w:val="0"/>
                <w:numId w:val="35"/>
              </w:numPr>
              <w:spacing w:before="25" w:after="25"/>
              <w:ind w:left="18"/>
              <w:rPr>
                <w:rFonts w:ascii="Times New Roman" w:hAnsi="Times New Roman" w:cs="Times New Roman"/>
                <w:b/>
                <w:bCs/>
                <w:sz w:val="22"/>
                <w:szCs w:val="22"/>
                <w:lang w:val="en-US"/>
              </w:rPr>
            </w:pPr>
            <w:r w:rsidRPr="006D794D">
              <w:rPr>
                <w:rFonts w:ascii="Times New Roman" w:hAnsi="Times New Roman" w:cs="Times New Roman"/>
                <w:sz w:val="22"/>
                <w:szCs w:val="22"/>
                <w:lang w:val="en-US"/>
              </w:rPr>
              <w:t>If yes,</w:t>
            </w:r>
            <w:r w:rsidRPr="006D794D">
              <w:rPr>
                <w:rFonts w:ascii="Segoe UI Symbol" w:hAnsi="Segoe UI Symbol" w:cs="Segoe UI Symbol"/>
                <w:sz w:val="22"/>
                <w:szCs w:val="22"/>
                <w:lang w:val="en-US"/>
              </w:rPr>
              <w:t xml:space="preserve"> ☐</w:t>
            </w:r>
            <w:r w:rsidRPr="006D794D">
              <w:rPr>
                <w:rFonts w:ascii="Times New Roman" w:hAnsi="Times New Roman" w:cs="Times New Roman"/>
                <w:sz w:val="22"/>
                <w:szCs w:val="22"/>
                <w:lang w:val="en-US"/>
              </w:rPr>
              <w:t xml:space="preserve"> Cortical </w:t>
            </w:r>
            <w:r w:rsidRPr="006D794D">
              <w:rPr>
                <w:rFonts w:ascii="Segoe UI Symbol" w:hAnsi="Segoe UI Symbol" w:cs="Segoe UI Symbol"/>
                <w:sz w:val="22"/>
                <w:szCs w:val="22"/>
                <w:lang w:val="en-US"/>
              </w:rPr>
              <w:t>☐</w:t>
            </w:r>
            <w:r w:rsidRPr="006D794D">
              <w:rPr>
                <w:rFonts w:ascii="Times New Roman" w:hAnsi="Times New Roman" w:cs="Times New Roman"/>
                <w:sz w:val="22"/>
                <w:szCs w:val="22"/>
                <w:lang w:val="en-US"/>
              </w:rPr>
              <w:t xml:space="preserve"> </w:t>
            </w:r>
            <w:proofErr w:type="spellStart"/>
            <w:r w:rsidRPr="006D794D">
              <w:rPr>
                <w:rFonts w:ascii="Times New Roman" w:hAnsi="Times New Roman" w:cs="Times New Roman"/>
                <w:sz w:val="22"/>
                <w:szCs w:val="22"/>
                <w:lang w:val="en-US"/>
              </w:rPr>
              <w:t>Sulcal</w:t>
            </w:r>
            <w:proofErr w:type="spellEnd"/>
            <w:r w:rsidRPr="006D794D">
              <w:rPr>
                <w:rFonts w:ascii="Times New Roman" w:hAnsi="Times New Roman" w:cs="Times New Roman"/>
                <w:sz w:val="22"/>
                <w:szCs w:val="22"/>
                <w:lang w:val="en-US"/>
              </w:rPr>
              <w:t xml:space="preserve"> widening </w:t>
            </w:r>
            <w:r w:rsidRPr="006D794D">
              <w:rPr>
                <w:rFonts w:ascii="Segoe UI Symbol" w:hAnsi="Segoe UI Symbol" w:cs="Segoe UI Symbol"/>
                <w:sz w:val="22"/>
                <w:szCs w:val="22"/>
                <w:lang w:val="en-US"/>
              </w:rPr>
              <w:t>☐</w:t>
            </w:r>
            <w:r w:rsidR="00F443EC">
              <w:rPr>
                <w:rFonts w:ascii="Times New Roman" w:hAnsi="Times New Roman" w:cs="Times New Roman"/>
                <w:sz w:val="22"/>
                <w:szCs w:val="22"/>
                <w:lang w:val="en-US"/>
              </w:rPr>
              <w:t xml:space="preserve"> </w:t>
            </w:r>
            <w:proofErr w:type="spellStart"/>
            <w:r w:rsidRPr="006D794D">
              <w:rPr>
                <w:rFonts w:ascii="Times New Roman" w:hAnsi="Times New Roman" w:cs="Times New Roman"/>
                <w:sz w:val="22"/>
                <w:szCs w:val="22"/>
                <w:lang w:val="en-US"/>
              </w:rPr>
              <w:t>Ventriculomegaly</w:t>
            </w:r>
            <w:proofErr w:type="spellEnd"/>
          </w:p>
        </w:tc>
        <w:tc>
          <w:tcPr>
            <w:tcW w:w="4756" w:type="dxa"/>
            <w:vAlign w:val="center"/>
          </w:tcPr>
          <w:p w14:paraId="23744B72" w14:textId="77777777" w:rsidR="00696864" w:rsidRPr="00696864" w:rsidRDefault="00696864" w:rsidP="00696864">
            <w:pPr>
              <w:spacing w:before="25" w:after="25"/>
              <w:rPr>
                <w:rFonts w:ascii="Times New Roman" w:hAnsi="Times New Roman" w:cs="Times New Roman"/>
                <w:sz w:val="22"/>
                <w:szCs w:val="22"/>
                <w:lang w:val="en-US"/>
              </w:rPr>
            </w:pPr>
            <w:r w:rsidRPr="00696864">
              <w:rPr>
                <w:rFonts w:ascii="Times New Roman" w:hAnsi="Times New Roman" w:cs="Times New Roman"/>
                <w:b/>
                <w:bCs/>
                <w:sz w:val="22"/>
                <w:szCs w:val="22"/>
                <w:lang w:val="en-US"/>
              </w:rPr>
              <w:t>Hemorrhage (SWI):</w:t>
            </w:r>
          </w:p>
          <w:p w14:paraId="3F7F2A0F" w14:textId="77777777" w:rsidR="00696864" w:rsidRPr="006D794D" w:rsidRDefault="00696864" w:rsidP="00242F1B">
            <w:pPr>
              <w:pStyle w:val="ListParagraph"/>
              <w:numPr>
                <w:ilvl w:val="0"/>
                <w:numId w:val="35"/>
              </w:numPr>
              <w:spacing w:before="25" w:after="25"/>
              <w:ind w:left="0"/>
              <w:rPr>
                <w:rFonts w:ascii="Times New Roman" w:hAnsi="Times New Roman" w:cs="Times New Roman"/>
                <w:sz w:val="22"/>
                <w:szCs w:val="22"/>
                <w:lang w:val="en-US"/>
              </w:rPr>
            </w:pPr>
            <w:r w:rsidRPr="006D794D">
              <w:rPr>
                <w:rFonts w:ascii="Times New Roman" w:hAnsi="Times New Roman" w:cs="Times New Roman"/>
                <w:sz w:val="22"/>
                <w:szCs w:val="22"/>
                <w:lang w:val="en-US"/>
              </w:rPr>
              <w:t xml:space="preserve">Hemorrhagic changes: </w:t>
            </w:r>
            <w:r w:rsidRPr="006D794D">
              <w:rPr>
                <w:rFonts w:ascii="Segoe UI Symbol" w:hAnsi="Segoe UI Symbol" w:cs="Segoe UI Symbol"/>
                <w:sz w:val="22"/>
                <w:szCs w:val="22"/>
                <w:lang w:val="en-US"/>
              </w:rPr>
              <w:t>☐</w:t>
            </w:r>
            <w:r w:rsidRPr="006D794D">
              <w:rPr>
                <w:rFonts w:ascii="Times New Roman" w:hAnsi="Times New Roman" w:cs="Times New Roman"/>
                <w:sz w:val="22"/>
                <w:szCs w:val="22"/>
                <w:lang w:val="en-US"/>
              </w:rPr>
              <w:t xml:space="preserve"> Yes </w:t>
            </w:r>
            <w:r w:rsidRPr="006D794D">
              <w:rPr>
                <w:rFonts w:ascii="Segoe UI Symbol" w:hAnsi="Segoe UI Symbol" w:cs="Segoe UI Symbol"/>
                <w:sz w:val="22"/>
                <w:szCs w:val="22"/>
                <w:lang w:val="en-US"/>
              </w:rPr>
              <w:t>☐</w:t>
            </w:r>
            <w:r w:rsidRPr="006D794D">
              <w:rPr>
                <w:rFonts w:ascii="Times New Roman" w:hAnsi="Times New Roman" w:cs="Times New Roman"/>
                <w:sz w:val="22"/>
                <w:szCs w:val="22"/>
                <w:lang w:val="en-US"/>
              </w:rPr>
              <w:t xml:space="preserve"> No</w:t>
            </w:r>
          </w:p>
          <w:p w14:paraId="6B475B0C" w14:textId="0C7D4C88" w:rsidR="00592E7B" w:rsidRPr="006D794D" w:rsidRDefault="00696864" w:rsidP="00242F1B">
            <w:pPr>
              <w:pStyle w:val="ListParagraph"/>
              <w:numPr>
                <w:ilvl w:val="0"/>
                <w:numId w:val="35"/>
              </w:numPr>
              <w:spacing w:before="25" w:after="25"/>
              <w:ind w:left="18"/>
              <w:rPr>
                <w:rFonts w:ascii="Times New Roman" w:hAnsi="Times New Roman" w:cs="Times New Roman"/>
                <w:b/>
                <w:bCs/>
                <w:sz w:val="22"/>
                <w:szCs w:val="22"/>
                <w:lang w:val="en-US"/>
              </w:rPr>
            </w:pPr>
            <w:r w:rsidRPr="006D794D">
              <w:rPr>
                <w:rFonts w:ascii="Times New Roman" w:hAnsi="Times New Roman" w:cs="Times New Roman"/>
                <w:sz w:val="22"/>
                <w:szCs w:val="22"/>
                <w:lang w:val="en-US"/>
              </w:rPr>
              <w:t>Location: ____________________</w:t>
            </w:r>
          </w:p>
        </w:tc>
      </w:tr>
      <w:tr w:rsidR="00386661" w14:paraId="7094FF15" w14:textId="77777777" w:rsidTr="00386661">
        <w:trPr>
          <w:trHeight w:val="567"/>
        </w:trPr>
        <w:tc>
          <w:tcPr>
            <w:tcW w:w="9886" w:type="dxa"/>
            <w:gridSpan w:val="2"/>
            <w:shd w:val="clear" w:color="auto" w:fill="D9E2F3"/>
            <w:vAlign w:val="center"/>
          </w:tcPr>
          <w:p w14:paraId="1979CC08" w14:textId="292D6CD2" w:rsidR="00386661" w:rsidRPr="004D466C" w:rsidRDefault="008811D0" w:rsidP="00386661">
            <w:pPr>
              <w:spacing w:before="40" w:after="40"/>
              <w:jc w:val="center"/>
              <w:rPr>
                <w:rFonts w:ascii="Times New Roman" w:hAnsi="Times New Roman" w:cs="Times New Roman"/>
                <w:sz w:val="22"/>
                <w:szCs w:val="22"/>
                <w:lang w:val="en-US"/>
              </w:rPr>
            </w:pPr>
            <w:r>
              <w:rPr>
                <w:rFonts w:ascii="Times New Roman" w:hAnsi="Times New Roman" w:cs="Times New Roman"/>
                <w:sz w:val="22"/>
                <w:szCs w:val="22"/>
                <w:lang w:val="en-US"/>
              </w:rPr>
              <w:t xml:space="preserve">K.4 </w:t>
            </w:r>
            <w:r w:rsidR="00696864" w:rsidRPr="00696864">
              <w:rPr>
                <w:rFonts w:ascii="Times New Roman" w:hAnsi="Times New Roman" w:cs="Times New Roman"/>
                <w:sz w:val="22"/>
                <w:szCs w:val="22"/>
                <w:lang w:val="en-US"/>
              </w:rPr>
              <w:t xml:space="preserve">Overall MRI: </w:t>
            </w:r>
            <w:r w:rsidR="00696864" w:rsidRPr="00696864">
              <w:rPr>
                <w:rFonts w:ascii="Segoe UI Symbol" w:hAnsi="Segoe UI Symbol" w:cs="Segoe UI Symbol"/>
                <w:sz w:val="22"/>
                <w:szCs w:val="22"/>
                <w:lang w:val="en-US"/>
              </w:rPr>
              <w:t>☐</w:t>
            </w:r>
            <w:r w:rsidR="00696864" w:rsidRPr="00696864">
              <w:rPr>
                <w:rFonts w:ascii="Times New Roman" w:hAnsi="Times New Roman" w:cs="Times New Roman"/>
                <w:sz w:val="22"/>
                <w:szCs w:val="22"/>
                <w:lang w:val="en-US"/>
              </w:rPr>
              <w:t xml:space="preserve"> Normal </w:t>
            </w:r>
            <w:r w:rsidR="00696864" w:rsidRPr="00696864">
              <w:rPr>
                <w:rFonts w:ascii="Segoe UI Symbol" w:hAnsi="Segoe UI Symbol" w:cs="Segoe UI Symbol"/>
                <w:sz w:val="22"/>
                <w:szCs w:val="22"/>
                <w:lang w:val="en-US"/>
              </w:rPr>
              <w:t>☐</w:t>
            </w:r>
            <w:r w:rsidR="00696864" w:rsidRPr="00696864">
              <w:rPr>
                <w:rFonts w:ascii="Times New Roman" w:hAnsi="Times New Roman" w:cs="Times New Roman"/>
                <w:sz w:val="22"/>
                <w:szCs w:val="22"/>
                <w:lang w:val="en-US"/>
              </w:rPr>
              <w:t xml:space="preserve"> Abnormal</w:t>
            </w:r>
          </w:p>
        </w:tc>
      </w:tr>
      <w:tr w:rsidR="00696864" w14:paraId="66CA60B7" w14:textId="77777777" w:rsidTr="00696864">
        <w:trPr>
          <w:trHeight w:val="377"/>
        </w:trPr>
        <w:tc>
          <w:tcPr>
            <w:tcW w:w="9886" w:type="dxa"/>
            <w:gridSpan w:val="2"/>
            <w:vAlign w:val="center"/>
          </w:tcPr>
          <w:p w14:paraId="6BA5240F" w14:textId="77777777" w:rsidR="00696864" w:rsidRPr="00696864" w:rsidRDefault="00696864" w:rsidP="00696864">
            <w:pPr>
              <w:spacing w:before="25" w:after="25"/>
              <w:rPr>
                <w:rFonts w:ascii="Times New Roman" w:hAnsi="Times New Roman" w:cs="Times New Roman"/>
                <w:sz w:val="22"/>
                <w:szCs w:val="22"/>
                <w:lang w:val="en-US"/>
              </w:rPr>
            </w:pPr>
            <w:r w:rsidRPr="00696864">
              <w:rPr>
                <w:rFonts w:ascii="Times New Roman" w:hAnsi="Times New Roman" w:cs="Times New Roman"/>
                <w:sz w:val="22"/>
                <w:szCs w:val="22"/>
                <w:lang w:val="en-US"/>
              </w:rPr>
              <w:t>Summary: ________________________________________________________________________</w:t>
            </w:r>
          </w:p>
          <w:p w14:paraId="4014533F" w14:textId="0F337AD6" w:rsidR="00696864" w:rsidRPr="004D466C" w:rsidRDefault="00696864" w:rsidP="00696864">
            <w:pPr>
              <w:spacing w:before="15" w:after="15"/>
              <w:rPr>
                <w:rFonts w:ascii="Times New Roman" w:hAnsi="Times New Roman" w:cs="Times New Roman"/>
                <w:sz w:val="22"/>
                <w:szCs w:val="22"/>
                <w:lang w:val="en-US"/>
              </w:rPr>
            </w:pPr>
            <w:r w:rsidRPr="00696864">
              <w:rPr>
                <w:rFonts w:ascii="Times New Roman" w:hAnsi="Times New Roman" w:cs="Times New Roman"/>
                <w:sz w:val="22"/>
                <w:szCs w:val="22"/>
                <w:lang w:val="en-US"/>
              </w:rPr>
              <w:t>Site Radiologist: ____________________ Sign: _____________ Date: ____/_____/______</w:t>
            </w:r>
          </w:p>
        </w:tc>
      </w:tr>
    </w:tbl>
    <w:p w14:paraId="000431FA" w14:textId="77777777" w:rsidR="00386661" w:rsidRPr="00386661" w:rsidRDefault="00386661" w:rsidP="00386661">
      <w:pPr>
        <w:rPr>
          <w:rFonts w:ascii="Times New Roman" w:hAnsi="Times New Roman" w:cs="Times New Roman"/>
          <w:b/>
          <w:bCs/>
          <w:sz w:val="24"/>
          <w:szCs w:val="24"/>
          <w:lang w:val="en-US"/>
        </w:rPr>
      </w:pPr>
    </w:p>
    <w:p w14:paraId="436D0BF9" w14:textId="77777777" w:rsidR="0049716D" w:rsidRDefault="0049716D">
      <w:pPr>
        <w:rPr>
          <w:rFonts w:ascii="Times New Roman" w:hAnsi="Times New Roman" w:cs="Times New Roman"/>
          <w:b/>
          <w:bCs/>
          <w:sz w:val="22"/>
          <w:szCs w:val="22"/>
          <w:lang w:val="en-US"/>
        </w:rPr>
      </w:pPr>
    </w:p>
    <w:p w14:paraId="0AF739FD" w14:textId="77777777" w:rsidR="0049716D" w:rsidRDefault="0049716D">
      <w:pPr>
        <w:rPr>
          <w:rFonts w:ascii="Times New Roman" w:hAnsi="Times New Roman" w:cs="Times New Roman"/>
          <w:sz w:val="22"/>
          <w:szCs w:val="22"/>
          <w:lang w:val="en-US"/>
        </w:rPr>
      </w:pPr>
    </w:p>
    <w:p w14:paraId="5F1B3EAD" w14:textId="754A37B3" w:rsidR="00E666A2" w:rsidRDefault="00E666A2">
      <w:pPr>
        <w:rPr>
          <w:rFonts w:ascii="Times New Roman" w:hAnsi="Times New Roman" w:cs="Times New Roman"/>
          <w:sz w:val="22"/>
          <w:szCs w:val="22"/>
          <w:lang w:val="en-US"/>
        </w:rPr>
      </w:pPr>
      <w:r>
        <w:rPr>
          <w:rFonts w:ascii="Times New Roman" w:hAnsi="Times New Roman" w:cs="Times New Roman"/>
          <w:sz w:val="22"/>
          <w:szCs w:val="22"/>
          <w:lang w:val="en-US"/>
        </w:rPr>
        <w:br w:type="page"/>
      </w:r>
    </w:p>
    <w:p w14:paraId="06901A36" w14:textId="77777777" w:rsidR="0049716D" w:rsidRDefault="0049716D">
      <w:pPr>
        <w:rPr>
          <w:rFonts w:ascii="Times New Roman" w:hAnsi="Times New Roman" w:cs="Times New Roman"/>
          <w:sz w:val="22"/>
          <w:szCs w:val="22"/>
          <w:lang w:val="en-US"/>
        </w:rPr>
      </w:pPr>
    </w:p>
    <w:p w14:paraId="666E5344" w14:textId="2B9F3F27" w:rsidR="0006629D" w:rsidRDefault="0006629D" w:rsidP="0006629D">
      <w:pPr>
        <w:pStyle w:val="Heading1"/>
        <w:rPr>
          <w:lang w:val="en-US"/>
        </w:rPr>
      </w:pPr>
      <w:bookmarkStart w:id="141" w:name="_Toc231310401"/>
      <w:r w:rsidRPr="00A5539C">
        <w:rPr>
          <w:lang w:val="en-US"/>
        </w:rPr>
        <w:t xml:space="preserve">Form </w:t>
      </w:r>
      <w:r w:rsidR="008E4374">
        <w:rPr>
          <w:lang w:val="en-US"/>
        </w:rPr>
        <w:t>L</w:t>
      </w:r>
      <w:r w:rsidRPr="00A5539C">
        <w:rPr>
          <w:lang w:val="en-US"/>
        </w:rPr>
        <w:t xml:space="preserve">: </w:t>
      </w:r>
      <w:r>
        <w:rPr>
          <w:lang w:val="en-US"/>
        </w:rPr>
        <w:t>Blender Data and Study Summary</w:t>
      </w:r>
      <w:bookmarkEnd w:id="141"/>
    </w:p>
    <w:p w14:paraId="294A9167" w14:textId="77777777" w:rsidR="0006629D" w:rsidRDefault="0006629D" w:rsidP="0006629D">
      <w:pPr>
        <w:rPr>
          <w:lang w:val="en-US"/>
        </w:rPr>
      </w:pPr>
    </w:p>
    <w:tbl>
      <w:tblPr>
        <w:tblW w:w="9436"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10" w:type="dxa"/>
        </w:tblCellMar>
        <w:tblLook w:val="04A0" w:firstRow="1" w:lastRow="0" w:firstColumn="1" w:lastColumn="0" w:noHBand="0" w:noVBand="1"/>
      </w:tblPr>
      <w:tblGrid>
        <w:gridCol w:w="4718"/>
        <w:gridCol w:w="4718"/>
      </w:tblGrid>
      <w:tr w:rsidR="00F443EC" w:rsidRPr="00386661" w14:paraId="39D3BBB0" w14:textId="77777777" w:rsidTr="00F443EC">
        <w:trPr>
          <w:trHeight w:val="354"/>
        </w:trPr>
        <w:tc>
          <w:tcPr>
            <w:tcW w:w="9436" w:type="dxa"/>
            <w:gridSpan w:val="2"/>
            <w:shd w:val="clear" w:color="auto" w:fill="DEEAF6" w:themeFill="accent1" w:themeFillTint="33"/>
            <w:vAlign w:val="center"/>
          </w:tcPr>
          <w:p w14:paraId="50AA8C43" w14:textId="151C8CD2" w:rsidR="00F443EC" w:rsidRPr="00F443EC" w:rsidRDefault="00F443EC" w:rsidP="00F443EC">
            <w:pPr>
              <w:spacing w:before="40" w:after="4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L.1 </w:t>
            </w:r>
            <w:r w:rsidRPr="004D466C">
              <w:rPr>
                <w:rFonts w:ascii="Times New Roman" w:hAnsi="Times New Roman" w:cs="Times New Roman"/>
                <w:b/>
                <w:bCs/>
                <w:sz w:val="24"/>
                <w:szCs w:val="24"/>
                <w:lang w:val="en-US"/>
              </w:rPr>
              <w:t>IDENTIFICATION</w:t>
            </w:r>
          </w:p>
        </w:tc>
      </w:tr>
      <w:tr w:rsidR="000A6AE2" w:rsidRPr="00386661" w14:paraId="097291EC" w14:textId="77777777" w:rsidTr="000A6AE2">
        <w:trPr>
          <w:trHeight w:val="354"/>
        </w:trPr>
        <w:tc>
          <w:tcPr>
            <w:tcW w:w="4718" w:type="dxa"/>
            <w:vAlign w:val="center"/>
          </w:tcPr>
          <w:p w14:paraId="73ACABA9" w14:textId="77777777" w:rsidR="000A6AE2" w:rsidRPr="00F443EC" w:rsidRDefault="000A6AE2" w:rsidP="00242F1B">
            <w:pPr>
              <w:pStyle w:val="ListParagraph"/>
              <w:numPr>
                <w:ilvl w:val="0"/>
                <w:numId w:val="36"/>
              </w:numPr>
              <w:spacing w:before="15" w:after="15"/>
              <w:rPr>
                <w:rFonts w:ascii="Times New Roman" w:hAnsi="Times New Roman" w:cs="Times New Roman"/>
                <w:sz w:val="22"/>
                <w:szCs w:val="22"/>
                <w:lang w:val="en-US"/>
              </w:rPr>
            </w:pPr>
            <w:r w:rsidRPr="00F443EC">
              <w:rPr>
                <w:rFonts w:ascii="Times New Roman" w:hAnsi="Times New Roman" w:cs="Times New Roman"/>
                <w:sz w:val="22"/>
                <w:szCs w:val="22"/>
                <w:lang w:val="en-US"/>
              </w:rPr>
              <w:t>Enrollment ID: ________________</w:t>
            </w:r>
          </w:p>
        </w:tc>
        <w:tc>
          <w:tcPr>
            <w:tcW w:w="4718" w:type="dxa"/>
            <w:vAlign w:val="center"/>
          </w:tcPr>
          <w:p w14:paraId="42426D94" w14:textId="47742A41" w:rsidR="000A6AE2" w:rsidRPr="00F443EC" w:rsidRDefault="000A6AE2" w:rsidP="00242F1B">
            <w:pPr>
              <w:pStyle w:val="ListParagraph"/>
              <w:numPr>
                <w:ilvl w:val="0"/>
                <w:numId w:val="36"/>
              </w:numPr>
              <w:spacing w:before="15" w:after="15"/>
              <w:rPr>
                <w:rFonts w:ascii="Times New Roman" w:hAnsi="Times New Roman" w:cs="Times New Roman"/>
                <w:sz w:val="22"/>
                <w:szCs w:val="22"/>
                <w:lang w:val="en-US"/>
              </w:rPr>
            </w:pPr>
            <w:r w:rsidRPr="00F443EC">
              <w:rPr>
                <w:rFonts w:ascii="Times New Roman" w:hAnsi="Times New Roman" w:cs="Times New Roman"/>
                <w:sz w:val="22"/>
                <w:szCs w:val="22"/>
                <w:lang w:val="en-US"/>
              </w:rPr>
              <w:t>DOB: ___/___/____</w:t>
            </w:r>
          </w:p>
        </w:tc>
      </w:tr>
      <w:tr w:rsidR="000A6AE2" w:rsidRPr="00386661" w14:paraId="30370EE3" w14:textId="77777777" w:rsidTr="000A6AE2">
        <w:trPr>
          <w:trHeight w:val="354"/>
        </w:trPr>
        <w:tc>
          <w:tcPr>
            <w:tcW w:w="4718" w:type="dxa"/>
          </w:tcPr>
          <w:p w14:paraId="0B54C555" w14:textId="51D1BED2" w:rsidR="000A6AE2" w:rsidRPr="00F443EC" w:rsidRDefault="00451B9C" w:rsidP="00242F1B">
            <w:pPr>
              <w:pStyle w:val="ListParagraph"/>
              <w:numPr>
                <w:ilvl w:val="0"/>
                <w:numId w:val="36"/>
              </w:numPr>
              <w:spacing w:before="15" w:after="15"/>
              <w:rPr>
                <w:rFonts w:ascii="Times New Roman" w:hAnsi="Times New Roman" w:cs="Times New Roman"/>
                <w:sz w:val="22"/>
                <w:szCs w:val="22"/>
                <w:lang w:val="en-US"/>
              </w:rPr>
            </w:pPr>
            <w:r w:rsidRPr="00F443EC">
              <w:rPr>
                <w:rFonts w:ascii="Times New Roman" w:hAnsi="Times New Roman" w:cs="Times New Roman"/>
                <w:sz w:val="22"/>
                <w:szCs w:val="22"/>
                <w:lang w:val="en-US"/>
              </w:rPr>
              <w:t>Gestation</w:t>
            </w:r>
            <w:r w:rsidR="000A6AE2" w:rsidRPr="00F443EC">
              <w:rPr>
                <w:rFonts w:ascii="Times New Roman" w:hAnsi="Times New Roman" w:cs="Times New Roman"/>
                <w:sz w:val="22"/>
                <w:szCs w:val="22"/>
                <w:lang w:val="en-US"/>
              </w:rPr>
              <w:t xml:space="preserve">: ____ </w:t>
            </w:r>
            <w:proofErr w:type="spellStart"/>
            <w:r w:rsidR="000A6AE2" w:rsidRPr="00F443EC">
              <w:rPr>
                <w:rFonts w:ascii="Times New Roman" w:hAnsi="Times New Roman" w:cs="Times New Roman"/>
                <w:sz w:val="22"/>
                <w:szCs w:val="22"/>
                <w:lang w:val="en-US"/>
              </w:rPr>
              <w:t>wks</w:t>
            </w:r>
            <w:proofErr w:type="spellEnd"/>
            <w:r w:rsidR="000A6AE2" w:rsidRPr="00F443EC">
              <w:rPr>
                <w:rFonts w:ascii="Times New Roman" w:hAnsi="Times New Roman" w:cs="Times New Roman"/>
                <w:sz w:val="22"/>
                <w:szCs w:val="22"/>
                <w:lang w:val="en-US"/>
              </w:rPr>
              <w:t xml:space="preserve"> ____days</w:t>
            </w:r>
          </w:p>
        </w:tc>
        <w:tc>
          <w:tcPr>
            <w:tcW w:w="4718" w:type="dxa"/>
            <w:vAlign w:val="center"/>
          </w:tcPr>
          <w:p w14:paraId="4E230301" w14:textId="408EAA10" w:rsidR="000A6AE2" w:rsidRPr="00F443EC" w:rsidRDefault="000A6AE2" w:rsidP="00242F1B">
            <w:pPr>
              <w:pStyle w:val="ListParagraph"/>
              <w:numPr>
                <w:ilvl w:val="0"/>
                <w:numId w:val="36"/>
              </w:numPr>
              <w:spacing w:before="15" w:after="15"/>
              <w:rPr>
                <w:rFonts w:ascii="Times New Roman" w:hAnsi="Times New Roman" w:cs="Times New Roman"/>
                <w:sz w:val="22"/>
                <w:szCs w:val="22"/>
                <w:lang w:val="en-US"/>
              </w:rPr>
            </w:pPr>
            <w:r w:rsidRPr="00F443EC">
              <w:rPr>
                <w:rFonts w:ascii="Times New Roman" w:hAnsi="Times New Roman" w:cs="Times New Roman"/>
                <w:sz w:val="22"/>
                <w:szCs w:val="22"/>
                <w:lang w:val="en-US"/>
              </w:rPr>
              <w:t xml:space="preserve">PMA: ____ </w:t>
            </w:r>
            <w:proofErr w:type="spellStart"/>
            <w:r w:rsidRPr="00F443EC">
              <w:rPr>
                <w:rFonts w:ascii="Times New Roman" w:hAnsi="Times New Roman" w:cs="Times New Roman"/>
                <w:sz w:val="22"/>
                <w:szCs w:val="22"/>
                <w:lang w:val="en-US"/>
              </w:rPr>
              <w:t>wks</w:t>
            </w:r>
            <w:proofErr w:type="spellEnd"/>
            <w:r w:rsidRPr="00F443EC">
              <w:rPr>
                <w:rFonts w:ascii="Times New Roman" w:hAnsi="Times New Roman" w:cs="Times New Roman"/>
                <w:sz w:val="22"/>
                <w:szCs w:val="22"/>
                <w:lang w:val="en-US"/>
              </w:rPr>
              <w:t xml:space="preserve"> ____days</w:t>
            </w:r>
          </w:p>
        </w:tc>
      </w:tr>
      <w:tr w:rsidR="000A6AE2" w:rsidRPr="00592E7B" w14:paraId="607B3ED6" w14:textId="77777777" w:rsidTr="00F216EC">
        <w:trPr>
          <w:trHeight w:val="354"/>
        </w:trPr>
        <w:tc>
          <w:tcPr>
            <w:tcW w:w="4718" w:type="dxa"/>
            <w:vAlign w:val="center"/>
          </w:tcPr>
          <w:p w14:paraId="18587B42" w14:textId="77777777" w:rsidR="000A6AE2" w:rsidRPr="00F443EC" w:rsidRDefault="000A6AE2" w:rsidP="00242F1B">
            <w:pPr>
              <w:pStyle w:val="ListParagraph"/>
              <w:numPr>
                <w:ilvl w:val="0"/>
                <w:numId w:val="36"/>
              </w:numPr>
              <w:spacing w:before="15" w:after="15"/>
              <w:rPr>
                <w:rFonts w:ascii="Times New Roman" w:hAnsi="Times New Roman" w:cs="Times New Roman"/>
                <w:sz w:val="22"/>
                <w:szCs w:val="22"/>
                <w:lang w:val="en-US"/>
              </w:rPr>
            </w:pPr>
            <w:r w:rsidRPr="00F443EC">
              <w:rPr>
                <w:rFonts w:ascii="Times New Roman" w:hAnsi="Times New Roman" w:cs="Times New Roman"/>
                <w:sz w:val="22"/>
                <w:szCs w:val="22"/>
                <w:lang w:val="en-US"/>
              </w:rPr>
              <w:t>Mother’s name: _______________</w:t>
            </w:r>
          </w:p>
        </w:tc>
        <w:tc>
          <w:tcPr>
            <w:tcW w:w="4718" w:type="dxa"/>
            <w:vAlign w:val="center"/>
          </w:tcPr>
          <w:p w14:paraId="4B42E5EB" w14:textId="4801CC76" w:rsidR="000A6AE2" w:rsidRPr="00F443EC" w:rsidRDefault="000A6AE2" w:rsidP="00242F1B">
            <w:pPr>
              <w:pStyle w:val="ListParagraph"/>
              <w:numPr>
                <w:ilvl w:val="0"/>
                <w:numId w:val="36"/>
              </w:numPr>
              <w:spacing w:before="15" w:after="15"/>
              <w:rPr>
                <w:rFonts w:ascii="Times New Roman" w:hAnsi="Times New Roman" w:cs="Times New Roman"/>
                <w:sz w:val="22"/>
                <w:szCs w:val="22"/>
                <w:lang w:val="en-US"/>
              </w:rPr>
            </w:pPr>
            <w:r w:rsidRPr="00F443EC">
              <w:rPr>
                <w:rFonts w:ascii="Times New Roman" w:hAnsi="Times New Roman" w:cs="Times New Roman"/>
                <w:sz w:val="22"/>
                <w:szCs w:val="22"/>
                <w:lang w:val="en-US"/>
              </w:rPr>
              <w:t xml:space="preserve">Baby’s name:_________________ </w:t>
            </w:r>
            <w:r w:rsidRPr="00F443EC">
              <w:rPr>
                <w:rFonts w:ascii="Times New Roman" w:hAnsi="Times New Roman" w:cs="Times New Roman"/>
                <w:i/>
                <w:iCs/>
                <w:lang w:val="en-US"/>
              </w:rPr>
              <w:t>(if available)</w:t>
            </w:r>
          </w:p>
        </w:tc>
      </w:tr>
      <w:tr w:rsidR="00F443EC" w:rsidRPr="00592E7B" w14:paraId="11E268BB" w14:textId="77777777" w:rsidTr="00FF2965">
        <w:trPr>
          <w:trHeight w:val="354"/>
        </w:trPr>
        <w:tc>
          <w:tcPr>
            <w:tcW w:w="9436" w:type="dxa"/>
            <w:gridSpan w:val="2"/>
            <w:shd w:val="clear" w:color="auto" w:fill="DEEAF6" w:themeFill="accent1" w:themeFillTint="33"/>
            <w:vAlign w:val="center"/>
          </w:tcPr>
          <w:p w14:paraId="2044FE74" w14:textId="5CCE4098" w:rsidR="00F443EC" w:rsidRPr="00F443EC" w:rsidRDefault="00F443EC" w:rsidP="00F443EC">
            <w:pPr>
              <w:spacing w:before="15" w:after="15"/>
              <w:jc w:val="center"/>
              <w:rPr>
                <w:rFonts w:ascii="Times New Roman" w:hAnsi="Times New Roman" w:cs="Times New Roman"/>
                <w:sz w:val="22"/>
                <w:szCs w:val="22"/>
                <w:lang w:val="en-US"/>
              </w:rPr>
            </w:pPr>
            <w:r w:rsidRPr="00F443EC">
              <w:rPr>
                <w:rFonts w:ascii="Times New Roman" w:hAnsi="Times New Roman" w:cs="Times New Roman"/>
                <w:b/>
                <w:bCs/>
                <w:sz w:val="24"/>
                <w:szCs w:val="24"/>
                <w:lang w:val="en-US"/>
              </w:rPr>
              <w:t>L.</w:t>
            </w:r>
            <w:r>
              <w:rPr>
                <w:rFonts w:ascii="Times New Roman" w:hAnsi="Times New Roman" w:cs="Times New Roman"/>
                <w:b/>
                <w:bCs/>
                <w:sz w:val="24"/>
                <w:szCs w:val="24"/>
                <w:lang w:val="en-US"/>
              </w:rPr>
              <w:t>2</w:t>
            </w:r>
            <w:r w:rsidRPr="00F443EC">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BLENDER DETAILS</w:t>
            </w:r>
          </w:p>
        </w:tc>
      </w:tr>
      <w:tr w:rsidR="00FF2965" w:rsidRPr="00592E7B" w14:paraId="3B7F0EC7" w14:textId="77777777" w:rsidTr="00F443EC">
        <w:trPr>
          <w:trHeight w:val="354"/>
        </w:trPr>
        <w:tc>
          <w:tcPr>
            <w:tcW w:w="9436" w:type="dxa"/>
            <w:gridSpan w:val="2"/>
            <w:vAlign w:val="center"/>
          </w:tcPr>
          <w:p w14:paraId="53AC477D" w14:textId="77777777" w:rsidR="00FF2965" w:rsidRPr="00F443EC" w:rsidRDefault="00FF2965" w:rsidP="00242F1B">
            <w:pPr>
              <w:pStyle w:val="ListParagraph"/>
              <w:numPr>
                <w:ilvl w:val="0"/>
                <w:numId w:val="37"/>
              </w:numPr>
              <w:ind w:left="378"/>
              <w:rPr>
                <w:rFonts w:ascii="Times New Roman" w:hAnsi="Times New Roman" w:cs="Times New Roman"/>
                <w:sz w:val="22"/>
                <w:szCs w:val="22"/>
                <w:lang w:val="en-US"/>
              </w:rPr>
            </w:pPr>
            <w:r w:rsidRPr="00F443EC">
              <w:rPr>
                <w:rFonts w:ascii="Times New Roman" w:hAnsi="Times New Roman" w:cs="Times New Roman"/>
                <w:sz w:val="22"/>
                <w:szCs w:val="22"/>
                <w:lang w:val="en-US"/>
              </w:rPr>
              <w:t>Initial FiO</w:t>
            </w:r>
            <w:r w:rsidRPr="00F443EC">
              <w:rPr>
                <w:rFonts w:ascii="Times New Roman" w:hAnsi="Times New Roman" w:cs="Times New Roman"/>
                <w:sz w:val="22"/>
                <w:szCs w:val="22"/>
                <w:vertAlign w:val="subscript"/>
                <w:lang w:val="en-US"/>
              </w:rPr>
              <w:t>2</w:t>
            </w:r>
            <w:r w:rsidRPr="00F443EC">
              <w:rPr>
                <w:rFonts w:ascii="Times New Roman" w:hAnsi="Times New Roman" w:cs="Times New Roman"/>
                <w:sz w:val="22"/>
                <w:szCs w:val="22"/>
                <w:lang w:val="en-US"/>
              </w:rPr>
              <w:t xml:space="preserve"> concentration of the trial gas: ______ </w:t>
            </w:r>
            <w:r w:rsidRPr="00F443EC">
              <w:rPr>
                <w:rFonts w:ascii="Times New Roman" w:hAnsi="Times New Roman" w:cs="Times New Roman"/>
                <w:i/>
                <w:iCs/>
                <w:sz w:val="18"/>
                <w:szCs w:val="18"/>
                <w:lang w:val="en-US"/>
              </w:rPr>
              <w:t>(from the decrypted Trial Blender data)</w:t>
            </w:r>
          </w:p>
          <w:p w14:paraId="133F7A7A" w14:textId="77777777" w:rsidR="00FF2965" w:rsidRDefault="00FF2965" w:rsidP="00FF2965">
            <w:pPr>
              <w:ind w:left="378"/>
              <w:rPr>
                <w:rFonts w:ascii="Times New Roman" w:hAnsi="Times New Roman" w:cs="Times New Roman"/>
                <w:sz w:val="22"/>
                <w:szCs w:val="22"/>
                <w:lang w:val="en-US"/>
              </w:rPr>
            </w:pPr>
          </w:p>
          <w:p w14:paraId="054A5BA9" w14:textId="77777777" w:rsidR="00FF2965" w:rsidRPr="00F443EC" w:rsidRDefault="00FF2965" w:rsidP="00242F1B">
            <w:pPr>
              <w:pStyle w:val="ListParagraph"/>
              <w:numPr>
                <w:ilvl w:val="0"/>
                <w:numId w:val="37"/>
              </w:numPr>
              <w:ind w:left="378"/>
              <w:rPr>
                <w:rFonts w:ascii="Times New Roman" w:hAnsi="Times New Roman" w:cs="Times New Roman"/>
                <w:sz w:val="22"/>
                <w:szCs w:val="22"/>
                <w:lang w:val="en-US"/>
              </w:rPr>
            </w:pPr>
            <w:r w:rsidRPr="00F443EC">
              <w:rPr>
                <w:rFonts w:ascii="Times New Roman" w:hAnsi="Times New Roman" w:cs="Times New Roman"/>
                <w:sz w:val="22"/>
                <w:szCs w:val="22"/>
                <w:lang w:val="en-US"/>
              </w:rPr>
              <w:t>FiO</w:t>
            </w:r>
            <w:r w:rsidRPr="00F443EC">
              <w:rPr>
                <w:rFonts w:ascii="Times New Roman" w:hAnsi="Times New Roman" w:cs="Times New Roman"/>
                <w:sz w:val="22"/>
                <w:szCs w:val="22"/>
                <w:vertAlign w:val="subscript"/>
                <w:lang w:val="en-US"/>
              </w:rPr>
              <w:t>2</w:t>
            </w:r>
            <w:r w:rsidRPr="00F443EC">
              <w:rPr>
                <w:rFonts w:ascii="Times New Roman" w:hAnsi="Times New Roman" w:cs="Times New Roman"/>
                <w:sz w:val="22"/>
                <w:szCs w:val="22"/>
                <w:lang w:val="en-US"/>
              </w:rPr>
              <w:t xml:space="preserve"> at exit from trial gas: ____% </w:t>
            </w:r>
            <w:r w:rsidRPr="00F443EC">
              <w:rPr>
                <w:rFonts w:ascii="Times New Roman" w:hAnsi="Times New Roman" w:cs="Times New Roman"/>
                <w:i/>
                <w:iCs/>
                <w:sz w:val="18"/>
                <w:szCs w:val="18"/>
                <w:lang w:val="en-US"/>
              </w:rPr>
              <w:t>(from the decrypted Trial Blender data)</w:t>
            </w:r>
          </w:p>
          <w:p w14:paraId="10AB24DC" w14:textId="77777777" w:rsidR="00FF2965" w:rsidRDefault="00FF2965" w:rsidP="00FF2965">
            <w:pPr>
              <w:ind w:left="378"/>
              <w:rPr>
                <w:rFonts w:ascii="Times New Roman" w:hAnsi="Times New Roman" w:cs="Times New Roman"/>
                <w:sz w:val="22"/>
                <w:szCs w:val="22"/>
                <w:lang w:val="en-US"/>
              </w:rPr>
            </w:pPr>
          </w:p>
          <w:p w14:paraId="10B1C3D2" w14:textId="77777777" w:rsidR="00FF2965" w:rsidRPr="00F443EC" w:rsidRDefault="00FF2965" w:rsidP="00242F1B">
            <w:pPr>
              <w:pStyle w:val="ListParagraph"/>
              <w:numPr>
                <w:ilvl w:val="0"/>
                <w:numId w:val="37"/>
              </w:numPr>
              <w:ind w:left="378"/>
              <w:rPr>
                <w:rFonts w:ascii="Times New Roman" w:hAnsi="Times New Roman" w:cs="Times New Roman"/>
                <w:sz w:val="22"/>
                <w:szCs w:val="22"/>
                <w:lang w:val="en-US"/>
              </w:rPr>
            </w:pPr>
            <w:r w:rsidRPr="00F443EC">
              <w:rPr>
                <w:rFonts w:ascii="Times New Roman" w:hAnsi="Times New Roman" w:cs="Times New Roman"/>
                <w:sz w:val="22"/>
                <w:szCs w:val="22"/>
                <w:lang w:val="en-US"/>
              </w:rPr>
              <w:t>Maximum FiO</w:t>
            </w:r>
            <w:r w:rsidRPr="00F443EC">
              <w:rPr>
                <w:rFonts w:ascii="Times New Roman" w:hAnsi="Times New Roman" w:cs="Times New Roman"/>
                <w:sz w:val="22"/>
                <w:szCs w:val="22"/>
                <w:vertAlign w:val="subscript"/>
                <w:lang w:val="en-US"/>
              </w:rPr>
              <w:t>2</w:t>
            </w:r>
            <w:r w:rsidRPr="00F443EC">
              <w:rPr>
                <w:rFonts w:ascii="Times New Roman" w:hAnsi="Times New Roman" w:cs="Times New Roman"/>
                <w:sz w:val="22"/>
                <w:szCs w:val="22"/>
                <w:lang w:val="en-US"/>
              </w:rPr>
              <w:t xml:space="preserve"> in first hour during Trial Blender use: ____% </w:t>
            </w:r>
            <w:r w:rsidRPr="00F443EC">
              <w:rPr>
                <w:rFonts w:ascii="Times New Roman" w:hAnsi="Times New Roman" w:cs="Times New Roman"/>
                <w:i/>
                <w:iCs/>
                <w:sz w:val="18"/>
                <w:szCs w:val="18"/>
                <w:lang w:val="en-US"/>
              </w:rPr>
              <w:t>(from the decrypted Trial Blender data)</w:t>
            </w:r>
          </w:p>
          <w:p w14:paraId="0EB2161A" w14:textId="77777777" w:rsidR="00FF2965" w:rsidRDefault="00FF2965" w:rsidP="00FF2965">
            <w:pPr>
              <w:ind w:left="378"/>
              <w:rPr>
                <w:rFonts w:ascii="Times New Roman" w:hAnsi="Times New Roman" w:cs="Times New Roman"/>
                <w:sz w:val="22"/>
                <w:szCs w:val="22"/>
                <w:lang w:val="en-US"/>
              </w:rPr>
            </w:pPr>
          </w:p>
          <w:p w14:paraId="61068982" w14:textId="435D8F98" w:rsidR="00FF2965" w:rsidRPr="00F443EC" w:rsidRDefault="00FF2965" w:rsidP="00242F1B">
            <w:pPr>
              <w:pStyle w:val="ListParagraph"/>
              <w:numPr>
                <w:ilvl w:val="0"/>
                <w:numId w:val="37"/>
              </w:numPr>
              <w:ind w:left="378"/>
              <w:rPr>
                <w:rFonts w:ascii="Times New Roman" w:hAnsi="Times New Roman" w:cs="Times New Roman"/>
                <w:sz w:val="22"/>
                <w:szCs w:val="22"/>
                <w:lang w:val="en-US"/>
              </w:rPr>
            </w:pPr>
            <w:r w:rsidRPr="00F443EC">
              <w:rPr>
                <w:rFonts w:ascii="Times New Roman" w:hAnsi="Times New Roman" w:cs="Times New Roman"/>
                <w:sz w:val="22"/>
                <w:szCs w:val="22"/>
                <w:lang w:val="en-US"/>
              </w:rPr>
              <w:t>FiO</w:t>
            </w:r>
            <w:r w:rsidRPr="00F443EC">
              <w:rPr>
                <w:rFonts w:ascii="Times New Roman" w:hAnsi="Times New Roman" w:cs="Times New Roman"/>
                <w:sz w:val="22"/>
                <w:szCs w:val="22"/>
                <w:vertAlign w:val="subscript"/>
                <w:lang w:val="en-US"/>
              </w:rPr>
              <w:t>2</w:t>
            </w:r>
            <w:r>
              <w:rPr>
                <w:rFonts w:ascii="Times New Roman" w:hAnsi="Times New Roman" w:cs="Times New Roman"/>
                <w:sz w:val="22"/>
                <w:szCs w:val="22"/>
                <w:lang w:val="en-US"/>
              </w:rPr>
              <w:t xml:space="preserve"> (0-10 min) </w:t>
            </w:r>
            <w:r w:rsidRPr="00F443EC">
              <w:rPr>
                <w:rFonts w:ascii="Times New Roman" w:hAnsi="Times New Roman" w:cs="Times New Roman"/>
                <w:sz w:val="22"/>
                <w:szCs w:val="22"/>
                <w:lang w:val="en-US"/>
              </w:rPr>
              <w:t xml:space="preserve">Each minute </w:t>
            </w:r>
            <w:r w:rsidRPr="00F443EC">
              <w:rPr>
                <w:rFonts w:ascii="Times New Roman" w:hAnsi="Times New Roman" w:cs="Times New Roman"/>
                <w:i/>
                <w:iCs/>
                <w:sz w:val="18"/>
                <w:szCs w:val="18"/>
                <w:lang w:val="en-US"/>
              </w:rPr>
              <w:t>(from the decrypted Trial Blender data)</w:t>
            </w:r>
          </w:p>
          <w:p w14:paraId="52D6248E" w14:textId="77777777" w:rsidR="00FF2965" w:rsidRPr="0034030A" w:rsidRDefault="00FF2965" w:rsidP="00FF2965">
            <w:pPr>
              <w:ind w:left="378"/>
              <w:rPr>
                <w:rFonts w:ascii="Times New Roman" w:hAnsi="Times New Roman" w:cs="Times New Roman"/>
                <w:sz w:val="22"/>
                <w:szCs w:val="22"/>
                <w:lang w:val="en-US"/>
              </w:rPr>
            </w:pPr>
          </w:p>
          <w:p w14:paraId="7C453DBD" w14:textId="77777777" w:rsidR="00FF2965" w:rsidRDefault="00FF2965" w:rsidP="00242F1B">
            <w:pPr>
              <w:pStyle w:val="ListParagraph"/>
              <w:numPr>
                <w:ilvl w:val="0"/>
                <w:numId w:val="5"/>
              </w:numPr>
              <w:spacing w:before="120" w:after="120" w:line="360" w:lineRule="auto"/>
              <w:ind w:left="378"/>
              <w:rPr>
                <w:rFonts w:ascii="Times New Roman" w:hAnsi="Times New Roman" w:cs="Times New Roman"/>
                <w:sz w:val="22"/>
                <w:szCs w:val="22"/>
                <w:lang w:val="en-US"/>
              </w:rPr>
            </w:pPr>
            <w:r w:rsidRPr="0034030A">
              <w:rPr>
                <w:rFonts w:ascii="Times New Roman" w:hAnsi="Times New Roman" w:cs="Times New Roman"/>
                <w:sz w:val="22"/>
                <w:szCs w:val="22"/>
                <w:lang w:val="en-US"/>
              </w:rPr>
              <w:t>0'___</w:t>
            </w:r>
            <w:r>
              <w:rPr>
                <w:rFonts w:ascii="Times New Roman" w:hAnsi="Times New Roman" w:cs="Times New Roman"/>
                <w:sz w:val="22"/>
                <w:szCs w:val="22"/>
                <w:lang w:val="en-US"/>
              </w:rPr>
              <w:t>_</w:t>
            </w:r>
            <w:r w:rsidRPr="0034030A">
              <w:rPr>
                <w:rFonts w:ascii="Times New Roman" w:hAnsi="Times New Roman" w:cs="Times New Roman"/>
                <w:sz w:val="22"/>
                <w:szCs w:val="22"/>
                <w:lang w:val="en-US"/>
              </w:rPr>
              <w:t>_</w:t>
            </w:r>
            <w:r>
              <w:rPr>
                <w:rFonts w:ascii="Times New Roman" w:hAnsi="Times New Roman" w:cs="Times New Roman"/>
                <w:sz w:val="22"/>
                <w:szCs w:val="22"/>
                <w:lang w:val="en-US"/>
              </w:rPr>
              <w:t>%</w:t>
            </w:r>
            <w:r w:rsidRPr="0034030A">
              <w:rPr>
                <w:rFonts w:ascii="Times New Roman" w:hAnsi="Times New Roman" w:cs="Times New Roman"/>
                <w:sz w:val="22"/>
                <w:szCs w:val="22"/>
                <w:lang w:val="en-US"/>
              </w:rPr>
              <w:t xml:space="preserve"> </w:t>
            </w:r>
          </w:p>
          <w:p w14:paraId="075E79EB" w14:textId="77777777" w:rsidR="00FF2965" w:rsidRDefault="00FF2965" w:rsidP="00242F1B">
            <w:pPr>
              <w:pStyle w:val="ListParagraph"/>
              <w:numPr>
                <w:ilvl w:val="0"/>
                <w:numId w:val="5"/>
              </w:numPr>
              <w:spacing w:before="120" w:after="120" w:line="360" w:lineRule="auto"/>
              <w:ind w:left="378"/>
              <w:rPr>
                <w:rFonts w:ascii="Times New Roman" w:hAnsi="Times New Roman" w:cs="Times New Roman"/>
                <w:sz w:val="22"/>
                <w:szCs w:val="22"/>
                <w:lang w:val="en-US"/>
              </w:rPr>
            </w:pPr>
            <w:r w:rsidRPr="0034030A">
              <w:rPr>
                <w:rFonts w:ascii="Times New Roman" w:hAnsi="Times New Roman" w:cs="Times New Roman"/>
                <w:sz w:val="22"/>
                <w:szCs w:val="22"/>
                <w:lang w:val="en-US"/>
              </w:rPr>
              <w:t>1'__</w:t>
            </w:r>
            <w:r>
              <w:rPr>
                <w:rFonts w:ascii="Times New Roman" w:hAnsi="Times New Roman" w:cs="Times New Roman"/>
                <w:sz w:val="22"/>
                <w:szCs w:val="22"/>
                <w:lang w:val="en-US"/>
              </w:rPr>
              <w:t>___</w:t>
            </w:r>
            <w:r w:rsidRPr="0034030A">
              <w:rPr>
                <w:rFonts w:ascii="Times New Roman" w:hAnsi="Times New Roman" w:cs="Times New Roman"/>
                <w:sz w:val="22"/>
                <w:szCs w:val="22"/>
                <w:lang w:val="en-US"/>
              </w:rPr>
              <w:t xml:space="preserve"> </w:t>
            </w:r>
            <w:r>
              <w:rPr>
                <w:rFonts w:ascii="Times New Roman" w:hAnsi="Times New Roman" w:cs="Times New Roman"/>
                <w:sz w:val="22"/>
                <w:szCs w:val="22"/>
                <w:lang w:val="en-US"/>
              </w:rPr>
              <w:t>%</w:t>
            </w:r>
          </w:p>
          <w:p w14:paraId="4E77E265" w14:textId="77777777" w:rsidR="00FF2965" w:rsidRDefault="00FF2965" w:rsidP="00242F1B">
            <w:pPr>
              <w:pStyle w:val="ListParagraph"/>
              <w:numPr>
                <w:ilvl w:val="0"/>
                <w:numId w:val="5"/>
              </w:numPr>
              <w:spacing w:before="120" w:after="120" w:line="360" w:lineRule="auto"/>
              <w:ind w:left="378"/>
              <w:rPr>
                <w:rFonts w:ascii="Times New Roman" w:hAnsi="Times New Roman" w:cs="Times New Roman"/>
                <w:sz w:val="22"/>
                <w:szCs w:val="22"/>
                <w:lang w:val="en-US"/>
              </w:rPr>
            </w:pPr>
            <w:r w:rsidRPr="0034030A">
              <w:rPr>
                <w:rFonts w:ascii="Times New Roman" w:hAnsi="Times New Roman" w:cs="Times New Roman"/>
                <w:sz w:val="22"/>
                <w:szCs w:val="22"/>
                <w:lang w:val="en-US"/>
              </w:rPr>
              <w:t>2'__</w:t>
            </w:r>
            <w:r>
              <w:rPr>
                <w:rFonts w:ascii="Times New Roman" w:hAnsi="Times New Roman" w:cs="Times New Roman"/>
                <w:sz w:val="22"/>
                <w:szCs w:val="22"/>
                <w:lang w:val="en-US"/>
              </w:rPr>
              <w:t>___</w:t>
            </w:r>
            <w:r w:rsidRPr="0034030A">
              <w:rPr>
                <w:rFonts w:ascii="Times New Roman" w:hAnsi="Times New Roman" w:cs="Times New Roman"/>
                <w:sz w:val="22"/>
                <w:szCs w:val="22"/>
                <w:lang w:val="en-US"/>
              </w:rPr>
              <w:t xml:space="preserve"> </w:t>
            </w:r>
            <w:r>
              <w:rPr>
                <w:rFonts w:ascii="Times New Roman" w:hAnsi="Times New Roman" w:cs="Times New Roman"/>
                <w:sz w:val="22"/>
                <w:szCs w:val="22"/>
                <w:lang w:val="en-US"/>
              </w:rPr>
              <w:t>%</w:t>
            </w:r>
          </w:p>
          <w:p w14:paraId="6835151B" w14:textId="23B3276D" w:rsidR="00FF2965" w:rsidRDefault="00804388" w:rsidP="00242F1B">
            <w:pPr>
              <w:pStyle w:val="ListParagraph"/>
              <w:numPr>
                <w:ilvl w:val="0"/>
                <w:numId w:val="5"/>
              </w:numPr>
              <w:spacing w:before="120" w:after="120" w:line="360" w:lineRule="auto"/>
              <w:ind w:left="378"/>
              <w:rPr>
                <w:rFonts w:ascii="Times New Roman" w:hAnsi="Times New Roman" w:cs="Times New Roman"/>
                <w:sz w:val="22"/>
                <w:szCs w:val="22"/>
                <w:lang w:val="en-US"/>
              </w:rPr>
            </w:pPr>
            <w:r>
              <w:rPr>
                <w:rFonts w:ascii="Times New Roman" w:hAnsi="Times New Roman" w:cs="Times New Roman"/>
                <w:sz w:val="22"/>
                <w:szCs w:val="22"/>
                <w:lang w:val="en-US"/>
              </w:rPr>
              <w:t>3'_____%</w:t>
            </w:r>
          </w:p>
          <w:p w14:paraId="57779389" w14:textId="77777777" w:rsidR="00FF2965" w:rsidRDefault="00FF2965" w:rsidP="00242F1B">
            <w:pPr>
              <w:pStyle w:val="ListParagraph"/>
              <w:numPr>
                <w:ilvl w:val="0"/>
                <w:numId w:val="5"/>
              </w:numPr>
              <w:spacing w:before="120" w:after="120" w:line="360" w:lineRule="auto"/>
              <w:ind w:left="378"/>
              <w:rPr>
                <w:rFonts w:ascii="Times New Roman" w:hAnsi="Times New Roman" w:cs="Times New Roman"/>
                <w:sz w:val="22"/>
                <w:szCs w:val="22"/>
                <w:lang w:val="en-US"/>
              </w:rPr>
            </w:pPr>
            <w:r w:rsidRPr="0034030A">
              <w:rPr>
                <w:rFonts w:ascii="Times New Roman" w:hAnsi="Times New Roman" w:cs="Times New Roman"/>
                <w:sz w:val="22"/>
                <w:szCs w:val="22"/>
                <w:lang w:val="en-US"/>
              </w:rPr>
              <w:t>4'__</w:t>
            </w:r>
            <w:r>
              <w:rPr>
                <w:rFonts w:ascii="Times New Roman" w:hAnsi="Times New Roman" w:cs="Times New Roman"/>
                <w:sz w:val="22"/>
                <w:szCs w:val="22"/>
                <w:lang w:val="en-US"/>
              </w:rPr>
              <w:t>___</w:t>
            </w:r>
            <w:r w:rsidRPr="0034030A">
              <w:rPr>
                <w:rFonts w:ascii="Times New Roman" w:hAnsi="Times New Roman" w:cs="Times New Roman"/>
                <w:sz w:val="22"/>
                <w:szCs w:val="22"/>
                <w:lang w:val="en-US"/>
              </w:rPr>
              <w:t xml:space="preserve"> </w:t>
            </w:r>
            <w:r>
              <w:rPr>
                <w:rFonts w:ascii="Times New Roman" w:hAnsi="Times New Roman" w:cs="Times New Roman"/>
                <w:sz w:val="22"/>
                <w:szCs w:val="22"/>
                <w:lang w:val="en-US"/>
              </w:rPr>
              <w:t>%</w:t>
            </w:r>
          </w:p>
          <w:p w14:paraId="2163C9BC" w14:textId="77777777" w:rsidR="00FF2965" w:rsidRDefault="00FF2965" w:rsidP="00242F1B">
            <w:pPr>
              <w:pStyle w:val="ListParagraph"/>
              <w:numPr>
                <w:ilvl w:val="0"/>
                <w:numId w:val="5"/>
              </w:numPr>
              <w:spacing w:before="120" w:after="120" w:line="360" w:lineRule="auto"/>
              <w:ind w:left="378"/>
              <w:rPr>
                <w:rFonts w:ascii="Times New Roman" w:hAnsi="Times New Roman" w:cs="Times New Roman"/>
                <w:sz w:val="22"/>
                <w:szCs w:val="22"/>
                <w:lang w:val="en-US"/>
              </w:rPr>
            </w:pPr>
            <w:r>
              <w:rPr>
                <w:rFonts w:ascii="Times New Roman" w:hAnsi="Times New Roman" w:cs="Times New Roman"/>
                <w:sz w:val="22"/>
                <w:szCs w:val="22"/>
                <w:lang w:val="en-US"/>
              </w:rPr>
              <w:t>5'_____%</w:t>
            </w:r>
          </w:p>
          <w:p w14:paraId="0C3EF868" w14:textId="77777777" w:rsidR="00FF2965" w:rsidRDefault="00FF2965" w:rsidP="00242F1B">
            <w:pPr>
              <w:pStyle w:val="ListParagraph"/>
              <w:numPr>
                <w:ilvl w:val="0"/>
                <w:numId w:val="5"/>
              </w:numPr>
              <w:spacing w:before="120" w:after="120" w:line="360" w:lineRule="auto"/>
              <w:ind w:left="378"/>
              <w:rPr>
                <w:rFonts w:ascii="Times New Roman" w:hAnsi="Times New Roman" w:cs="Times New Roman"/>
                <w:sz w:val="22"/>
                <w:szCs w:val="22"/>
                <w:lang w:val="en-US"/>
              </w:rPr>
            </w:pPr>
            <w:r>
              <w:rPr>
                <w:rFonts w:ascii="Times New Roman" w:hAnsi="Times New Roman" w:cs="Times New Roman"/>
                <w:sz w:val="22"/>
                <w:szCs w:val="22"/>
                <w:lang w:val="en-US"/>
              </w:rPr>
              <w:t>6'_____%</w:t>
            </w:r>
          </w:p>
          <w:p w14:paraId="66CC6FB7" w14:textId="77777777" w:rsidR="00FF2965" w:rsidRDefault="00FF2965" w:rsidP="00242F1B">
            <w:pPr>
              <w:pStyle w:val="ListParagraph"/>
              <w:numPr>
                <w:ilvl w:val="0"/>
                <w:numId w:val="5"/>
              </w:numPr>
              <w:spacing w:before="120" w:after="120" w:line="360" w:lineRule="auto"/>
              <w:ind w:left="378"/>
              <w:rPr>
                <w:rFonts w:ascii="Times New Roman" w:hAnsi="Times New Roman" w:cs="Times New Roman"/>
                <w:sz w:val="22"/>
                <w:szCs w:val="22"/>
                <w:lang w:val="en-US"/>
              </w:rPr>
            </w:pPr>
            <w:r>
              <w:rPr>
                <w:rFonts w:ascii="Times New Roman" w:hAnsi="Times New Roman" w:cs="Times New Roman"/>
                <w:sz w:val="22"/>
                <w:szCs w:val="22"/>
                <w:lang w:val="en-US"/>
              </w:rPr>
              <w:t>7'_____%</w:t>
            </w:r>
          </w:p>
          <w:p w14:paraId="4BE6B9B0" w14:textId="77777777" w:rsidR="00FF2965" w:rsidRDefault="00FF2965" w:rsidP="00242F1B">
            <w:pPr>
              <w:pStyle w:val="ListParagraph"/>
              <w:numPr>
                <w:ilvl w:val="0"/>
                <w:numId w:val="5"/>
              </w:numPr>
              <w:spacing w:before="120" w:after="120" w:line="360" w:lineRule="auto"/>
              <w:ind w:left="378"/>
              <w:rPr>
                <w:rFonts w:ascii="Times New Roman" w:hAnsi="Times New Roman" w:cs="Times New Roman"/>
                <w:sz w:val="22"/>
                <w:szCs w:val="22"/>
                <w:lang w:val="en-US"/>
              </w:rPr>
            </w:pPr>
            <w:r>
              <w:rPr>
                <w:rFonts w:ascii="Times New Roman" w:hAnsi="Times New Roman" w:cs="Times New Roman"/>
                <w:sz w:val="22"/>
                <w:szCs w:val="22"/>
                <w:lang w:val="en-US"/>
              </w:rPr>
              <w:t>8'_____%</w:t>
            </w:r>
          </w:p>
          <w:p w14:paraId="6D6E7897" w14:textId="77777777" w:rsidR="00FF2965" w:rsidRDefault="00FF2965" w:rsidP="00242F1B">
            <w:pPr>
              <w:pStyle w:val="ListParagraph"/>
              <w:numPr>
                <w:ilvl w:val="0"/>
                <w:numId w:val="5"/>
              </w:numPr>
              <w:spacing w:before="120" w:after="120" w:line="360" w:lineRule="auto"/>
              <w:ind w:left="378"/>
              <w:rPr>
                <w:rFonts w:ascii="Times New Roman" w:hAnsi="Times New Roman" w:cs="Times New Roman"/>
                <w:sz w:val="22"/>
                <w:szCs w:val="22"/>
                <w:lang w:val="en-US"/>
              </w:rPr>
            </w:pPr>
            <w:r>
              <w:rPr>
                <w:rFonts w:ascii="Times New Roman" w:hAnsi="Times New Roman" w:cs="Times New Roman"/>
                <w:sz w:val="22"/>
                <w:szCs w:val="22"/>
                <w:lang w:val="en-US"/>
              </w:rPr>
              <w:t>9'_____%</w:t>
            </w:r>
          </w:p>
          <w:p w14:paraId="42152906" w14:textId="77777777" w:rsidR="00FF2965" w:rsidRPr="0034030A" w:rsidRDefault="00FF2965" w:rsidP="00242F1B">
            <w:pPr>
              <w:pStyle w:val="ListParagraph"/>
              <w:numPr>
                <w:ilvl w:val="0"/>
                <w:numId w:val="5"/>
              </w:numPr>
              <w:spacing w:before="120" w:after="120" w:line="360" w:lineRule="auto"/>
              <w:ind w:left="378"/>
              <w:rPr>
                <w:rFonts w:ascii="Times New Roman" w:hAnsi="Times New Roman" w:cs="Times New Roman"/>
                <w:sz w:val="22"/>
                <w:szCs w:val="22"/>
                <w:lang w:val="en-US"/>
              </w:rPr>
            </w:pPr>
            <w:r>
              <w:rPr>
                <w:rFonts w:ascii="Times New Roman" w:hAnsi="Times New Roman" w:cs="Times New Roman"/>
                <w:sz w:val="22"/>
                <w:szCs w:val="22"/>
                <w:lang w:val="en-US"/>
              </w:rPr>
              <w:t>10'_____%</w:t>
            </w:r>
          </w:p>
          <w:p w14:paraId="1F3125AD" w14:textId="77777777" w:rsidR="00FF2965" w:rsidRPr="00F443EC" w:rsidRDefault="00FF2965" w:rsidP="00F443EC">
            <w:pPr>
              <w:spacing w:before="15" w:after="15"/>
              <w:jc w:val="center"/>
              <w:rPr>
                <w:rFonts w:ascii="Times New Roman" w:hAnsi="Times New Roman" w:cs="Times New Roman"/>
                <w:b/>
                <w:bCs/>
                <w:sz w:val="24"/>
                <w:szCs w:val="24"/>
                <w:lang w:val="en-US"/>
              </w:rPr>
            </w:pPr>
          </w:p>
        </w:tc>
      </w:tr>
      <w:tr w:rsidR="00FF2965" w:rsidRPr="00592E7B" w14:paraId="4CDA09AD" w14:textId="77777777" w:rsidTr="00FF2965">
        <w:trPr>
          <w:trHeight w:val="354"/>
        </w:trPr>
        <w:tc>
          <w:tcPr>
            <w:tcW w:w="9436" w:type="dxa"/>
            <w:gridSpan w:val="2"/>
            <w:shd w:val="clear" w:color="auto" w:fill="DEEAF6" w:themeFill="accent1" w:themeFillTint="33"/>
            <w:vAlign w:val="center"/>
          </w:tcPr>
          <w:p w14:paraId="698FCDE0" w14:textId="69250B27" w:rsidR="00FF2965" w:rsidRPr="00FF2965" w:rsidRDefault="00FF2965" w:rsidP="00FF2965">
            <w:pPr>
              <w:jc w:val="center"/>
              <w:rPr>
                <w:rFonts w:ascii="Times New Roman" w:hAnsi="Times New Roman" w:cs="Times New Roman"/>
                <w:sz w:val="22"/>
                <w:szCs w:val="22"/>
                <w:lang w:val="en-US"/>
              </w:rPr>
            </w:pPr>
            <w:r w:rsidRPr="00F443EC">
              <w:rPr>
                <w:rFonts w:ascii="Times New Roman" w:hAnsi="Times New Roman" w:cs="Times New Roman"/>
                <w:b/>
                <w:bCs/>
                <w:sz w:val="24"/>
                <w:szCs w:val="24"/>
                <w:lang w:val="en-US"/>
              </w:rPr>
              <w:t>L.</w:t>
            </w:r>
            <w:r>
              <w:rPr>
                <w:rFonts w:ascii="Times New Roman" w:hAnsi="Times New Roman" w:cs="Times New Roman"/>
                <w:b/>
                <w:bCs/>
                <w:sz w:val="24"/>
                <w:szCs w:val="24"/>
                <w:lang w:val="en-US"/>
              </w:rPr>
              <w:t>3</w:t>
            </w:r>
            <w:r w:rsidRPr="00F443EC">
              <w:rPr>
                <w:rFonts w:ascii="Times New Roman" w:hAnsi="Times New Roman" w:cs="Times New Roman"/>
                <w:b/>
                <w:bCs/>
                <w:sz w:val="24"/>
                <w:szCs w:val="24"/>
                <w:lang w:val="en-US"/>
              </w:rPr>
              <w:t xml:space="preserve"> </w:t>
            </w:r>
            <w:r w:rsidRPr="00FF2965">
              <w:rPr>
                <w:rFonts w:ascii="Times New Roman" w:hAnsi="Times New Roman" w:cs="Times New Roman"/>
                <w:b/>
                <w:bCs/>
                <w:sz w:val="22"/>
                <w:szCs w:val="22"/>
                <w:lang w:val="en-US"/>
              </w:rPr>
              <w:t>FINAL COMPOSITE OUTCOME SUMMARY</w:t>
            </w:r>
          </w:p>
        </w:tc>
      </w:tr>
      <w:tr w:rsidR="00FF2965" w:rsidRPr="00592E7B" w14:paraId="0FBD8BCC" w14:textId="77777777" w:rsidTr="00FF2965">
        <w:trPr>
          <w:trHeight w:val="354"/>
        </w:trPr>
        <w:tc>
          <w:tcPr>
            <w:tcW w:w="9436" w:type="dxa"/>
            <w:gridSpan w:val="2"/>
            <w:vAlign w:val="center"/>
          </w:tcPr>
          <w:p w14:paraId="78A0CBC4" w14:textId="0574FE00" w:rsidR="00FF2965" w:rsidRPr="00FF2965" w:rsidRDefault="00FF2965" w:rsidP="00242F1B">
            <w:pPr>
              <w:pStyle w:val="ListParagraph"/>
              <w:numPr>
                <w:ilvl w:val="0"/>
                <w:numId w:val="37"/>
              </w:numPr>
              <w:spacing w:before="50" w:after="30"/>
              <w:ind w:left="378"/>
              <w:rPr>
                <w:rFonts w:ascii="Times New Roman" w:hAnsi="Times New Roman" w:cs="Times New Roman"/>
                <w:sz w:val="22"/>
                <w:szCs w:val="22"/>
                <w:lang w:val="en-US"/>
              </w:rPr>
            </w:pPr>
            <w:r w:rsidRPr="00FF2965">
              <w:rPr>
                <w:rFonts w:ascii="Times New Roman" w:hAnsi="Times New Roman" w:cs="Times New Roman"/>
                <w:b/>
                <w:bCs/>
                <w:sz w:val="22"/>
                <w:szCs w:val="22"/>
                <w:highlight w:val="green"/>
                <w:lang w:val="en-US"/>
              </w:rPr>
              <w:t>COMPOSITE OUTCOME 1</w:t>
            </w:r>
            <w:r w:rsidRPr="00FF2965">
              <w:rPr>
                <w:rFonts w:ascii="Times New Roman" w:hAnsi="Times New Roman" w:cs="Times New Roman"/>
                <w:b/>
                <w:bCs/>
                <w:sz w:val="22"/>
                <w:szCs w:val="22"/>
                <w:lang w:val="en-US"/>
              </w:rPr>
              <w:t xml:space="preserve">: Death or BPD (Jensen 2019) at 36 weeks PMA: </w:t>
            </w:r>
            <w:r w:rsidRPr="00FF2965">
              <w:rPr>
                <w:rFonts w:ascii="Segoe UI Symbol" w:hAnsi="Segoe UI Symbol" w:cs="Segoe UI Symbol"/>
                <w:b/>
                <w:bCs/>
                <w:sz w:val="22"/>
                <w:szCs w:val="22"/>
                <w:lang w:val="en-US"/>
              </w:rPr>
              <w:t>☐</w:t>
            </w:r>
            <w:r w:rsidRPr="00FF2965">
              <w:rPr>
                <w:rFonts w:ascii="Times New Roman" w:hAnsi="Times New Roman" w:cs="Times New Roman"/>
                <w:b/>
                <w:bCs/>
                <w:sz w:val="22"/>
                <w:szCs w:val="22"/>
                <w:lang w:val="en-US"/>
              </w:rPr>
              <w:t xml:space="preserve"> Yes </w:t>
            </w:r>
            <w:r w:rsidRPr="00FF2965">
              <w:rPr>
                <w:rFonts w:ascii="Segoe UI Symbol" w:hAnsi="Segoe UI Symbol" w:cs="Segoe UI Symbol"/>
                <w:b/>
                <w:bCs/>
                <w:sz w:val="22"/>
                <w:szCs w:val="22"/>
                <w:lang w:val="en-US"/>
              </w:rPr>
              <w:t>☐</w:t>
            </w:r>
            <w:r w:rsidRPr="00FF2965">
              <w:rPr>
                <w:rFonts w:ascii="Times New Roman" w:hAnsi="Times New Roman" w:cs="Times New Roman"/>
                <w:b/>
                <w:bCs/>
                <w:sz w:val="22"/>
                <w:szCs w:val="22"/>
                <w:lang w:val="en-US"/>
              </w:rPr>
              <w:t xml:space="preserve"> No</w:t>
            </w:r>
          </w:p>
          <w:p w14:paraId="4BB60634" w14:textId="77777777" w:rsidR="00FF2965" w:rsidRPr="00FF2965" w:rsidRDefault="00FF2965" w:rsidP="00242F1B">
            <w:pPr>
              <w:pStyle w:val="ListParagraph"/>
              <w:numPr>
                <w:ilvl w:val="0"/>
                <w:numId w:val="37"/>
              </w:numPr>
              <w:spacing w:before="30" w:after="30"/>
              <w:ind w:left="378"/>
              <w:rPr>
                <w:rFonts w:ascii="Times New Roman" w:hAnsi="Times New Roman" w:cs="Times New Roman"/>
                <w:b/>
                <w:bCs/>
                <w:sz w:val="22"/>
                <w:szCs w:val="22"/>
                <w:lang w:val="en-US"/>
              </w:rPr>
            </w:pPr>
            <w:r w:rsidRPr="00FF2965">
              <w:rPr>
                <w:rFonts w:ascii="Times New Roman" w:hAnsi="Times New Roman" w:cs="Times New Roman"/>
                <w:b/>
                <w:bCs/>
                <w:sz w:val="22"/>
                <w:szCs w:val="22"/>
                <w:highlight w:val="green"/>
                <w:lang w:val="en-US"/>
              </w:rPr>
              <w:t>COMPOSITE OUTCOME 2</w:t>
            </w:r>
            <w:r w:rsidRPr="00FF2965">
              <w:rPr>
                <w:rFonts w:ascii="Times New Roman" w:hAnsi="Times New Roman" w:cs="Times New Roman"/>
                <w:b/>
                <w:bCs/>
                <w:sz w:val="22"/>
                <w:szCs w:val="22"/>
                <w:lang w:val="en-US"/>
              </w:rPr>
              <w:t xml:space="preserve">: </w:t>
            </w:r>
          </w:p>
          <w:p w14:paraId="3139A52E" w14:textId="77777777" w:rsidR="00FF2965" w:rsidRPr="00FF2965" w:rsidRDefault="00FF2965" w:rsidP="00242F1B">
            <w:pPr>
              <w:pStyle w:val="ListParagraph"/>
              <w:numPr>
                <w:ilvl w:val="0"/>
                <w:numId w:val="6"/>
              </w:numPr>
              <w:spacing w:before="30" w:after="30"/>
              <w:ind w:firstLine="18"/>
              <w:rPr>
                <w:rFonts w:ascii="Times New Roman" w:hAnsi="Times New Roman" w:cs="Times New Roman"/>
                <w:sz w:val="22"/>
                <w:szCs w:val="22"/>
                <w:lang w:val="en-US"/>
              </w:rPr>
            </w:pPr>
            <w:r w:rsidRPr="00FF2965">
              <w:rPr>
                <w:rFonts w:ascii="Times New Roman" w:hAnsi="Times New Roman" w:cs="Times New Roman"/>
                <w:b/>
                <w:bCs/>
                <w:sz w:val="22"/>
                <w:szCs w:val="22"/>
                <w:lang w:val="en-US"/>
              </w:rPr>
              <w:t>Death or BPD or ROP-R</w:t>
            </w:r>
            <w:r w:rsidRPr="00FF2965">
              <w:rPr>
                <w:rFonts w:ascii="Times New Roman" w:hAnsi="Times New Roman" w:cs="Times New Roman"/>
                <w:b/>
                <w:bCs/>
                <w:sz w:val="24"/>
                <w:szCs w:val="24"/>
                <w:vertAlign w:val="subscript"/>
                <w:lang w:val="en-US"/>
              </w:rPr>
              <w:t>x</w:t>
            </w:r>
            <w:r w:rsidRPr="00FF2965">
              <w:rPr>
                <w:rFonts w:ascii="Times New Roman" w:hAnsi="Times New Roman" w:cs="Times New Roman"/>
                <w:b/>
                <w:bCs/>
                <w:sz w:val="22"/>
                <w:szCs w:val="22"/>
                <w:lang w:val="en-US"/>
              </w:rPr>
              <w:t xml:space="preserve"> or NEC or Brain Injury (IVH or </w:t>
            </w:r>
            <w:proofErr w:type="spellStart"/>
            <w:r w:rsidRPr="00FF2965">
              <w:rPr>
                <w:rFonts w:ascii="Times New Roman" w:hAnsi="Times New Roman" w:cs="Times New Roman"/>
                <w:b/>
                <w:bCs/>
                <w:sz w:val="22"/>
                <w:szCs w:val="22"/>
                <w:lang w:val="en-US"/>
              </w:rPr>
              <w:t>cPVL</w:t>
            </w:r>
            <w:proofErr w:type="spellEnd"/>
            <w:r w:rsidRPr="00FF2965">
              <w:rPr>
                <w:rFonts w:ascii="Times New Roman" w:hAnsi="Times New Roman" w:cs="Times New Roman"/>
                <w:b/>
                <w:bCs/>
                <w:sz w:val="22"/>
                <w:szCs w:val="22"/>
                <w:lang w:val="en-US"/>
              </w:rPr>
              <w:t xml:space="preserve">) at 44 weeks: </w:t>
            </w:r>
            <w:r w:rsidRPr="00FF2965">
              <w:rPr>
                <w:rFonts w:ascii="Segoe UI Symbol" w:hAnsi="Segoe UI Symbol" w:cs="Segoe UI Symbol"/>
                <w:b/>
                <w:bCs/>
                <w:sz w:val="22"/>
                <w:szCs w:val="22"/>
                <w:lang w:val="en-US"/>
              </w:rPr>
              <w:t>☐</w:t>
            </w:r>
            <w:r w:rsidRPr="00FF2965">
              <w:rPr>
                <w:rFonts w:ascii="Times New Roman" w:hAnsi="Times New Roman" w:cs="Times New Roman"/>
                <w:b/>
                <w:bCs/>
                <w:sz w:val="22"/>
                <w:szCs w:val="22"/>
                <w:lang w:val="en-US"/>
              </w:rPr>
              <w:t xml:space="preserve"> Yes </w:t>
            </w:r>
            <w:r w:rsidRPr="00FF2965">
              <w:rPr>
                <w:rFonts w:ascii="Segoe UI Symbol" w:hAnsi="Segoe UI Symbol" w:cs="Segoe UI Symbol"/>
                <w:b/>
                <w:bCs/>
                <w:sz w:val="22"/>
                <w:szCs w:val="22"/>
                <w:lang w:val="en-US"/>
              </w:rPr>
              <w:t>☐</w:t>
            </w:r>
            <w:r w:rsidRPr="00FF2965">
              <w:rPr>
                <w:rFonts w:ascii="Times New Roman" w:hAnsi="Times New Roman" w:cs="Times New Roman"/>
                <w:b/>
                <w:bCs/>
                <w:sz w:val="22"/>
                <w:szCs w:val="22"/>
                <w:lang w:val="en-US"/>
              </w:rPr>
              <w:t xml:space="preserve"> No</w:t>
            </w:r>
          </w:p>
          <w:p w14:paraId="592F8992" w14:textId="0B8299E6" w:rsidR="00FF2965" w:rsidRPr="00FF2965" w:rsidRDefault="00FF2965" w:rsidP="00242F1B">
            <w:pPr>
              <w:pStyle w:val="ListParagraph"/>
              <w:numPr>
                <w:ilvl w:val="0"/>
                <w:numId w:val="6"/>
              </w:numPr>
              <w:spacing w:before="30" w:after="30"/>
              <w:ind w:firstLine="18"/>
              <w:rPr>
                <w:rFonts w:ascii="Times New Roman" w:hAnsi="Times New Roman" w:cs="Times New Roman"/>
                <w:sz w:val="22"/>
                <w:szCs w:val="22"/>
                <w:lang w:val="en-US"/>
              </w:rPr>
            </w:pPr>
            <w:r w:rsidRPr="00FF2965">
              <w:rPr>
                <w:rFonts w:ascii="Times New Roman" w:hAnsi="Times New Roman" w:cs="Times New Roman"/>
                <w:b/>
                <w:bCs/>
                <w:sz w:val="22"/>
                <w:szCs w:val="22"/>
                <w:lang w:val="en-US"/>
              </w:rPr>
              <w:t xml:space="preserve">MRI BRAIN ABNORMALITY (25% subset): </w:t>
            </w:r>
            <w:r w:rsidRPr="00FF2965">
              <w:rPr>
                <w:rFonts w:ascii="Segoe UI Symbol" w:hAnsi="Segoe UI Symbol" w:cs="Segoe UI Symbol"/>
                <w:b/>
                <w:bCs/>
                <w:sz w:val="22"/>
                <w:szCs w:val="22"/>
                <w:lang w:val="en-US"/>
              </w:rPr>
              <w:t>☐</w:t>
            </w:r>
            <w:r w:rsidRPr="00FF2965">
              <w:rPr>
                <w:rFonts w:ascii="Times New Roman" w:hAnsi="Times New Roman" w:cs="Times New Roman"/>
                <w:b/>
                <w:bCs/>
                <w:sz w:val="22"/>
                <w:szCs w:val="22"/>
                <w:lang w:val="en-US"/>
              </w:rPr>
              <w:t xml:space="preserve"> Yes </w:t>
            </w:r>
            <w:r w:rsidRPr="00FF2965">
              <w:rPr>
                <w:rFonts w:ascii="Segoe UI Symbol" w:hAnsi="Segoe UI Symbol" w:cs="Segoe UI Symbol"/>
                <w:b/>
                <w:bCs/>
                <w:sz w:val="22"/>
                <w:szCs w:val="22"/>
                <w:lang w:val="en-US"/>
              </w:rPr>
              <w:t>☐</w:t>
            </w:r>
            <w:r w:rsidRPr="00FF2965">
              <w:rPr>
                <w:rFonts w:ascii="Times New Roman" w:hAnsi="Times New Roman" w:cs="Times New Roman"/>
                <w:b/>
                <w:bCs/>
                <w:sz w:val="22"/>
                <w:szCs w:val="22"/>
                <w:lang w:val="en-US"/>
              </w:rPr>
              <w:t xml:space="preserve"> No</w:t>
            </w:r>
            <w:r w:rsidRPr="00FF2965">
              <w:rPr>
                <w:rFonts w:ascii="Times New Roman" w:hAnsi="Times New Roman" w:cs="Times New Roman"/>
                <w:sz w:val="22"/>
                <w:szCs w:val="22"/>
                <w:lang w:val="en-US"/>
              </w:rPr>
              <w:t xml:space="preserve"> </w:t>
            </w:r>
            <w:r w:rsidRPr="00FF2965">
              <w:rPr>
                <w:rFonts w:ascii="Segoe UI Symbol" w:hAnsi="Segoe UI Symbol" w:cs="Segoe UI Symbol"/>
                <w:b/>
                <w:bCs/>
                <w:sz w:val="22"/>
                <w:szCs w:val="22"/>
                <w:lang w:val="en-US"/>
              </w:rPr>
              <w:t>☐</w:t>
            </w:r>
            <w:r w:rsidRPr="00FF2965">
              <w:rPr>
                <w:rFonts w:ascii="Times New Roman" w:hAnsi="Times New Roman" w:cs="Times New Roman"/>
                <w:b/>
                <w:bCs/>
                <w:sz w:val="22"/>
                <w:szCs w:val="22"/>
                <w:lang w:val="en-US"/>
              </w:rPr>
              <w:t xml:space="preserve"> N/A</w:t>
            </w:r>
          </w:p>
        </w:tc>
      </w:tr>
    </w:tbl>
    <w:p w14:paraId="2989D2E9" w14:textId="77777777" w:rsidR="000A6AE2" w:rsidRDefault="000A6AE2" w:rsidP="0006629D">
      <w:pPr>
        <w:rPr>
          <w:lang w:val="en-US"/>
        </w:rPr>
      </w:pPr>
    </w:p>
    <w:p w14:paraId="276CF8D5" w14:textId="77777777" w:rsidR="000A6AE2" w:rsidRPr="00A5539C" w:rsidRDefault="000A6AE2" w:rsidP="0006629D">
      <w:pPr>
        <w:rPr>
          <w:lang w:val="en-US"/>
        </w:rPr>
      </w:pPr>
    </w:p>
    <w:p w14:paraId="070E4833" w14:textId="77777777" w:rsidR="0049716D" w:rsidRDefault="0049716D">
      <w:pPr>
        <w:rPr>
          <w:rFonts w:ascii="Times New Roman" w:hAnsi="Times New Roman" w:cs="Times New Roman"/>
          <w:sz w:val="22"/>
          <w:szCs w:val="22"/>
          <w:lang w:val="en-US"/>
        </w:rPr>
      </w:pPr>
    </w:p>
    <w:p w14:paraId="49F4737D" w14:textId="77777777" w:rsidR="0049716D" w:rsidRDefault="0049716D">
      <w:pPr>
        <w:rPr>
          <w:rFonts w:ascii="Times New Roman" w:hAnsi="Times New Roman" w:cs="Times New Roman"/>
          <w:sz w:val="22"/>
          <w:szCs w:val="22"/>
          <w:lang w:val="en-US"/>
        </w:rPr>
      </w:pPr>
    </w:p>
    <w:p w14:paraId="7564B26D" w14:textId="1F97FC7B" w:rsidR="0049716D" w:rsidRDefault="0049716D">
      <w:pPr>
        <w:rPr>
          <w:rFonts w:ascii="Times New Roman" w:hAnsi="Times New Roman" w:cs="Times New Roman"/>
          <w:sz w:val="22"/>
          <w:szCs w:val="22"/>
          <w:lang w:val="en-US"/>
        </w:rPr>
      </w:pPr>
    </w:p>
    <w:p w14:paraId="3EA0FE62" w14:textId="77777777" w:rsidR="00EC0382" w:rsidRDefault="00EC0382">
      <w:pPr>
        <w:rPr>
          <w:rFonts w:ascii="Times New Roman" w:hAnsi="Times New Roman" w:cs="Times New Roman"/>
          <w:sz w:val="22"/>
          <w:szCs w:val="22"/>
          <w:lang w:val="en-US"/>
        </w:rPr>
      </w:pPr>
    </w:p>
    <w:p w14:paraId="11C03AAA" w14:textId="77777777" w:rsidR="0049716D" w:rsidRPr="00EC0382" w:rsidRDefault="0049716D">
      <w:pPr>
        <w:rPr>
          <w:rFonts w:ascii="Times New Roman" w:hAnsi="Times New Roman" w:cs="Times New Roman"/>
          <w:sz w:val="22"/>
          <w:szCs w:val="22"/>
          <w:lang w:val="en-US"/>
        </w:rPr>
        <w:sectPr w:rsidR="0049716D" w:rsidRPr="00EC0382" w:rsidSect="005A563E">
          <w:footerReference w:type="first" r:id="rId22"/>
          <w:pgSz w:w="11906" w:h="16838"/>
          <w:pgMar w:top="720" w:right="720" w:bottom="990" w:left="720" w:header="432" w:footer="2" w:gutter="0"/>
          <w:cols w:space="720"/>
          <w:titlePg/>
          <w:docGrid w:linePitch="360"/>
        </w:sectPr>
      </w:pPr>
    </w:p>
    <w:p w14:paraId="188576DE" w14:textId="6F57D637" w:rsidR="00973F81" w:rsidRPr="00A5539C" w:rsidRDefault="00973F81" w:rsidP="00B42550">
      <w:pPr>
        <w:pStyle w:val="Heading1"/>
        <w:rPr>
          <w:lang w:val="en-US"/>
        </w:rPr>
      </w:pPr>
      <w:bookmarkStart w:id="142" w:name="_Toc231310402"/>
      <w:r w:rsidRPr="00A5539C">
        <w:rPr>
          <w:lang w:val="en-US"/>
        </w:rPr>
        <w:lastRenderedPageBreak/>
        <w:t>Form Y: Serious Adverse Event (SAE) Reporting Form</w:t>
      </w:r>
      <w:r w:rsidR="005605AA">
        <w:rPr>
          <w:lang w:val="en-US"/>
        </w:rPr>
        <w:t xml:space="preserve"> Template</w:t>
      </w:r>
      <w:bookmarkEnd w:id="142"/>
    </w:p>
    <w:p w14:paraId="532DE9C1" w14:textId="77777777" w:rsidR="00973F81" w:rsidRPr="002A6FB5" w:rsidRDefault="00973F81" w:rsidP="00973F81">
      <w:pPr>
        <w:spacing w:after="150"/>
        <w:jc w:val="center"/>
        <w:rPr>
          <w:rFonts w:ascii="Times New Roman" w:hAnsi="Times New Roman" w:cs="Times New Roman"/>
          <w:sz w:val="20"/>
          <w:szCs w:val="20"/>
          <w:lang w:val="en-US"/>
        </w:rPr>
      </w:pPr>
      <w:r w:rsidRPr="002A6FB5">
        <w:rPr>
          <w:rFonts w:ascii="Times New Roman" w:hAnsi="Times New Roman" w:cs="Times New Roman"/>
          <w:i/>
          <w:iCs/>
          <w:color w:val="FF0000"/>
          <w:sz w:val="24"/>
          <w:szCs w:val="24"/>
          <w:lang w:val="en-US"/>
        </w:rPr>
        <w:t>(Report within 24 hours of event)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29" w:type="dxa"/>
        </w:tblCellMar>
        <w:tblLook w:val="0000" w:firstRow="0" w:lastRow="0" w:firstColumn="0" w:lastColumn="0" w:noHBand="0" w:noVBand="0"/>
      </w:tblPr>
      <w:tblGrid>
        <w:gridCol w:w="4290"/>
        <w:gridCol w:w="4726"/>
      </w:tblGrid>
      <w:tr w:rsidR="00863BE3" w14:paraId="7D6D6634" w14:textId="77777777" w:rsidTr="00DF35C7">
        <w:tc>
          <w:tcPr>
            <w:tcW w:w="0" w:type="auto"/>
            <w:gridSpan w:val="2"/>
            <w:shd w:val="clear" w:color="auto" w:fill="D9E2F3"/>
          </w:tcPr>
          <w:p w14:paraId="236D796A" w14:textId="77777777" w:rsidR="00973F81" w:rsidRPr="002A6FB5" w:rsidRDefault="00973F81" w:rsidP="002A6FB5">
            <w:pPr>
              <w:spacing w:before="60" w:after="60"/>
              <w:jc w:val="center"/>
              <w:rPr>
                <w:rFonts w:ascii="Times New Roman" w:hAnsi="Times New Roman" w:cs="Times New Roman"/>
                <w:sz w:val="22"/>
                <w:szCs w:val="22"/>
                <w:lang w:val="en-US"/>
              </w:rPr>
            </w:pPr>
            <w:r w:rsidRPr="002A6FB5">
              <w:rPr>
                <w:rFonts w:ascii="Times New Roman" w:hAnsi="Times New Roman" w:cs="Times New Roman"/>
                <w:b/>
                <w:bCs/>
                <w:sz w:val="24"/>
                <w:szCs w:val="24"/>
                <w:lang w:val="en-US"/>
              </w:rPr>
              <w:t>I. EVENT IDENTIFICATION</w:t>
            </w:r>
          </w:p>
        </w:tc>
      </w:tr>
      <w:tr w:rsidR="00863BE3" w14:paraId="6251EFB0" w14:textId="77777777" w:rsidTr="00DF35C7">
        <w:tc>
          <w:tcPr>
            <w:tcW w:w="4139" w:type="dxa"/>
          </w:tcPr>
          <w:p w14:paraId="21D57F5A"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Study ID: ____________________</w:t>
            </w:r>
          </w:p>
          <w:p w14:paraId="16836981"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Enrollment ID: ____________________</w:t>
            </w:r>
          </w:p>
        </w:tc>
        <w:tc>
          <w:tcPr>
            <w:tcW w:w="4885" w:type="dxa"/>
          </w:tcPr>
          <w:p w14:paraId="4A732A1E"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Report Type:</w:t>
            </w:r>
          </w:p>
          <w:p w14:paraId="3F2399D7"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Initial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Follow-up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Final</w:t>
            </w:r>
          </w:p>
          <w:p w14:paraId="53D197E2"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Date of Report: __ / __ / ____</w:t>
            </w:r>
          </w:p>
        </w:tc>
      </w:tr>
      <w:tr w:rsidR="00863BE3" w14:paraId="4C06DBB2" w14:textId="77777777" w:rsidTr="00DF35C7">
        <w:tc>
          <w:tcPr>
            <w:tcW w:w="0" w:type="auto"/>
            <w:gridSpan w:val="2"/>
            <w:shd w:val="clear" w:color="auto" w:fill="D9E2F3"/>
          </w:tcPr>
          <w:p w14:paraId="20F626DC" w14:textId="77777777" w:rsidR="00973F81" w:rsidRPr="002A6FB5" w:rsidRDefault="00973F81" w:rsidP="002A6FB5">
            <w:pPr>
              <w:spacing w:before="60" w:after="60"/>
              <w:jc w:val="center"/>
              <w:rPr>
                <w:rFonts w:ascii="Times New Roman" w:hAnsi="Times New Roman" w:cs="Times New Roman"/>
                <w:sz w:val="22"/>
                <w:szCs w:val="22"/>
                <w:lang w:val="en-US"/>
              </w:rPr>
            </w:pPr>
            <w:r w:rsidRPr="002A6FB5">
              <w:rPr>
                <w:rFonts w:ascii="Times New Roman" w:hAnsi="Times New Roman" w:cs="Times New Roman"/>
                <w:b/>
                <w:bCs/>
                <w:sz w:val="24"/>
                <w:szCs w:val="24"/>
                <w:lang w:val="en-US"/>
              </w:rPr>
              <w:t>II. EVENT DESCRIPTION</w:t>
            </w:r>
          </w:p>
        </w:tc>
      </w:tr>
      <w:tr w:rsidR="00863BE3" w14:paraId="7F002A0C" w14:textId="77777777" w:rsidTr="00DF35C7">
        <w:tc>
          <w:tcPr>
            <w:tcW w:w="0" w:type="auto"/>
            <w:gridSpan w:val="2"/>
          </w:tcPr>
          <w:p w14:paraId="3B9FDF1A"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Diagnosis / Event Term: ________________________________________________________________</w:t>
            </w:r>
          </w:p>
          <w:p w14:paraId="7F3EB2D8" w14:textId="77777777" w:rsidR="00973F81" w:rsidRPr="002A6FB5" w:rsidRDefault="00973F81" w:rsidP="00A5539C">
            <w:pPr>
              <w:spacing w:before="60" w:after="40"/>
              <w:rPr>
                <w:rFonts w:ascii="Times New Roman" w:hAnsi="Times New Roman" w:cs="Times New Roman"/>
                <w:sz w:val="22"/>
                <w:szCs w:val="22"/>
                <w:lang w:val="en-US"/>
              </w:rPr>
            </w:pPr>
            <w:r w:rsidRPr="002A6FB5">
              <w:rPr>
                <w:rFonts w:ascii="Times New Roman" w:hAnsi="Times New Roman" w:cs="Times New Roman"/>
                <w:sz w:val="22"/>
                <w:szCs w:val="22"/>
                <w:lang w:val="en-US"/>
              </w:rPr>
              <w:t xml:space="preserve">Onset Date &amp; Time: </w:t>
            </w:r>
            <w:r w:rsidR="00132499" w:rsidRPr="002A6FB5">
              <w:rPr>
                <w:rFonts w:ascii="Times New Roman" w:hAnsi="Times New Roman" w:cs="Times New Roman"/>
                <w:sz w:val="22"/>
                <w:szCs w:val="22"/>
                <w:lang w:val="en-US"/>
              </w:rPr>
              <w:t xml:space="preserve">___/___/____; </w:t>
            </w:r>
            <w:r w:rsidR="00DF35C7">
              <w:rPr>
                <w:rFonts w:ascii="Times New Roman" w:hAnsi="Times New Roman" w:cs="Times New Roman"/>
                <w:sz w:val="22"/>
                <w:szCs w:val="22"/>
                <w:lang w:val="en-US"/>
              </w:rPr>
              <w:t xml:space="preserve">__:__    </w:t>
            </w:r>
            <w:r w:rsidRPr="002A6FB5">
              <w:rPr>
                <w:rFonts w:ascii="Times New Roman" w:hAnsi="Times New Roman" w:cs="Times New Roman"/>
                <w:sz w:val="22"/>
                <w:szCs w:val="22"/>
                <w:lang w:val="en-US"/>
              </w:rPr>
              <w:t xml:space="preserve">End Date &amp; Time: </w:t>
            </w:r>
            <w:r w:rsidR="00132499" w:rsidRPr="002A6FB5">
              <w:rPr>
                <w:rFonts w:ascii="Times New Roman" w:hAnsi="Times New Roman" w:cs="Times New Roman"/>
                <w:sz w:val="22"/>
                <w:szCs w:val="22"/>
                <w:lang w:val="en-US"/>
              </w:rPr>
              <w:t xml:space="preserve">___/___/____ ; </w:t>
            </w:r>
            <w:r w:rsidR="00DF35C7">
              <w:rPr>
                <w:rFonts w:ascii="Times New Roman" w:hAnsi="Times New Roman" w:cs="Times New Roman"/>
                <w:sz w:val="22"/>
                <w:szCs w:val="22"/>
                <w:lang w:val="en-US"/>
              </w:rPr>
              <w:t xml:space="preserve">__:__  </w:t>
            </w:r>
            <w:r w:rsidRPr="002A6FB5">
              <w:rPr>
                <w:rFonts w:ascii="Times New Roman" w:hAnsi="Times New Roman" w:cs="Times New Roman"/>
                <w:sz w:val="22"/>
                <w:szCs w:val="22"/>
                <w:lang w:val="en-US"/>
              </w:rPr>
              <w:t xml:space="preserve">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Ongoing</w:t>
            </w:r>
          </w:p>
        </w:tc>
      </w:tr>
      <w:tr w:rsidR="00863BE3" w14:paraId="4B07DD6D" w14:textId="77777777" w:rsidTr="00DF35C7">
        <w:tc>
          <w:tcPr>
            <w:tcW w:w="0" w:type="auto"/>
            <w:gridSpan w:val="2"/>
            <w:shd w:val="clear" w:color="auto" w:fill="D9E2F3"/>
          </w:tcPr>
          <w:p w14:paraId="3858C7B7" w14:textId="77777777" w:rsidR="00973F81" w:rsidRPr="002A6FB5" w:rsidRDefault="00973F81" w:rsidP="002A6FB5">
            <w:pPr>
              <w:spacing w:before="60" w:after="60"/>
              <w:jc w:val="center"/>
              <w:rPr>
                <w:rFonts w:ascii="Times New Roman" w:hAnsi="Times New Roman" w:cs="Times New Roman"/>
                <w:sz w:val="22"/>
                <w:szCs w:val="22"/>
                <w:lang w:val="en-US"/>
              </w:rPr>
            </w:pPr>
            <w:r w:rsidRPr="002A6FB5">
              <w:rPr>
                <w:rFonts w:ascii="Times New Roman" w:hAnsi="Times New Roman" w:cs="Times New Roman"/>
                <w:b/>
                <w:bCs/>
                <w:sz w:val="24"/>
                <w:szCs w:val="24"/>
                <w:lang w:val="en-US"/>
              </w:rPr>
              <w:t>III. SERIOUSNESS CRITERIA (Check all that apply)</w:t>
            </w:r>
          </w:p>
        </w:tc>
      </w:tr>
      <w:tr w:rsidR="00863BE3" w14:paraId="635D99FD" w14:textId="77777777" w:rsidTr="00DF35C7">
        <w:tc>
          <w:tcPr>
            <w:tcW w:w="4139" w:type="dxa"/>
          </w:tcPr>
          <w:p w14:paraId="32EEFD49"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Death</w:t>
            </w:r>
          </w:p>
          <w:p w14:paraId="157797DD"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Life-threatening</w:t>
            </w:r>
          </w:p>
          <w:p w14:paraId="2809B18F"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Inpatient hospitalization/prolongation</w:t>
            </w:r>
          </w:p>
        </w:tc>
        <w:tc>
          <w:tcPr>
            <w:tcW w:w="4885" w:type="dxa"/>
          </w:tcPr>
          <w:p w14:paraId="16ED7E3D"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Persistent disability</w:t>
            </w:r>
          </w:p>
          <w:p w14:paraId="3010A1FC"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Congenital anomaly</w:t>
            </w:r>
          </w:p>
          <w:p w14:paraId="09230064"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Other Medically Important Event</w:t>
            </w:r>
          </w:p>
        </w:tc>
      </w:tr>
      <w:tr w:rsidR="00863BE3" w14:paraId="4CDE99D3" w14:textId="77777777" w:rsidTr="00DF35C7">
        <w:tc>
          <w:tcPr>
            <w:tcW w:w="0" w:type="auto"/>
            <w:gridSpan w:val="2"/>
            <w:shd w:val="clear" w:color="auto" w:fill="D9E2F3"/>
          </w:tcPr>
          <w:p w14:paraId="124AD38C" w14:textId="77777777" w:rsidR="00973F81" w:rsidRPr="002A6FB5" w:rsidRDefault="00973F81" w:rsidP="002A6FB5">
            <w:pPr>
              <w:spacing w:before="60" w:after="60"/>
              <w:jc w:val="center"/>
              <w:rPr>
                <w:rFonts w:ascii="Times New Roman" w:hAnsi="Times New Roman" w:cs="Times New Roman"/>
                <w:sz w:val="22"/>
                <w:szCs w:val="22"/>
                <w:lang w:val="en-US"/>
              </w:rPr>
            </w:pPr>
            <w:r w:rsidRPr="002A6FB5">
              <w:rPr>
                <w:rFonts w:ascii="Times New Roman" w:hAnsi="Times New Roman" w:cs="Times New Roman"/>
                <w:b/>
                <w:bCs/>
                <w:sz w:val="24"/>
                <w:szCs w:val="24"/>
                <w:lang w:val="en-US"/>
              </w:rPr>
              <w:t>IV. SEVERITY</w:t>
            </w:r>
          </w:p>
        </w:tc>
      </w:tr>
      <w:tr w:rsidR="00863BE3" w14:paraId="6D1A4936" w14:textId="77777777" w:rsidTr="00DF35C7">
        <w:tc>
          <w:tcPr>
            <w:tcW w:w="0" w:type="auto"/>
            <w:gridSpan w:val="2"/>
          </w:tcPr>
          <w:p w14:paraId="7F76C17A" w14:textId="77777777" w:rsidR="00973F81" w:rsidRPr="002A6FB5" w:rsidRDefault="00973F81" w:rsidP="00A5539C">
            <w:pPr>
              <w:spacing w:before="50" w:after="5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Mild </w:t>
            </w:r>
            <w:r w:rsidRPr="002A6FB5">
              <w:rPr>
                <w:rFonts w:ascii="Times New Roman" w:hAnsi="Times New Roman" w:cs="Times New Roman"/>
                <w:i/>
                <w:iCs/>
                <w:sz w:val="22"/>
                <w:szCs w:val="22"/>
                <w:lang w:val="en-US"/>
              </w:rPr>
              <w:t>(Transient)</w:t>
            </w:r>
            <w:r w:rsidRPr="002A6FB5">
              <w:rPr>
                <w:rFonts w:ascii="Times New Roman" w:hAnsi="Times New Roman" w:cs="Times New Roman"/>
                <w:sz w:val="22"/>
                <w:szCs w:val="22"/>
                <w:lang w:val="en-US"/>
              </w:rPr>
              <w:t xml:space="preserve">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Moderate </w:t>
            </w:r>
            <w:r w:rsidRPr="002A6FB5">
              <w:rPr>
                <w:rFonts w:ascii="Times New Roman" w:hAnsi="Times New Roman" w:cs="Times New Roman"/>
                <w:i/>
                <w:iCs/>
                <w:sz w:val="22"/>
                <w:szCs w:val="22"/>
                <w:lang w:val="en-US"/>
              </w:rPr>
              <w:t>(Interferes with activity)</w:t>
            </w:r>
            <w:r w:rsidRPr="002A6FB5">
              <w:rPr>
                <w:rFonts w:ascii="Times New Roman" w:hAnsi="Times New Roman" w:cs="Times New Roman"/>
                <w:sz w:val="22"/>
                <w:szCs w:val="22"/>
                <w:lang w:val="en-US"/>
              </w:rPr>
              <w:t xml:space="preserve">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Severe </w:t>
            </w:r>
            <w:r w:rsidRPr="002A6FB5">
              <w:rPr>
                <w:rFonts w:ascii="Times New Roman" w:hAnsi="Times New Roman" w:cs="Times New Roman"/>
                <w:i/>
                <w:iCs/>
                <w:sz w:val="22"/>
                <w:szCs w:val="22"/>
                <w:lang w:val="en-US"/>
              </w:rPr>
              <w:t>(Incapacitating)</w:t>
            </w:r>
          </w:p>
        </w:tc>
      </w:tr>
      <w:tr w:rsidR="00863BE3" w14:paraId="17C5C448" w14:textId="77777777" w:rsidTr="00DF35C7">
        <w:tc>
          <w:tcPr>
            <w:tcW w:w="0" w:type="auto"/>
            <w:gridSpan w:val="2"/>
            <w:shd w:val="clear" w:color="auto" w:fill="D9E2F3"/>
          </w:tcPr>
          <w:p w14:paraId="59FF9664" w14:textId="77777777" w:rsidR="00973F81" w:rsidRPr="002A6FB5" w:rsidRDefault="00973F81" w:rsidP="002A6FB5">
            <w:pPr>
              <w:spacing w:before="60" w:after="60"/>
              <w:jc w:val="center"/>
              <w:rPr>
                <w:rFonts w:ascii="Times New Roman" w:hAnsi="Times New Roman" w:cs="Times New Roman"/>
                <w:sz w:val="22"/>
                <w:szCs w:val="22"/>
                <w:lang w:val="en-US"/>
              </w:rPr>
            </w:pPr>
            <w:r w:rsidRPr="002A6FB5">
              <w:rPr>
                <w:rFonts w:ascii="Times New Roman" w:hAnsi="Times New Roman" w:cs="Times New Roman"/>
                <w:b/>
                <w:bCs/>
                <w:sz w:val="24"/>
                <w:szCs w:val="24"/>
                <w:lang w:val="en-US"/>
              </w:rPr>
              <w:t>V. CAUSALITY (Relationship to Oxygen Intervention)</w:t>
            </w:r>
          </w:p>
        </w:tc>
      </w:tr>
      <w:tr w:rsidR="00863BE3" w14:paraId="5B3E5718" w14:textId="77777777" w:rsidTr="00DF35C7">
        <w:tc>
          <w:tcPr>
            <w:tcW w:w="4139" w:type="dxa"/>
          </w:tcPr>
          <w:p w14:paraId="5D27D2BB"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Not Related (Clearly extraneous)</w:t>
            </w:r>
          </w:p>
          <w:p w14:paraId="5BCC2640"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Unlikely (Doubtfully related)</w:t>
            </w:r>
          </w:p>
          <w:p w14:paraId="41E448AE"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Possible (May be related)</w:t>
            </w:r>
          </w:p>
        </w:tc>
        <w:tc>
          <w:tcPr>
            <w:tcW w:w="4885" w:type="dxa"/>
          </w:tcPr>
          <w:p w14:paraId="6DC51679"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Probable (Likely related)</w:t>
            </w:r>
          </w:p>
          <w:p w14:paraId="3CFC02F0"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Definite (Clearly related)</w:t>
            </w:r>
          </w:p>
        </w:tc>
      </w:tr>
      <w:tr w:rsidR="00863BE3" w14:paraId="76A4BC8E" w14:textId="77777777" w:rsidTr="00DF35C7">
        <w:tc>
          <w:tcPr>
            <w:tcW w:w="0" w:type="auto"/>
            <w:gridSpan w:val="2"/>
            <w:shd w:val="clear" w:color="auto" w:fill="D9E2F3"/>
          </w:tcPr>
          <w:p w14:paraId="27DCA094" w14:textId="77777777" w:rsidR="00973F81" w:rsidRPr="002A6FB5" w:rsidRDefault="00973F81" w:rsidP="002A6FB5">
            <w:pPr>
              <w:spacing w:before="60" w:after="60"/>
              <w:jc w:val="center"/>
              <w:rPr>
                <w:rFonts w:ascii="Times New Roman" w:hAnsi="Times New Roman" w:cs="Times New Roman"/>
                <w:sz w:val="22"/>
                <w:szCs w:val="22"/>
                <w:lang w:val="en-US"/>
              </w:rPr>
            </w:pPr>
            <w:r w:rsidRPr="002A6FB5">
              <w:rPr>
                <w:rFonts w:ascii="Times New Roman" w:hAnsi="Times New Roman" w:cs="Times New Roman"/>
                <w:b/>
                <w:bCs/>
                <w:sz w:val="24"/>
                <w:szCs w:val="24"/>
                <w:lang w:val="en-US"/>
              </w:rPr>
              <w:t>VI. ACTION TAKEN</w:t>
            </w:r>
          </w:p>
        </w:tc>
      </w:tr>
      <w:tr w:rsidR="00863BE3" w14:paraId="15723EEF" w14:textId="77777777" w:rsidTr="00DF35C7">
        <w:tc>
          <w:tcPr>
            <w:tcW w:w="0" w:type="auto"/>
            <w:gridSpan w:val="2"/>
          </w:tcPr>
          <w:p w14:paraId="36FF4577" w14:textId="77777777" w:rsidR="00973F81" w:rsidRPr="002A6FB5" w:rsidRDefault="00973F81" w:rsidP="00A5539C">
            <w:pPr>
              <w:spacing w:before="50" w:after="5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None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Intervention Withdrawn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Interrupted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Dose Modified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N/A</w:t>
            </w:r>
          </w:p>
        </w:tc>
      </w:tr>
      <w:tr w:rsidR="00863BE3" w14:paraId="23B9F041" w14:textId="77777777" w:rsidTr="00DF35C7">
        <w:tc>
          <w:tcPr>
            <w:tcW w:w="0" w:type="auto"/>
            <w:gridSpan w:val="2"/>
            <w:shd w:val="clear" w:color="auto" w:fill="D9E2F3"/>
          </w:tcPr>
          <w:p w14:paraId="22AA02EB" w14:textId="77777777" w:rsidR="00973F81" w:rsidRPr="002A6FB5" w:rsidRDefault="00973F81" w:rsidP="002A6FB5">
            <w:pPr>
              <w:spacing w:before="60" w:after="60"/>
              <w:jc w:val="center"/>
              <w:rPr>
                <w:rFonts w:ascii="Times New Roman" w:hAnsi="Times New Roman" w:cs="Times New Roman"/>
                <w:sz w:val="22"/>
                <w:szCs w:val="22"/>
                <w:lang w:val="en-US"/>
              </w:rPr>
            </w:pPr>
            <w:r w:rsidRPr="002A6FB5">
              <w:rPr>
                <w:rFonts w:ascii="Times New Roman" w:hAnsi="Times New Roman" w:cs="Times New Roman"/>
                <w:b/>
                <w:bCs/>
                <w:sz w:val="24"/>
                <w:szCs w:val="24"/>
                <w:lang w:val="en-US"/>
              </w:rPr>
              <w:t>VII. OUTCOME</w:t>
            </w:r>
          </w:p>
        </w:tc>
      </w:tr>
      <w:tr w:rsidR="00863BE3" w14:paraId="2BCB8E47" w14:textId="77777777" w:rsidTr="00DF35C7">
        <w:tc>
          <w:tcPr>
            <w:tcW w:w="0" w:type="auto"/>
            <w:gridSpan w:val="2"/>
          </w:tcPr>
          <w:p w14:paraId="56882DFA" w14:textId="77777777" w:rsidR="00973F81" w:rsidRPr="002A6FB5" w:rsidRDefault="00973F81" w:rsidP="00A5539C">
            <w:pPr>
              <w:spacing w:before="50" w:after="50"/>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Resolved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Resolving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Not Resolved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Resolved with Sequelae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Fatal</w:t>
            </w:r>
          </w:p>
          <w:p w14:paraId="4158C53C"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 xml:space="preserve">If Fatal, Date of Death: </w:t>
            </w:r>
            <w:r w:rsidR="00132499" w:rsidRPr="002A6FB5">
              <w:rPr>
                <w:rFonts w:ascii="Times New Roman" w:hAnsi="Times New Roman" w:cs="Times New Roman"/>
                <w:sz w:val="22"/>
                <w:szCs w:val="22"/>
                <w:lang w:val="en-US"/>
              </w:rPr>
              <w:t>___/___/____</w:t>
            </w:r>
          </w:p>
        </w:tc>
      </w:tr>
      <w:tr w:rsidR="00863BE3" w14:paraId="0882C674" w14:textId="77777777" w:rsidTr="00DF35C7">
        <w:tc>
          <w:tcPr>
            <w:tcW w:w="0" w:type="auto"/>
            <w:gridSpan w:val="2"/>
            <w:shd w:val="clear" w:color="auto" w:fill="D9E2F3"/>
          </w:tcPr>
          <w:p w14:paraId="0102BF55" w14:textId="77777777" w:rsidR="00973F81" w:rsidRPr="002A6FB5" w:rsidRDefault="00973F81" w:rsidP="002A6FB5">
            <w:pPr>
              <w:spacing w:before="60" w:after="60"/>
              <w:jc w:val="center"/>
              <w:rPr>
                <w:rFonts w:ascii="Times New Roman" w:hAnsi="Times New Roman" w:cs="Times New Roman"/>
                <w:sz w:val="22"/>
                <w:szCs w:val="22"/>
                <w:lang w:val="en-US"/>
              </w:rPr>
            </w:pPr>
            <w:r w:rsidRPr="002A6FB5">
              <w:rPr>
                <w:rFonts w:ascii="Times New Roman" w:hAnsi="Times New Roman" w:cs="Times New Roman"/>
                <w:b/>
                <w:bCs/>
                <w:sz w:val="24"/>
                <w:szCs w:val="24"/>
                <w:lang w:val="en-US"/>
              </w:rPr>
              <w:t>VIII. NARRATIVE</w:t>
            </w:r>
          </w:p>
        </w:tc>
      </w:tr>
      <w:tr w:rsidR="00863BE3" w14:paraId="62E5E0BB" w14:textId="77777777" w:rsidTr="00DF35C7">
        <w:tc>
          <w:tcPr>
            <w:tcW w:w="0" w:type="auto"/>
            <w:gridSpan w:val="2"/>
          </w:tcPr>
          <w:p w14:paraId="0ECF6877"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Brief description of event, treatment given, and outcome:</w:t>
            </w:r>
          </w:p>
          <w:p w14:paraId="45E75B7F"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_________________________________________________________________________________</w:t>
            </w:r>
          </w:p>
          <w:p w14:paraId="57ADEECD"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_________________________________________________________________________________</w:t>
            </w:r>
          </w:p>
          <w:p w14:paraId="46AF1C3E"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_________________________________________________________________________________</w:t>
            </w:r>
          </w:p>
          <w:p w14:paraId="46DB5455"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_________________________________________________________________________________</w:t>
            </w:r>
          </w:p>
        </w:tc>
      </w:tr>
      <w:tr w:rsidR="00863BE3" w14:paraId="087E6F25" w14:textId="77777777" w:rsidTr="00DF35C7">
        <w:tc>
          <w:tcPr>
            <w:tcW w:w="0" w:type="auto"/>
            <w:gridSpan w:val="2"/>
            <w:shd w:val="clear" w:color="auto" w:fill="D9E2F3"/>
          </w:tcPr>
          <w:p w14:paraId="7D523B18" w14:textId="77777777" w:rsidR="00973F81" w:rsidRPr="002A6FB5" w:rsidRDefault="00973F81" w:rsidP="002A6FB5">
            <w:pPr>
              <w:spacing w:before="60" w:after="60"/>
              <w:jc w:val="center"/>
              <w:rPr>
                <w:rFonts w:ascii="Times New Roman" w:hAnsi="Times New Roman" w:cs="Times New Roman"/>
                <w:sz w:val="22"/>
                <w:szCs w:val="22"/>
                <w:lang w:val="en-US"/>
              </w:rPr>
            </w:pPr>
            <w:r w:rsidRPr="002A6FB5">
              <w:rPr>
                <w:rFonts w:ascii="Times New Roman" w:hAnsi="Times New Roman" w:cs="Times New Roman"/>
                <w:b/>
                <w:bCs/>
                <w:sz w:val="24"/>
                <w:szCs w:val="24"/>
                <w:lang w:val="en-US"/>
              </w:rPr>
              <w:t>IX. REPORTER INFORMATION</w:t>
            </w:r>
          </w:p>
        </w:tc>
      </w:tr>
      <w:tr w:rsidR="00863BE3" w14:paraId="7D0875D6" w14:textId="77777777" w:rsidTr="00DF35C7">
        <w:tc>
          <w:tcPr>
            <w:tcW w:w="4139" w:type="dxa"/>
          </w:tcPr>
          <w:p w14:paraId="0822EC42"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Reported By: ____________________</w:t>
            </w:r>
          </w:p>
          <w:p w14:paraId="3ECE6104"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Designation: ____________________</w:t>
            </w:r>
          </w:p>
          <w:p w14:paraId="0E6CA368"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Contact No: ____________________</w:t>
            </w:r>
          </w:p>
        </w:tc>
        <w:tc>
          <w:tcPr>
            <w:tcW w:w="4885" w:type="dxa"/>
          </w:tcPr>
          <w:p w14:paraId="78C59529"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 xml:space="preserve">Date: </w:t>
            </w:r>
            <w:r w:rsidR="00132499" w:rsidRPr="002A6FB5">
              <w:rPr>
                <w:rFonts w:ascii="Times New Roman" w:hAnsi="Times New Roman" w:cs="Times New Roman"/>
                <w:sz w:val="22"/>
                <w:szCs w:val="22"/>
                <w:lang w:val="en-US"/>
              </w:rPr>
              <w:t>___/___/____</w:t>
            </w:r>
          </w:p>
          <w:p w14:paraId="4EF83191"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Signature: ____________________</w:t>
            </w:r>
          </w:p>
        </w:tc>
      </w:tr>
      <w:tr w:rsidR="00863BE3" w14:paraId="617F8F9F" w14:textId="77777777" w:rsidTr="00DF35C7">
        <w:tc>
          <w:tcPr>
            <w:tcW w:w="0" w:type="auto"/>
            <w:gridSpan w:val="2"/>
            <w:shd w:val="clear" w:color="auto" w:fill="D9E2F3"/>
          </w:tcPr>
          <w:p w14:paraId="64D09554" w14:textId="77777777" w:rsidR="00973F81" w:rsidRPr="002A6FB5" w:rsidRDefault="00973F81" w:rsidP="002A6FB5">
            <w:pPr>
              <w:spacing w:before="60" w:after="60"/>
              <w:jc w:val="center"/>
              <w:rPr>
                <w:rFonts w:ascii="Times New Roman" w:hAnsi="Times New Roman" w:cs="Times New Roman"/>
                <w:sz w:val="22"/>
                <w:szCs w:val="22"/>
                <w:lang w:val="en-US"/>
              </w:rPr>
            </w:pPr>
            <w:r w:rsidRPr="002A6FB5">
              <w:rPr>
                <w:rFonts w:ascii="Times New Roman" w:hAnsi="Times New Roman" w:cs="Times New Roman"/>
                <w:b/>
                <w:bCs/>
                <w:sz w:val="24"/>
                <w:szCs w:val="24"/>
                <w:lang w:val="en-US"/>
              </w:rPr>
              <w:t>X. INVESTIGATOR VERIFICATION</w:t>
            </w:r>
          </w:p>
        </w:tc>
      </w:tr>
      <w:tr w:rsidR="00863BE3" w14:paraId="58C16D5C" w14:textId="77777777" w:rsidTr="00DF35C7">
        <w:tc>
          <w:tcPr>
            <w:tcW w:w="4139" w:type="dxa"/>
          </w:tcPr>
          <w:p w14:paraId="0FFF6536"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Investigator Name: ____________________</w:t>
            </w:r>
          </w:p>
          <w:p w14:paraId="53DA7127"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Signature: ____________________</w:t>
            </w:r>
          </w:p>
        </w:tc>
        <w:tc>
          <w:tcPr>
            <w:tcW w:w="4885" w:type="dxa"/>
          </w:tcPr>
          <w:p w14:paraId="7E33C945"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 xml:space="preserve">Date: </w:t>
            </w:r>
            <w:r w:rsidR="00132499" w:rsidRPr="002A6FB5">
              <w:rPr>
                <w:rFonts w:ascii="Times New Roman" w:hAnsi="Times New Roman" w:cs="Times New Roman"/>
                <w:sz w:val="22"/>
                <w:szCs w:val="22"/>
                <w:lang w:val="en-US"/>
              </w:rPr>
              <w:t>___/___/____</w:t>
            </w:r>
          </w:p>
          <w:p w14:paraId="23BD4FAF" w14:textId="77777777" w:rsidR="00973F81" w:rsidRPr="002A6FB5" w:rsidRDefault="00973F81" w:rsidP="00A5539C">
            <w:pPr>
              <w:spacing w:before="40" w:after="40"/>
              <w:rPr>
                <w:rFonts w:ascii="Times New Roman" w:hAnsi="Times New Roman" w:cs="Times New Roman"/>
                <w:sz w:val="22"/>
                <w:szCs w:val="22"/>
                <w:lang w:val="en-US"/>
              </w:rPr>
            </w:pPr>
            <w:r w:rsidRPr="002A6FB5">
              <w:rPr>
                <w:rFonts w:ascii="Times New Roman" w:hAnsi="Times New Roman" w:cs="Times New Roman"/>
                <w:sz w:val="22"/>
                <w:szCs w:val="22"/>
                <w:lang w:val="en-US"/>
              </w:rPr>
              <w:t>Site: ____________________</w:t>
            </w:r>
          </w:p>
        </w:tc>
      </w:tr>
    </w:tbl>
    <w:p w14:paraId="04E9524B" w14:textId="77777777" w:rsidR="00973F81" w:rsidRDefault="00973F81" w:rsidP="002A6FB5">
      <w:pPr>
        <w:spacing w:before="100"/>
        <w:jc w:val="center"/>
        <w:rPr>
          <w:rFonts w:ascii="Times New Roman" w:hAnsi="Times New Roman" w:cs="Times New Roman"/>
          <w:i/>
          <w:iCs/>
          <w:sz w:val="18"/>
          <w:szCs w:val="18"/>
          <w:lang w:val="en-US"/>
        </w:rPr>
      </w:pPr>
      <w:r w:rsidRPr="00A5539C">
        <w:rPr>
          <w:rFonts w:ascii="Times New Roman" w:hAnsi="Times New Roman" w:cs="Times New Roman"/>
          <w:i/>
          <w:iCs/>
          <w:sz w:val="18"/>
          <w:szCs w:val="18"/>
          <w:lang w:val="en-US"/>
        </w:rPr>
        <w:t>Submit to: Principal Investigator &amp; Ethics Committee within 24 hours</w:t>
      </w:r>
    </w:p>
    <w:p w14:paraId="0606B8C7" w14:textId="77777777" w:rsidR="00004649" w:rsidRDefault="00004649" w:rsidP="002A6FB5">
      <w:pPr>
        <w:spacing w:before="100"/>
        <w:jc w:val="center"/>
        <w:rPr>
          <w:rFonts w:ascii="Times New Roman" w:hAnsi="Times New Roman" w:cs="Times New Roman"/>
          <w:i/>
          <w:iCs/>
          <w:sz w:val="18"/>
          <w:szCs w:val="18"/>
          <w:lang w:val="en-US"/>
        </w:rPr>
      </w:pPr>
    </w:p>
    <w:p w14:paraId="4AEB603E" w14:textId="06442ED5" w:rsidR="00004649" w:rsidRDefault="00EC1D0C" w:rsidP="00004649">
      <w:pPr>
        <w:pStyle w:val="Heading1"/>
        <w:rPr>
          <w:lang w:val="en-US"/>
        </w:rPr>
      </w:pPr>
      <w:bookmarkStart w:id="143" w:name="_Toc231310403"/>
      <w:r>
        <w:rPr>
          <w:lang w:val="en-US"/>
        </w:rPr>
        <w:lastRenderedPageBreak/>
        <w:t xml:space="preserve">Helper Form: </w:t>
      </w:r>
      <w:r w:rsidR="00004649">
        <w:rPr>
          <w:lang w:val="en-US"/>
        </w:rPr>
        <w:t>Adverse Events</w:t>
      </w:r>
      <w:bookmarkEnd w:id="143"/>
    </w:p>
    <w:p w14:paraId="42D7FBF8" w14:textId="77777777" w:rsidR="00365854" w:rsidRDefault="00365854" w:rsidP="00365854">
      <w:pPr>
        <w:jc w:val="center"/>
        <w:rPr>
          <w:rFonts w:ascii="Times New Roman" w:hAnsi="Times New Roman" w:cs="Times New Roman"/>
          <w:sz w:val="22"/>
          <w:szCs w:val="22"/>
          <w:lang w:val="en-US"/>
        </w:rPr>
      </w:pPr>
      <w:r w:rsidRPr="00365854">
        <w:rPr>
          <w:rFonts w:ascii="Times New Roman" w:hAnsi="Times New Roman" w:cs="Times New Roman"/>
          <w:sz w:val="22"/>
          <w:szCs w:val="22"/>
          <w:lang w:val="en-US"/>
        </w:rPr>
        <w:t>Use this form to report any adverse event as per INC Adverse Event scale v1.0</w:t>
      </w:r>
    </w:p>
    <w:p w14:paraId="72EA43F0" w14:textId="77777777" w:rsidR="00365854" w:rsidRPr="00365854" w:rsidRDefault="00365854" w:rsidP="00365854">
      <w:pPr>
        <w:jc w:val="center"/>
        <w:rPr>
          <w:rFonts w:ascii="Times New Roman" w:hAnsi="Times New Roman" w:cs="Times New Roman"/>
          <w:sz w:val="22"/>
          <w:szCs w:val="22"/>
          <w:lang w:val="en-US"/>
        </w:rPr>
      </w:pPr>
    </w:p>
    <w:tbl>
      <w:tblPr>
        <w:tblStyle w:val="TableGrid"/>
        <w:tblW w:w="10530" w:type="dxa"/>
        <w:tblInd w:w="-725" w:type="dxa"/>
        <w:tblCellMar>
          <w:left w:w="72" w:type="dxa"/>
          <w:right w:w="115" w:type="dxa"/>
        </w:tblCellMar>
        <w:tblLook w:val="04A0" w:firstRow="1" w:lastRow="0" w:firstColumn="1" w:lastColumn="0" w:noHBand="0" w:noVBand="1"/>
      </w:tblPr>
      <w:tblGrid>
        <w:gridCol w:w="5029"/>
        <w:gridCol w:w="5501"/>
      </w:tblGrid>
      <w:tr w:rsidR="00A727C5" w14:paraId="2835F02B" w14:textId="77777777" w:rsidTr="001E2CFE">
        <w:trPr>
          <w:trHeight w:val="288"/>
        </w:trPr>
        <w:tc>
          <w:tcPr>
            <w:tcW w:w="5029" w:type="dxa"/>
            <w:vAlign w:val="center"/>
          </w:tcPr>
          <w:p w14:paraId="203D4F24" w14:textId="77777777" w:rsidR="00A727C5" w:rsidRDefault="00A727C5" w:rsidP="00A727C5">
            <w:pPr>
              <w:rPr>
                <w:lang w:val="en-US"/>
              </w:rPr>
            </w:pPr>
            <w:r w:rsidRPr="00B42550">
              <w:rPr>
                <w:rFonts w:ascii="Times New Roman" w:hAnsi="Times New Roman" w:cs="Times New Roman"/>
                <w:sz w:val="22"/>
                <w:szCs w:val="22"/>
                <w:lang w:val="en-US"/>
              </w:rPr>
              <w:t>Enrollment ID: ________________</w:t>
            </w:r>
          </w:p>
        </w:tc>
        <w:tc>
          <w:tcPr>
            <w:tcW w:w="5501" w:type="dxa"/>
            <w:vAlign w:val="center"/>
          </w:tcPr>
          <w:p w14:paraId="6B11E2C8" w14:textId="77777777" w:rsidR="00A727C5" w:rsidRDefault="00A727C5" w:rsidP="00A727C5">
            <w:pPr>
              <w:rPr>
                <w:lang w:val="en-US"/>
              </w:rPr>
            </w:pPr>
            <w:r w:rsidRPr="003871CF">
              <w:rPr>
                <w:rFonts w:ascii="Times New Roman" w:hAnsi="Times New Roman" w:cs="Times New Roman"/>
                <w:sz w:val="22"/>
                <w:szCs w:val="22"/>
                <w:lang w:val="en-US"/>
              </w:rPr>
              <w:t>Mother's Name: ________________</w:t>
            </w:r>
          </w:p>
        </w:tc>
      </w:tr>
      <w:tr w:rsidR="00A727C5" w14:paraId="42466C04" w14:textId="77777777" w:rsidTr="001E2CFE">
        <w:trPr>
          <w:trHeight w:val="288"/>
        </w:trPr>
        <w:tc>
          <w:tcPr>
            <w:tcW w:w="5029" w:type="dxa"/>
            <w:vAlign w:val="center"/>
          </w:tcPr>
          <w:p w14:paraId="384B6F79" w14:textId="77777777" w:rsidR="00A727C5" w:rsidRDefault="00A727C5" w:rsidP="00A727C5">
            <w:pPr>
              <w:rPr>
                <w:lang w:val="en-US"/>
              </w:rPr>
            </w:pPr>
            <w:r w:rsidRPr="00B42550">
              <w:rPr>
                <w:rFonts w:ascii="Times New Roman" w:hAnsi="Times New Roman" w:cs="Times New Roman"/>
                <w:sz w:val="22"/>
                <w:szCs w:val="22"/>
                <w:lang w:val="en-US"/>
              </w:rPr>
              <w:t>Baby's UID: ________________</w:t>
            </w:r>
          </w:p>
        </w:tc>
        <w:tc>
          <w:tcPr>
            <w:tcW w:w="5501" w:type="dxa"/>
            <w:vAlign w:val="center"/>
          </w:tcPr>
          <w:p w14:paraId="4100443B" w14:textId="77777777" w:rsidR="00A727C5" w:rsidRDefault="00A727C5" w:rsidP="00A727C5">
            <w:pPr>
              <w:rPr>
                <w:lang w:val="en-US"/>
              </w:rPr>
            </w:pPr>
            <w:r w:rsidRPr="006F17F3">
              <w:rPr>
                <w:rFonts w:ascii="Times New Roman" w:hAnsi="Times New Roman" w:cs="Times New Roman"/>
                <w:sz w:val="22"/>
                <w:szCs w:val="22"/>
                <w:lang w:val="en-US"/>
              </w:rPr>
              <w:t>Maternal UID: ________________</w:t>
            </w:r>
          </w:p>
        </w:tc>
      </w:tr>
      <w:tr w:rsidR="00A727C5" w14:paraId="09D9F900" w14:textId="77777777" w:rsidTr="001E2CFE">
        <w:trPr>
          <w:trHeight w:val="288"/>
        </w:trPr>
        <w:tc>
          <w:tcPr>
            <w:tcW w:w="10530" w:type="dxa"/>
            <w:gridSpan w:val="2"/>
            <w:vAlign w:val="center"/>
          </w:tcPr>
          <w:p w14:paraId="22AAB477" w14:textId="77777777" w:rsidR="00A727C5" w:rsidRPr="006F17F3" w:rsidRDefault="00A727C5" w:rsidP="00A727C5">
            <w:pPr>
              <w:rPr>
                <w:rFonts w:ascii="Times New Roman" w:hAnsi="Times New Roman" w:cs="Times New Roman"/>
                <w:sz w:val="22"/>
                <w:szCs w:val="22"/>
                <w:lang w:val="en-US"/>
              </w:rPr>
            </w:pPr>
            <w:r>
              <w:rPr>
                <w:rFonts w:ascii="Times New Roman" w:hAnsi="Times New Roman" w:cs="Times New Roman"/>
                <w:sz w:val="22"/>
                <w:szCs w:val="22"/>
                <w:lang w:val="en-US"/>
              </w:rPr>
              <w:t xml:space="preserve">Was any adverse event reported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Yes  </w:t>
            </w:r>
            <w:r w:rsidRPr="002A6FB5">
              <w:rPr>
                <w:rFonts w:ascii="Times New Roman" w:hAnsi="Times New Roman" w:cs="Times New Roman"/>
                <w:sz w:val="22"/>
                <w:szCs w:val="22"/>
                <w:lang w:val="en-US"/>
              </w:rPr>
              <w:t xml:space="preserve"> </w:t>
            </w: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w:t>
            </w:r>
            <w:r>
              <w:rPr>
                <w:rFonts w:ascii="Times New Roman" w:hAnsi="Times New Roman" w:cs="Times New Roman"/>
                <w:sz w:val="22"/>
                <w:szCs w:val="22"/>
                <w:lang w:val="en-US"/>
              </w:rPr>
              <w:t>No,  if yes, please fill the details below</w:t>
            </w:r>
            <w:r w:rsidRPr="002A6FB5">
              <w:rPr>
                <w:rFonts w:ascii="Times New Roman" w:hAnsi="Times New Roman" w:cs="Times New Roman"/>
                <w:sz w:val="22"/>
                <w:szCs w:val="22"/>
                <w:lang w:val="en-US"/>
              </w:rPr>
              <w:t xml:space="preserve"> </w:t>
            </w:r>
          </w:p>
        </w:tc>
      </w:tr>
    </w:tbl>
    <w:p w14:paraId="0A321838" w14:textId="77777777" w:rsidR="00365854" w:rsidRDefault="00365854" w:rsidP="00365854">
      <w:pPr>
        <w:rPr>
          <w:lang w:val="en-US"/>
        </w:rPr>
      </w:pPr>
    </w:p>
    <w:p w14:paraId="3ED7DE0E" w14:textId="77777777" w:rsidR="00365854" w:rsidRPr="00A727C5" w:rsidRDefault="00A727C5" w:rsidP="00A727C5">
      <w:pPr>
        <w:ind w:left="-720"/>
        <w:rPr>
          <w:rFonts w:ascii="Times New Roman" w:hAnsi="Times New Roman" w:cs="Times New Roman"/>
          <w:b/>
          <w:bCs/>
          <w:sz w:val="24"/>
          <w:szCs w:val="24"/>
          <w:lang w:val="en-US"/>
        </w:rPr>
      </w:pPr>
      <w:r w:rsidRPr="00A727C5">
        <w:rPr>
          <w:rFonts w:ascii="Times New Roman" w:hAnsi="Times New Roman" w:cs="Times New Roman"/>
          <w:b/>
          <w:bCs/>
          <w:sz w:val="24"/>
          <w:szCs w:val="24"/>
          <w:lang w:val="en-US"/>
        </w:rPr>
        <w:t>List of adverse events</w:t>
      </w:r>
    </w:p>
    <w:p w14:paraId="7A6EA463" w14:textId="77777777" w:rsidR="00A727C5" w:rsidRDefault="00A727C5" w:rsidP="00A727C5">
      <w:pPr>
        <w:rPr>
          <w:rFonts w:ascii="Times New Roman" w:hAnsi="Times New Roman" w:cs="Times New Roman"/>
          <w:sz w:val="24"/>
          <w:szCs w:val="24"/>
          <w:lang w:val="en-US"/>
        </w:rPr>
      </w:pPr>
    </w:p>
    <w:tbl>
      <w:tblPr>
        <w:tblStyle w:val="TableGrid"/>
        <w:tblW w:w="10577" w:type="dxa"/>
        <w:tblInd w:w="-725" w:type="dxa"/>
        <w:tblLook w:val="04A0" w:firstRow="1" w:lastRow="0" w:firstColumn="1" w:lastColumn="0" w:noHBand="0" w:noVBand="1"/>
      </w:tblPr>
      <w:tblGrid>
        <w:gridCol w:w="639"/>
        <w:gridCol w:w="1623"/>
        <w:gridCol w:w="1176"/>
        <w:gridCol w:w="1357"/>
        <w:gridCol w:w="1303"/>
        <w:gridCol w:w="2317"/>
        <w:gridCol w:w="950"/>
        <w:gridCol w:w="1212"/>
      </w:tblGrid>
      <w:tr w:rsidR="001E2CFE" w14:paraId="5C54EA69" w14:textId="77777777" w:rsidTr="007C773D">
        <w:trPr>
          <w:trHeight w:val="1051"/>
        </w:trPr>
        <w:tc>
          <w:tcPr>
            <w:tcW w:w="639" w:type="dxa"/>
          </w:tcPr>
          <w:p w14:paraId="01A559FD" w14:textId="77777777" w:rsidR="00A727C5" w:rsidRPr="001E2CFE" w:rsidRDefault="00A727C5" w:rsidP="00A727C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w:t>
            </w:r>
          </w:p>
        </w:tc>
        <w:tc>
          <w:tcPr>
            <w:tcW w:w="1623" w:type="dxa"/>
          </w:tcPr>
          <w:p w14:paraId="3F79E14D" w14:textId="77777777" w:rsidR="00A727C5" w:rsidRPr="001E2CFE" w:rsidRDefault="00A727C5" w:rsidP="00A727C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Description of adverse event</w:t>
            </w:r>
          </w:p>
        </w:tc>
        <w:tc>
          <w:tcPr>
            <w:tcW w:w="1176" w:type="dxa"/>
          </w:tcPr>
          <w:p w14:paraId="41C52F20" w14:textId="77777777" w:rsidR="00A727C5" w:rsidRPr="001E2CFE" w:rsidRDefault="00A727C5" w:rsidP="00A727C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Definition number</w:t>
            </w:r>
          </w:p>
        </w:tc>
        <w:tc>
          <w:tcPr>
            <w:tcW w:w="1357" w:type="dxa"/>
          </w:tcPr>
          <w:p w14:paraId="44ADAFFF" w14:textId="77777777" w:rsidR="00A727C5" w:rsidRPr="001E2CFE" w:rsidRDefault="00A727C5" w:rsidP="00A727C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 xml:space="preserve">Start date </w:t>
            </w:r>
            <w:r w:rsidRPr="001E2CFE">
              <w:rPr>
                <w:rFonts w:ascii="Times New Roman" w:hAnsi="Times New Roman" w:cs="Times New Roman"/>
                <w:b/>
                <w:bCs/>
                <w:sz w:val="18"/>
                <w:szCs w:val="18"/>
                <w:lang w:val="en-US"/>
              </w:rPr>
              <w:t>(DD/MM/YY)</w:t>
            </w:r>
          </w:p>
        </w:tc>
        <w:tc>
          <w:tcPr>
            <w:tcW w:w="1303" w:type="dxa"/>
          </w:tcPr>
          <w:p w14:paraId="5645AD84" w14:textId="77777777" w:rsidR="00A727C5" w:rsidRPr="001E2CFE" w:rsidRDefault="00A727C5" w:rsidP="00A727C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 xml:space="preserve">End date </w:t>
            </w:r>
            <w:r w:rsidRPr="001E2CFE">
              <w:rPr>
                <w:rFonts w:ascii="Times New Roman" w:hAnsi="Times New Roman" w:cs="Times New Roman"/>
                <w:b/>
                <w:bCs/>
                <w:sz w:val="18"/>
                <w:szCs w:val="18"/>
                <w:lang w:val="en-US"/>
              </w:rPr>
              <w:t>(DD/MM/YY)</w:t>
            </w:r>
          </w:p>
        </w:tc>
        <w:tc>
          <w:tcPr>
            <w:tcW w:w="2317" w:type="dxa"/>
          </w:tcPr>
          <w:p w14:paraId="4A1E7FAA" w14:textId="77777777" w:rsidR="00A727C5" w:rsidRPr="001E2CFE" w:rsidRDefault="00A727C5" w:rsidP="00A727C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Severity grade (write full description)</w:t>
            </w:r>
          </w:p>
        </w:tc>
        <w:tc>
          <w:tcPr>
            <w:tcW w:w="950" w:type="dxa"/>
          </w:tcPr>
          <w:p w14:paraId="0F146704" w14:textId="77777777" w:rsidR="007C773D" w:rsidRDefault="00A727C5" w:rsidP="00A727C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 xml:space="preserve">Grade </w:t>
            </w:r>
          </w:p>
          <w:p w14:paraId="1CC0B828" w14:textId="77777777" w:rsidR="00A727C5" w:rsidRPr="001E2CFE" w:rsidRDefault="00A727C5" w:rsidP="00A727C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(1-5)</w:t>
            </w:r>
          </w:p>
        </w:tc>
        <w:tc>
          <w:tcPr>
            <w:tcW w:w="1212" w:type="dxa"/>
          </w:tcPr>
          <w:p w14:paraId="286596BF" w14:textId="77777777" w:rsidR="00A727C5" w:rsidRPr="001E2CFE" w:rsidRDefault="00A727C5" w:rsidP="00A727C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Converted to serious adverse event</w:t>
            </w:r>
          </w:p>
        </w:tc>
      </w:tr>
      <w:tr w:rsidR="001E2CFE" w14:paraId="6E63EB99" w14:textId="77777777" w:rsidTr="007C773D">
        <w:trPr>
          <w:trHeight w:val="1924"/>
        </w:trPr>
        <w:tc>
          <w:tcPr>
            <w:tcW w:w="639" w:type="dxa"/>
          </w:tcPr>
          <w:p w14:paraId="40B1B3DB" w14:textId="77777777" w:rsidR="00A727C5" w:rsidRDefault="00A727C5" w:rsidP="00A727C5">
            <w:pPr>
              <w:rPr>
                <w:rFonts w:ascii="Times New Roman" w:hAnsi="Times New Roman" w:cs="Times New Roman"/>
                <w:sz w:val="24"/>
                <w:szCs w:val="24"/>
                <w:lang w:val="en-US"/>
              </w:rPr>
            </w:pPr>
          </w:p>
        </w:tc>
        <w:tc>
          <w:tcPr>
            <w:tcW w:w="1623" w:type="dxa"/>
          </w:tcPr>
          <w:p w14:paraId="7C4DC01B" w14:textId="77777777" w:rsidR="00A727C5" w:rsidRDefault="00A727C5" w:rsidP="00A727C5">
            <w:pPr>
              <w:rPr>
                <w:rFonts w:ascii="Times New Roman" w:hAnsi="Times New Roman" w:cs="Times New Roman"/>
                <w:sz w:val="24"/>
                <w:szCs w:val="24"/>
                <w:lang w:val="en-US"/>
              </w:rPr>
            </w:pPr>
          </w:p>
        </w:tc>
        <w:tc>
          <w:tcPr>
            <w:tcW w:w="1176" w:type="dxa"/>
          </w:tcPr>
          <w:p w14:paraId="4DCFCD0F" w14:textId="77777777" w:rsidR="00A727C5" w:rsidRDefault="00A727C5" w:rsidP="00A727C5">
            <w:pPr>
              <w:rPr>
                <w:rFonts w:ascii="Times New Roman" w:hAnsi="Times New Roman" w:cs="Times New Roman"/>
                <w:sz w:val="24"/>
                <w:szCs w:val="24"/>
                <w:lang w:val="en-US"/>
              </w:rPr>
            </w:pPr>
          </w:p>
        </w:tc>
        <w:tc>
          <w:tcPr>
            <w:tcW w:w="1357" w:type="dxa"/>
          </w:tcPr>
          <w:p w14:paraId="37FA9F07" w14:textId="77777777" w:rsidR="00A727C5" w:rsidRDefault="00A727C5" w:rsidP="00A727C5">
            <w:pPr>
              <w:rPr>
                <w:rFonts w:ascii="Times New Roman" w:hAnsi="Times New Roman" w:cs="Times New Roman"/>
                <w:sz w:val="24"/>
                <w:szCs w:val="24"/>
                <w:lang w:val="en-US"/>
              </w:rPr>
            </w:pPr>
          </w:p>
        </w:tc>
        <w:tc>
          <w:tcPr>
            <w:tcW w:w="1303" w:type="dxa"/>
          </w:tcPr>
          <w:p w14:paraId="24B39C92" w14:textId="77777777" w:rsidR="00A727C5" w:rsidRDefault="00A727C5" w:rsidP="00A727C5">
            <w:pPr>
              <w:rPr>
                <w:rFonts w:ascii="Times New Roman" w:hAnsi="Times New Roman" w:cs="Times New Roman"/>
                <w:sz w:val="24"/>
                <w:szCs w:val="24"/>
                <w:lang w:val="en-US"/>
              </w:rPr>
            </w:pPr>
          </w:p>
        </w:tc>
        <w:tc>
          <w:tcPr>
            <w:tcW w:w="2317" w:type="dxa"/>
          </w:tcPr>
          <w:p w14:paraId="198A5C64" w14:textId="77777777" w:rsidR="00A727C5" w:rsidRDefault="00A727C5" w:rsidP="00A727C5">
            <w:pPr>
              <w:rPr>
                <w:rFonts w:ascii="Times New Roman" w:hAnsi="Times New Roman" w:cs="Times New Roman"/>
                <w:sz w:val="24"/>
                <w:szCs w:val="24"/>
                <w:lang w:val="en-US"/>
              </w:rPr>
            </w:pPr>
          </w:p>
        </w:tc>
        <w:tc>
          <w:tcPr>
            <w:tcW w:w="950" w:type="dxa"/>
          </w:tcPr>
          <w:p w14:paraId="6C072983" w14:textId="77777777" w:rsidR="00A727C5" w:rsidRDefault="00A727C5" w:rsidP="00A727C5">
            <w:pPr>
              <w:rPr>
                <w:rFonts w:ascii="Times New Roman" w:hAnsi="Times New Roman" w:cs="Times New Roman"/>
                <w:sz w:val="24"/>
                <w:szCs w:val="24"/>
                <w:lang w:val="en-US"/>
              </w:rPr>
            </w:pPr>
          </w:p>
        </w:tc>
        <w:tc>
          <w:tcPr>
            <w:tcW w:w="1212" w:type="dxa"/>
            <w:vAlign w:val="center"/>
          </w:tcPr>
          <w:p w14:paraId="69D087D7" w14:textId="77777777" w:rsidR="001E2CFE" w:rsidRDefault="001E2CFE" w:rsidP="001E2CFE">
            <w:pPr>
              <w:jc w:val="center"/>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w:t>
            </w:r>
            <w:r>
              <w:rPr>
                <w:rFonts w:ascii="Times New Roman" w:hAnsi="Times New Roman" w:cs="Times New Roman"/>
                <w:sz w:val="22"/>
                <w:szCs w:val="22"/>
                <w:lang w:val="en-US"/>
              </w:rPr>
              <w:t>Yes</w:t>
            </w:r>
          </w:p>
          <w:p w14:paraId="7FF829AE" w14:textId="77777777" w:rsidR="00A727C5" w:rsidRDefault="001E2CFE" w:rsidP="001E2CFE">
            <w:pPr>
              <w:jc w:val="center"/>
              <w:rPr>
                <w:rFonts w:ascii="Times New Roman" w:hAnsi="Times New Roman" w:cs="Times New Roman"/>
                <w:sz w:val="24"/>
                <w:szCs w:val="24"/>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w:t>
            </w:r>
            <w:r>
              <w:rPr>
                <w:rFonts w:ascii="Times New Roman" w:hAnsi="Times New Roman" w:cs="Times New Roman"/>
                <w:sz w:val="22"/>
                <w:szCs w:val="22"/>
                <w:lang w:val="en-US"/>
              </w:rPr>
              <w:t>No</w:t>
            </w:r>
          </w:p>
        </w:tc>
      </w:tr>
      <w:tr w:rsidR="001E2CFE" w14:paraId="36713E10" w14:textId="77777777" w:rsidTr="007C773D">
        <w:trPr>
          <w:trHeight w:val="1924"/>
        </w:trPr>
        <w:tc>
          <w:tcPr>
            <w:tcW w:w="639" w:type="dxa"/>
          </w:tcPr>
          <w:p w14:paraId="0A52424C" w14:textId="77777777" w:rsidR="00A727C5" w:rsidRDefault="00A727C5" w:rsidP="00A727C5">
            <w:pPr>
              <w:rPr>
                <w:rFonts w:ascii="Times New Roman" w:hAnsi="Times New Roman" w:cs="Times New Roman"/>
                <w:sz w:val="24"/>
                <w:szCs w:val="24"/>
                <w:lang w:val="en-US"/>
              </w:rPr>
            </w:pPr>
          </w:p>
        </w:tc>
        <w:tc>
          <w:tcPr>
            <w:tcW w:w="1623" w:type="dxa"/>
          </w:tcPr>
          <w:p w14:paraId="10C61EE0" w14:textId="77777777" w:rsidR="00A727C5" w:rsidRDefault="00A727C5" w:rsidP="00A727C5">
            <w:pPr>
              <w:rPr>
                <w:rFonts w:ascii="Times New Roman" w:hAnsi="Times New Roman" w:cs="Times New Roman"/>
                <w:sz w:val="24"/>
                <w:szCs w:val="24"/>
                <w:lang w:val="en-US"/>
              </w:rPr>
            </w:pPr>
          </w:p>
        </w:tc>
        <w:tc>
          <w:tcPr>
            <w:tcW w:w="1176" w:type="dxa"/>
          </w:tcPr>
          <w:p w14:paraId="1B9B32DF" w14:textId="77777777" w:rsidR="00A727C5" w:rsidRDefault="00A727C5" w:rsidP="00A727C5">
            <w:pPr>
              <w:rPr>
                <w:rFonts w:ascii="Times New Roman" w:hAnsi="Times New Roman" w:cs="Times New Roman"/>
                <w:sz w:val="24"/>
                <w:szCs w:val="24"/>
                <w:lang w:val="en-US"/>
              </w:rPr>
            </w:pPr>
          </w:p>
        </w:tc>
        <w:tc>
          <w:tcPr>
            <w:tcW w:w="1357" w:type="dxa"/>
          </w:tcPr>
          <w:p w14:paraId="2BFB5108" w14:textId="77777777" w:rsidR="00A727C5" w:rsidRDefault="00A727C5" w:rsidP="00A727C5">
            <w:pPr>
              <w:rPr>
                <w:rFonts w:ascii="Times New Roman" w:hAnsi="Times New Roman" w:cs="Times New Roman"/>
                <w:sz w:val="24"/>
                <w:szCs w:val="24"/>
                <w:lang w:val="en-US"/>
              </w:rPr>
            </w:pPr>
          </w:p>
        </w:tc>
        <w:tc>
          <w:tcPr>
            <w:tcW w:w="1303" w:type="dxa"/>
          </w:tcPr>
          <w:p w14:paraId="63606656" w14:textId="77777777" w:rsidR="00A727C5" w:rsidRDefault="00A727C5" w:rsidP="00A727C5">
            <w:pPr>
              <w:rPr>
                <w:rFonts w:ascii="Times New Roman" w:hAnsi="Times New Roman" w:cs="Times New Roman"/>
                <w:sz w:val="24"/>
                <w:szCs w:val="24"/>
                <w:lang w:val="en-US"/>
              </w:rPr>
            </w:pPr>
          </w:p>
        </w:tc>
        <w:tc>
          <w:tcPr>
            <w:tcW w:w="2317" w:type="dxa"/>
          </w:tcPr>
          <w:p w14:paraId="0442E78F" w14:textId="77777777" w:rsidR="00A727C5" w:rsidRDefault="00A727C5" w:rsidP="00A727C5">
            <w:pPr>
              <w:rPr>
                <w:rFonts w:ascii="Times New Roman" w:hAnsi="Times New Roman" w:cs="Times New Roman"/>
                <w:sz w:val="24"/>
                <w:szCs w:val="24"/>
                <w:lang w:val="en-US"/>
              </w:rPr>
            </w:pPr>
          </w:p>
        </w:tc>
        <w:tc>
          <w:tcPr>
            <w:tcW w:w="950" w:type="dxa"/>
          </w:tcPr>
          <w:p w14:paraId="15BA0529" w14:textId="77777777" w:rsidR="00A727C5" w:rsidRDefault="00A727C5" w:rsidP="00A727C5">
            <w:pPr>
              <w:rPr>
                <w:rFonts w:ascii="Times New Roman" w:hAnsi="Times New Roman" w:cs="Times New Roman"/>
                <w:sz w:val="24"/>
                <w:szCs w:val="24"/>
                <w:lang w:val="en-US"/>
              </w:rPr>
            </w:pPr>
          </w:p>
        </w:tc>
        <w:tc>
          <w:tcPr>
            <w:tcW w:w="1212" w:type="dxa"/>
            <w:vAlign w:val="center"/>
          </w:tcPr>
          <w:p w14:paraId="1C64AFD1" w14:textId="77777777" w:rsidR="001E2CFE" w:rsidRDefault="001E2CFE" w:rsidP="001E2CFE">
            <w:pPr>
              <w:jc w:val="center"/>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w:t>
            </w:r>
            <w:r>
              <w:rPr>
                <w:rFonts w:ascii="Times New Roman" w:hAnsi="Times New Roman" w:cs="Times New Roman"/>
                <w:sz w:val="22"/>
                <w:szCs w:val="22"/>
                <w:lang w:val="en-US"/>
              </w:rPr>
              <w:t>Yes</w:t>
            </w:r>
          </w:p>
          <w:p w14:paraId="5DB9A80F" w14:textId="77777777" w:rsidR="00A727C5" w:rsidRDefault="001E2CFE" w:rsidP="001E2CFE">
            <w:pPr>
              <w:jc w:val="center"/>
              <w:rPr>
                <w:rFonts w:ascii="Times New Roman" w:hAnsi="Times New Roman" w:cs="Times New Roman"/>
                <w:sz w:val="24"/>
                <w:szCs w:val="24"/>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w:t>
            </w:r>
            <w:r>
              <w:rPr>
                <w:rFonts w:ascii="Times New Roman" w:hAnsi="Times New Roman" w:cs="Times New Roman"/>
                <w:sz w:val="22"/>
                <w:szCs w:val="22"/>
                <w:lang w:val="en-US"/>
              </w:rPr>
              <w:t>No</w:t>
            </w:r>
          </w:p>
        </w:tc>
      </w:tr>
      <w:tr w:rsidR="001E2CFE" w14:paraId="0A98B28D" w14:textId="77777777" w:rsidTr="007C773D">
        <w:trPr>
          <w:trHeight w:val="1924"/>
        </w:trPr>
        <w:tc>
          <w:tcPr>
            <w:tcW w:w="639" w:type="dxa"/>
          </w:tcPr>
          <w:p w14:paraId="3166B3E5" w14:textId="77777777" w:rsidR="00A727C5" w:rsidRDefault="00A727C5" w:rsidP="00A727C5">
            <w:pPr>
              <w:rPr>
                <w:rFonts w:ascii="Times New Roman" w:hAnsi="Times New Roman" w:cs="Times New Roman"/>
                <w:sz w:val="24"/>
                <w:szCs w:val="24"/>
                <w:lang w:val="en-US"/>
              </w:rPr>
            </w:pPr>
          </w:p>
        </w:tc>
        <w:tc>
          <w:tcPr>
            <w:tcW w:w="1623" w:type="dxa"/>
          </w:tcPr>
          <w:p w14:paraId="4C1027FD" w14:textId="77777777" w:rsidR="00A727C5" w:rsidRDefault="00A727C5" w:rsidP="00A727C5">
            <w:pPr>
              <w:rPr>
                <w:rFonts w:ascii="Times New Roman" w:hAnsi="Times New Roman" w:cs="Times New Roman"/>
                <w:sz w:val="24"/>
                <w:szCs w:val="24"/>
                <w:lang w:val="en-US"/>
              </w:rPr>
            </w:pPr>
          </w:p>
        </w:tc>
        <w:tc>
          <w:tcPr>
            <w:tcW w:w="1176" w:type="dxa"/>
          </w:tcPr>
          <w:p w14:paraId="22DAFFE9" w14:textId="77777777" w:rsidR="00A727C5" w:rsidRDefault="00A727C5" w:rsidP="00A727C5">
            <w:pPr>
              <w:rPr>
                <w:rFonts w:ascii="Times New Roman" w:hAnsi="Times New Roman" w:cs="Times New Roman"/>
                <w:sz w:val="24"/>
                <w:szCs w:val="24"/>
                <w:lang w:val="en-US"/>
              </w:rPr>
            </w:pPr>
          </w:p>
        </w:tc>
        <w:tc>
          <w:tcPr>
            <w:tcW w:w="1357" w:type="dxa"/>
          </w:tcPr>
          <w:p w14:paraId="46984FCE" w14:textId="77777777" w:rsidR="00A727C5" w:rsidRDefault="00A727C5" w:rsidP="00A727C5">
            <w:pPr>
              <w:rPr>
                <w:rFonts w:ascii="Times New Roman" w:hAnsi="Times New Roman" w:cs="Times New Roman"/>
                <w:sz w:val="24"/>
                <w:szCs w:val="24"/>
                <w:lang w:val="en-US"/>
              </w:rPr>
            </w:pPr>
          </w:p>
        </w:tc>
        <w:tc>
          <w:tcPr>
            <w:tcW w:w="1303" w:type="dxa"/>
          </w:tcPr>
          <w:p w14:paraId="5C3A7A96" w14:textId="77777777" w:rsidR="00A727C5" w:rsidRDefault="00A727C5" w:rsidP="00A727C5">
            <w:pPr>
              <w:rPr>
                <w:rFonts w:ascii="Times New Roman" w:hAnsi="Times New Roman" w:cs="Times New Roman"/>
                <w:sz w:val="24"/>
                <w:szCs w:val="24"/>
                <w:lang w:val="en-US"/>
              </w:rPr>
            </w:pPr>
          </w:p>
        </w:tc>
        <w:tc>
          <w:tcPr>
            <w:tcW w:w="2317" w:type="dxa"/>
          </w:tcPr>
          <w:p w14:paraId="4A7DA3C9" w14:textId="77777777" w:rsidR="00A727C5" w:rsidRDefault="00A727C5" w:rsidP="00A727C5">
            <w:pPr>
              <w:rPr>
                <w:rFonts w:ascii="Times New Roman" w:hAnsi="Times New Roman" w:cs="Times New Roman"/>
                <w:sz w:val="24"/>
                <w:szCs w:val="24"/>
                <w:lang w:val="en-US"/>
              </w:rPr>
            </w:pPr>
          </w:p>
        </w:tc>
        <w:tc>
          <w:tcPr>
            <w:tcW w:w="950" w:type="dxa"/>
          </w:tcPr>
          <w:p w14:paraId="510120F2" w14:textId="77777777" w:rsidR="00A727C5" w:rsidRDefault="00A727C5" w:rsidP="00A727C5">
            <w:pPr>
              <w:rPr>
                <w:rFonts w:ascii="Times New Roman" w:hAnsi="Times New Roman" w:cs="Times New Roman"/>
                <w:sz w:val="24"/>
                <w:szCs w:val="24"/>
                <w:lang w:val="en-US"/>
              </w:rPr>
            </w:pPr>
          </w:p>
        </w:tc>
        <w:tc>
          <w:tcPr>
            <w:tcW w:w="1212" w:type="dxa"/>
            <w:vAlign w:val="center"/>
          </w:tcPr>
          <w:p w14:paraId="3359D655" w14:textId="77777777" w:rsidR="001E2CFE" w:rsidRDefault="001E2CFE" w:rsidP="001E2CFE">
            <w:pPr>
              <w:jc w:val="center"/>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w:t>
            </w:r>
            <w:r>
              <w:rPr>
                <w:rFonts w:ascii="Times New Roman" w:hAnsi="Times New Roman" w:cs="Times New Roman"/>
                <w:sz w:val="22"/>
                <w:szCs w:val="22"/>
                <w:lang w:val="en-US"/>
              </w:rPr>
              <w:t>Yes</w:t>
            </w:r>
          </w:p>
          <w:p w14:paraId="18803C5E" w14:textId="77777777" w:rsidR="00A727C5" w:rsidRDefault="001E2CFE" w:rsidP="001E2CFE">
            <w:pPr>
              <w:jc w:val="center"/>
              <w:rPr>
                <w:rFonts w:ascii="Times New Roman" w:hAnsi="Times New Roman" w:cs="Times New Roman"/>
                <w:sz w:val="24"/>
                <w:szCs w:val="24"/>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w:t>
            </w:r>
            <w:r>
              <w:rPr>
                <w:rFonts w:ascii="Times New Roman" w:hAnsi="Times New Roman" w:cs="Times New Roman"/>
                <w:sz w:val="22"/>
                <w:szCs w:val="22"/>
                <w:lang w:val="en-US"/>
              </w:rPr>
              <w:t>No</w:t>
            </w:r>
          </w:p>
        </w:tc>
      </w:tr>
      <w:tr w:rsidR="001E2CFE" w14:paraId="3A3B718F" w14:textId="77777777" w:rsidTr="007C773D">
        <w:trPr>
          <w:trHeight w:val="1924"/>
        </w:trPr>
        <w:tc>
          <w:tcPr>
            <w:tcW w:w="639" w:type="dxa"/>
          </w:tcPr>
          <w:p w14:paraId="1F067AE1" w14:textId="77777777" w:rsidR="00A727C5" w:rsidRDefault="00A727C5" w:rsidP="00A727C5">
            <w:pPr>
              <w:rPr>
                <w:rFonts w:ascii="Times New Roman" w:hAnsi="Times New Roman" w:cs="Times New Roman"/>
                <w:sz w:val="24"/>
                <w:szCs w:val="24"/>
                <w:lang w:val="en-US"/>
              </w:rPr>
            </w:pPr>
          </w:p>
        </w:tc>
        <w:tc>
          <w:tcPr>
            <w:tcW w:w="1623" w:type="dxa"/>
          </w:tcPr>
          <w:p w14:paraId="56A4D14B" w14:textId="77777777" w:rsidR="00A727C5" w:rsidRDefault="00A727C5" w:rsidP="00A727C5">
            <w:pPr>
              <w:rPr>
                <w:rFonts w:ascii="Times New Roman" w:hAnsi="Times New Roman" w:cs="Times New Roman"/>
                <w:sz w:val="24"/>
                <w:szCs w:val="24"/>
                <w:lang w:val="en-US"/>
              </w:rPr>
            </w:pPr>
          </w:p>
        </w:tc>
        <w:tc>
          <w:tcPr>
            <w:tcW w:w="1176" w:type="dxa"/>
          </w:tcPr>
          <w:p w14:paraId="0BFE15FF" w14:textId="77777777" w:rsidR="00A727C5" w:rsidRDefault="00A727C5" w:rsidP="00A727C5">
            <w:pPr>
              <w:rPr>
                <w:rFonts w:ascii="Times New Roman" w:hAnsi="Times New Roman" w:cs="Times New Roman"/>
                <w:sz w:val="24"/>
                <w:szCs w:val="24"/>
                <w:lang w:val="en-US"/>
              </w:rPr>
            </w:pPr>
          </w:p>
        </w:tc>
        <w:tc>
          <w:tcPr>
            <w:tcW w:w="1357" w:type="dxa"/>
          </w:tcPr>
          <w:p w14:paraId="2D9E92C2" w14:textId="77777777" w:rsidR="00A727C5" w:rsidRDefault="00A727C5" w:rsidP="00A727C5">
            <w:pPr>
              <w:rPr>
                <w:rFonts w:ascii="Times New Roman" w:hAnsi="Times New Roman" w:cs="Times New Roman"/>
                <w:sz w:val="24"/>
                <w:szCs w:val="24"/>
                <w:lang w:val="en-US"/>
              </w:rPr>
            </w:pPr>
          </w:p>
        </w:tc>
        <w:tc>
          <w:tcPr>
            <w:tcW w:w="1303" w:type="dxa"/>
          </w:tcPr>
          <w:p w14:paraId="3770DC04" w14:textId="77777777" w:rsidR="00A727C5" w:rsidRDefault="00A727C5" w:rsidP="00A727C5">
            <w:pPr>
              <w:rPr>
                <w:rFonts w:ascii="Times New Roman" w:hAnsi="Times New Roman" w:cs="Times New Roman"/>
                <w:sz w:val="24"/>
                <w:szCs w:val="24"/>
                <w:lang w:val="en-US"/>
              </w:rPr>
            </w:pPr>
          </w:p>
        </w:tc>
        <w:tc>
          <w:tcPr>
            <w:tcW w:w="2317" w:type="dxa"/>
          </w:tcPr>
          <w:p w14:paraId="7FB5607D" w14:textId="77777777" w:rsidR="00A727C5" w:rsidRDefault="00A727C5" w:rsidP="00A727C5">
            <w:pPr>
              <w:rPr>
                <w:rFonts w:ascii="Times New Roman" w:hAnsi="Times New Roman" w:cs="Times New Roman"/>
                <w:sz w:val="24"/>
                <w:szCs w:val="24"/>
                <w:lang w:val="en-US"/>
              </w:rPr>
            </w:pPr>
          </w:p>
        </w:tc>
        <w:tc>
          <w:tcPr>
            <w:tcW w:w="950" w:type="dxa"/>
          </w:tcPr>
          <w:p w14:paraId="6C438FD9" w14:textId="77777777" w:rsidR="00A727C5" w:rsidRDefault="00A727C5" w:rsidP="00A727C5">
            <w:pPr>
              <w:rPr>
                <w:rFonts w:ascii="Times New Roman" w:hAnsi="Times New Roman" w:cs="Times New Roman"/>
                <w:sz w:val="24"/>
                <w:szCs w:val="24"/>
                <w:lang w:val="en-US"/>
              </w:rPr>
            </w:pPr>
          </w:p>
        </w:tc>
        <w:tc>
          <w:tcPr>
            <w:tcW w:w="1212" w:type="dxa"/>
            <w:vAlign w:val="center"/>
          </w:tcPr>
          <w:p w14:paraId="76F25C28" w14:textId="77777777" w:rsidR="001E2CFE" w:rsidRDefault="001E2CFE" w:rsidP="001E2CFE">
            <w:pPr>
              <w:jc w:val="center"/>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w:t>
            </w:r>
            <w:r>
              <w:rPr>
                <w:rFonts w:ascii="Times New Roman" w:hAnsi="Times New Roman" w:cs="Times New Roman"/>
                <w:sz w:val="22"/>
                <w:szCs w:val="22"/>
                <w:lang w:val="en-US"/>
              </w:rPr>
              <w:t>Yes</w:t>
            </w:r>
          </w:p>
          <w:p w14:paraId="4AC67320" w14:textId="77777777" w:rsidR="00A727C5" w:rsidRDefault="001E2CFE" w:rsidP="001E2CFE">
            <w:pPr>
              <w:jc w:val="center"/>
              <w:rPr>
                <w:rFonts w:ascii="Times New Roman" w:hAnsi="Times New Roman" w:cs="Times New Roman"/>
                <w:sz w:val="24"/>
                <w:szCs w:val="24"/>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w:t>
            </w:r>
            <w:r>
              <w:rPr>
                <w:rFonts w:ascii="Times New Roman" w:hAnsi="Times New Roman" w:cs="Times New Roman"/>
                <w:sz w:val="22"/>
                <w:szCs w:val="22"/>
                <w:lang w:val="en-US"/>
              </w:rPr>
              <w:t>No</w:t>
            </w:r>
          </w:p>
        </w:tc>
      </w:tr>
      <w:tr w:rsidR="001E2CFE" w14:paraId="0BB5D95D" w14:textId="77777777" w:rsidTr="007C773D">
        <w:trPr>
          <w:trHeight w:val="1924"/>
        </w:trPr>
        <w:tc>
          <w:tcPr>
            <w:tcW w:w="639" w:type="dxa"/>
          </w:tcPr>
          <w:p w14:paraId="15805A1C" w14:textId="77777777" w:rsidR="00A727C5" w:rsidRDefault="00A727C5" w:rsidP="00A727C5">
            <w:pPr>
              <w:rPr>
                <w:rFonts w:ascii="Times New Roman" w:hAnsi="Times New Roman" w:cs="Times New Roman"/>
                <w:sz w:val="24"/>
                <w:szCs w:val="24"/>
                <w:lang w:val="en-US"/>
              </w:rPr>
            </w:pPr>
          </w:p>
        </w:tc>
        <w:tc>
          <w:tcPr>
            <w:tcW w:w="1623" w:type="dxa"/>
          </w:tcPr>
          <w:p w14:paraId="780DB1DF" w14:textId="77777777" w:rsidR="00A727C5" w:rsidRDefault="00A727C5" w:rsidP="00A727C5">
            <w:pPr>
              <w:rPr>
                <w:rFonts w:ascii="Times New Roman" w:hAnsi="Times New Roman" w:cs="Times New Roman"/>
                <w:sz w:val="24"/>
                <w:szCs w:val="24"/>
                <w:lang w:val="en-US"/>
              </w:rPr>
            </w:pPr>
          </w:p>
        </w:tc>
        <w:tc>
          <w:tcPr>
            <w:tcW w:w="1176" w:type="dxa"/>
          </w:tcPr>
          <w:p w14:paraId="406D9FB6" w14:textId="77777777" w:rsidR="00A727C5" w:rsidRDefault="00A727C5" w:rsidP="00A727C5">
            <w:pPr>
              <w:rPr>
                <w:rFonts w:ascii="Times New Roman" w:hAnsi="Times New Roman" w:cs="Times New Roman"/>
                <w:sz w:val="24"/>
                <w:szCs w:val="24"/>
                <w:lang w:val="en-US"/>
              </w:rPr>
            </w:pPr>
          </w:p>
        </w:tc>
        <w:tc>
          <w:tcPr>
            <w:tcW w:w="1357" w:type="dxa"/>
          </w:tcPr>
          <w:p w14:paraId="4894F1F1" w14:textId="77777777" w:rsidR="00A727C5" w:rsidRDefault="00A727C5" w:rsidP="00A727C5">
            <w:pPr>
              <w:rPr>
                <w:rFonts w:ascii="Times New Roman" w:hAnsi="Times New Roman" w:cs="Times New Roman"/>
                <w:sz w:val="24"/>
                <w:szCs w:val="24"/>
                <w:lang w:val="en-US"/>
              </w:rPr>
            </w:pPr>
          </w:p>
        </w:tc>
        <w:tc>
          <w:tcPr>
            <w:tcW w:w="1303" w:type="dxa"/>
          </w:tcPr>
          <w:p w14:paraId="151288D0" w14:textId="77777777" w:rsidR="00A727C5" w:rsidRDefault="00A727C5" w:rsidP="00A727C5">
            <w:pPr>
              <w:rPr>
                <w:rFonts w:ascii="Times New Roman" w:hAnsi="Times New Roman" w:cs="Times New Roman"/>
                <w:sz w:val="24"/>
                <w:szCs w:val="24"/>
                <w:lang w:val="en-US"/>
              </w:rPr>
            </w:pPr>
          </w:p>
        </w:tc>
        <w:tc>
          <w:tcPr>
            <w:tcW w:w="2317" w:type="dxa"/>
          </w:tcPr>
          <w:p w14:paraId="03175A60" w14:textId="77777777" w:rsidR="00A727C5" w:rsidRDefault="00A727C5" w:rsidP="00A727C5">
            <w:pPr>
              <w:rPr>
                <w:rFonts w:ascii="Times New Roman" w:hAnsi="Times New Roman" w:cs="Times New Roman"/>
                <w:sz w:val="24"/>
                <w:szCs w:val="24"/>
                <w:lang w:val="en-US"/>
              </w:rPr>
            </w:pPr>
          </w:p>
        </w:tc>
        <w:tc>
          <w:tcPr>
            <w:tcW w:w="950" w:type="dxa"/>
          </w:tcPr>
          <w:p w14:paraId="31F2BAF1" w14:textId="77777777" w:rsidR="00A727C5" w:rsidRDefault="00A727C5" w:rsidP="00A727C5">
            <w:pPr>
              <w:rPr>
                <w:rFonts w:ascii="Times New Roman" w:hAnsi="Times New Roman" w:cs="Times New Roman"/>
                <w:sz w:val="24"/>
                <w:szCs w:val="24"/>
                <w:lang w:val="en-US"/>
              </w:rPr>
            </w:pPr>
          </w:p>
        </w:tc>
        <w:tc>
          <w:tcPr>
            <w:tcW w:w="1212" w:type="dxa"/>
            <w:vAlign w:val="center"/>
          </w:tcPr>
          <w:p w14:paraId="47FA6D85" w14:textId="77777777" w:rsidR="001E2CFE" w:rsidRDefault="001E2CFE" w:rsidP="001E2CFE">
            <w:pPr>
              <w:jc w:val="center"/>
              <w:rPr>
                <w:rFonts w:ascii="Times New Roman" w:hAnsi="Times New Roman" w:cs="Times New Roman"/>
                <w:sz w:val="22"/>
                <w:szCs w:val="22"/>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w:t>
            </w:r>
            <w:r>
              <w:rPr>
                <w:rFonts w:ascii="Times New Roman" w:hAnsi="Times New Roman" w:cs="Times New Roman"/>
                <w:sz w:val="22"/>
                <w:szCs w:val="22"/>
                <w:lang w:val="en-US"/>
              </w:rPr>
              <w:t>Yes</w:t>
            </w:r>
          </w:p>
          <w:p w14:paraId="6D485A1C" w14:textId="77777777" w:rsidR="00A727C5" w:rsidRDefault="001E2CFE" w:rsidP="001E2CFE">
            <w:pPr>
              <w:jc w:val="center"/>
              <w:rPr>
                <w:rFonts w:ascii="Times New Roman" w:hAnsi="Times New Roman" w:cs="Times New Roman"/>
                <w:sz w:val="24"/>
                <w:szCs w:val="24"/>
                <w:lang w:val="en-US"/>
              </w:rPr>
            </w:pPr>
            <w:r w:rsidRPr="002A6FB5">
              <w:rPr>
                <w:rFonts w:ascii="Segoe UI Symbol" w:hAnsi="Segoe UI Symbol" w:cs="Segoe UI Symbol"/>
                <w:sz w:val="22"/>
                <w:szCs w:val="22"/>
                <w:lang w:val="en-US"/>
              </w:rPr>
              <w:t>☐</w:t>
            </w:r>
            <w:r w:rsidRPr="002A6FB5">
              <w:rPr>
                <w:rFonts w:ascii="Times New Roman" w:hAnsi="Times New Roman" w:cs="Times New Roman"/>
                <w:sz w:val="22"/>
                <w:szCs w:val="22"/>
                <w:lang w:val="en-US"/>
              </w:rPr>
              <w:t xml:space="preserve"> </w:t>
            </w:r>
            <w:r>
              <w:rPr>
                <w:rFonts w:ascii="Times New Roman" w:hAnsi="Times New Roman" w:cs="Times New Roman"/>
                <w:sz w:val="22"/>
                <w:szCs w:val="22"/>
                <w:lang w:val="en-US"/>
              </w:rPr>
              <w:t>No</w:t>
            </w:r>
          </w:p>
        </w:tc>
      </w:tr>
    </w:tbl>
    <w:p w14:paraId="5A607B8E" w14:textId="77777777" w:rsidR="007C773D" w:rsidRDefault="007C773D" w:rsidP="007C773D">
      <w:pPr>
        <w:ind w:left="-720" w:right="-964"/>
        <w:rPr>
          <w:rFonts w:ascii="Times New Roman" w:hAnsi="Times New Roman" w:cs="Times New Roman"/>
          <w:sz w:val="24"/>
          <w:szCs w:val="24"/>
          <w:lang w:val="en-US"/>
        </w:rPr>
      </w:pPr>
    </w:p>
    <w:p w14:paraId="4270EE52" w14:textId="77777777" w:rsidR="00A727C5" w:rsidRDefault="007C773D" w:rsidP="007C773D">
      <w:pPr>
        <w:ind w:left="-720" w:right="-964"/>
        <w:rPr>
          <w:rFonts w:ascii="Times New Roman" w:hAnsi="Times New Roman" w:cs="Times New Roman"/>
          <w:sz w:val="22"/>
          <w:szCs w:val="22"/>
          <w:lang w:val="en-US"/>
        </w:rPr>
      </w:pPr>
      <w:r w:rsidRPr="007C773D">
        <w:rPr>
          <w:rFonts w:ascii="Times New Roman" w:hAnsi="Times New Roman" w:cs="Times New Roman"/>
          <w:sz w:val="22"/>
          <w:szCs w:val="22"/>
          <w:lang w:val="en-US"/>
        </w:rPr>
        <w:t xml:space="preserve">Name of person filling this form: </w:t>
      </w:r>
      <w:r w:rsidRPr="007C773D">
        <w:rPr>
          <w:rFonts w:ascii="Times New Roman" w:hAnsi="Times New Roman" w:cs="Times New Roman"/>
          <w:sz w:val="22"/>
          <w:szCs w:val="22"/>
          <w:lang w:val="en-US"/>
        </w:rPr>
        <w:tab/>
      </w:r>
      <w:r w:rsidRPr="007C773D">
        <w:rPr>
          <w:rFonts w:ascii="Times New Roman" w:hAnsi="Times New Roman" w:cs="Times New Roman"/>
          <w:sz w:val="22"/>
          <w:szCs w:val="22"/>
          <w:lang w:val="en-US"/>
        </w:rPr>
        <w:tab/>
      </w:r>
      <w:r w:rsidRPr="007C773D">
        <w:rPr>
          <w:rFonts w:ascii="Times New Roman" w:hAnsi="Times New Roman" w:cs="Times New Roman"/>
          <w:sz w:val="22"/>
          <w:szCs w:val="22"/>
          <w:lang w:val="en-US"/>
        </w:rPr>
        <w:tab/>
        <w:t xml:space="preserve">Designation: </w:t>
      </w:r>
      <w:r w:rsidRPr="007C773D">
        <w:rPr>
          <w:rFonts w:ascii="Times New Roman" w:hAnsi="Times New Roman" w:cs="Times New Roman"/>
          <w:sz w:val="22"/>
          <w:szCs w:val="22"/>
          <w:lang w:val="en-US"/>
        </w:rPr>
        <w:tab/>
      </w:r>
      <w:r w:rsidRPr="007C773D">
        <w:rPr>
          <w:rFonts w:ascii="Times New Roman" w:hAnsi="Times New Roman" w:cs="Times New Roman"/>
          <w:sz w:val="22"/>
          <w:szCs w:val="22"/>
          <w:lang w:val="en-US"/>
        </w:rPr>
        <w:tab/>
      </w:r>
      <w:r w:rsidRPr="007C773D">
        <w:rPr>
          <w:rFonts w:ascii="Times New Roman" w:hAnsi="Times New Roman" w:cs="Times New Roman"/>
          <w:sz w:val="22"/>
          <w:szCs w:val="22"/>
          <w:lang w:val="en-US"/>
        </w:rPr>
        <w:tab/>
      </w:r>
      <w:r>
        <w:rPr>
          <w:rFonts w:ascii="Times New Roman" w:hAnsi="Times New Roman" w:cs="Times New Roman"/>
          <w:sz w:val="22"/>
          <w:szCs w:val="22"/>
          <w:lang w:val="en-US"/>
        </w:rPr>
        <w:tab/>
      </w:r>
      <w:r w:rsidRPr="007C773D">
        <w:rPr>
          <w:rFonts w:ascii="Times New Roman" w:hAnsi="Times New Roman" w:cs="Times New Roman"/>
          <w:sz w:val="22"/>
          <w:szCs w:val="22"/>
          <w:lang w:val="en-US"/>
        </w:rPr>
        <w:t>Date: ___/___/_____</w:t>
      </w:r>
    </w:p>
    <w:p w14:paraId="0173A3AC" w14:textId="77777777" w:rsidR="007C773D" w:rsidRDefault="007C773D" w:rsidP="007C773D">
      <w:pPr>
        <w:ind w:left="-720" w:right="-964"/>
        <w:rPr>
          <w:rFonts w:ascii="Times New Roman" w:hAnsi="Times New Roman" w:cs="Times New Roman"/>
          <w:sz w:val="22"/>
          <w:szCs w:val="22"/>
          <w:lang w:val="en-US"/>
        </w:rPr>
      </w:pPr>
    </w:p>
    <w:p w14:paraId="4C5AB5D4" w14:textId="7D825C82" w:rsidR="007C773D" w:rsidRDefault="00EC1D0C" w:rsidP="007C773D">
      <w:pPr>
        <w:pStyle w:val="Heading1"/>
        <w:rPr>
          <w:lang w:val="en-US"/>
        </w:rPr>
      </w:pPr>
      <w:bookmarkStart w:id="144" w:name="_Toc231310404"/>
      <w:r>
        <w:rPr>
          <w:lang w:val="en-US"/>
        </w:rPr>
        <w:lastRenderedPageBreak/>
        <w:t xml:space="preserve">Helper Form: </w:t>
      </w:r>
      <w:r w:rsidR="007C773D" w:rsidRPr="007C773D">
        <w:rPr>
          <w:lang w:val="en-US"/>
        </w:rPr>
        <w:t>Serious Adverse Events</w:t>
      </w:r>
      <w:bookmarkEnd w:id="144"/>
    </w:p>
    <w:p w14:paraId="4EFE76A2" w14:textId="77777777" w:rsidR="007C773D" w:rsidRPr="00A727C5" w:rsidRDefault="007C773D" w:rsidP="007C773D">
      <w:pPr>
        <w:ind w:left="-720"/>
        <w:rPr>
          <w:rFonts w:ascii="Times New Roman" w:hAnsi="Times New Roman" w:cs="Times New Roman"/>
          <w:b/>
          <w:bCs/>
          <w:sz w:val="24"/>
          <w:szCs w:val="24"/>
          <w:lang w:val="en-US"/>
        </w:rPr>
      </w:pPr>
      <w:r w:rsidRPr="00A727C5">
        <w:rPr>
          <w:rFonts w:ascii="Times New Roman" w:hAnsi="Times New Roman" w:cs="Times New Roman"/>
          <w:b/>
          <w:bCs/>
          <w:sz w:val="24"/>
          <w:szCs w:val="24"/>
          <w:lang w:val="en-US"/>
        </w:rPr>
        <w:t xml:space="preserve">List of </w:t>
      </w:r>
      <w:r>
        <w:rPr>
          <w:rFonts w:ascii="Times New Roman" w:hAnsi="Times New Roman" w:cs="Times New Roman"/>
          <w:b/>
          <w:bCs/>
          <w:sz w:val="24"/>
          <w:szCs w:val="24"/>
          <w:lang w:val="en-US"/>
        </w:rPr>
        <w:t xml:space="preserve">serious </w:t>
      </w:r>
      <w:r w:rsidRPr="00A727C5">
        <w:rPr>
          <w:rFonts w:ascii="Times New Roman" w:hAnsi="Times New Roman" w:cs="Times New Roman"/>
          <w:b/>
          <w:bCs/>
          <w:sz w:val="24"/>
          <w:szCs w:val="24"/>
          <w:lang w:val="en-US"/>
        </w:rPr>
        <w:t>adverse events</w:t>
      </w:r>
    </w:p>
    <w:p w14:paraId="131A0A62" w14:textId="77777777" w:rsidR="007C773D" w:rsidRDefault="007C773D" w:rsidP="007C773D">
      <w:pPr>
        <w:rPr>
          <w:rFonts w:ascii="Times New Roman" w:hAnsi="Times New Roman" w:cs="Times New Roman"/>
          <w:sz w:val="24"/>
          <w:szCs w:val="24"/>
          <w:lang w:val="en-US"/>
        </w:rPr>
      </w:pPr>
    </w:p>
    <w:tbl>
      <w:tblPr>
        <w:tblStyle w:val="TableGrid"/>
        <w:tblW w:w="10559" w:type="dxa"/>
        <w:tblInd w:w="-725" w:type="dxa"/>
        <w:tblLook w:val="04A0" w:firstRow="1" w:lastRow="0" w:firstColumn="1" w:lastColumn="0" w:noHBand="0" w:noVBand="1"/>
      </w:tblPr>
      <w:tblGrid>
        <w:gridCol w:w="630"/>
        <w:gridCol w:w="1800"/>
        <w:gridCol w:w="1350"/>
        <w:gridCol w:w="1350"/>
        <w:gridCol w:w="1440"/>
        <w:gridCol w:w="1350"/>
        <w:gridCol w:w="2639"/>
      </w:tblGrid>
      <w:tr w:rsidR="007C773D" w14:paraId="26040E8A" w14:textId="77777777" w:rsidTr="007C773D">
        <w:trPr>
          <w:trHeight w:val="1043"/>
        </w:trPr>
        <w:tc>
          <w:tcPr>
            <w:tcW w:w="630" w:type="dxa"/>
          </w:tcPr>
          <w:p w14:paraId="690D09CC" w14:textId="77777777" w:rsidR="007C773D" w:rsidRPr="001E2CFE" w:rsidRDefault="007C773D" w:rsidP="0039782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w:t>
            </w:r>
          </w:p>
        </w:tc>
        <w:tc>
          <w:tcPr>
            <w:tcW w:w="1800" w:type="dxa"/>
          </w:tcPr>
          <w:p w14:paraId="343DB9CA" w14:textId="77777777" w:rsidR="007C773D" w:rsidRPr="001E2CFE" w:rsidRDefault="007C773D" w:rsidP="00397825">
            <w:pPr>
              <w:rPr>
                <w:rFonts w:ascii="Times New Roman" w:hAnsi="Times New Roman" w:cs="Times New Roman"/>
                <w:b/>
                <w:bCs/>
                <w:sz w:val="22"/>
                <w:szCs w:val="22"/>
                <w:lang w:val="en-US"/>
              </w:rPr>
            </w:pPr>
            <w:r>
              <w:rPr>
                <w:rFonts w:ascii="Times New Roman" w:hAnsi="Times New Roman" w:cs="Times New Roman"/>
                <w:b/>
                <w:bCs/>
                <w:sz w:val="22"/>
                <w:szCs w:val="22"/>
                <w:lang w:val="en-US"/>
              </w:rPr>
              <w:t>SAE</w:t>
            </w:r>
          </w:p>
        </w:tc>
        <w:tc>
          <w:tcPr>
            <w:tcW w:w="1350" w:type="dxa"/>
          </w:tcPr>
          <w:p w14:paraId="3F0D5CB0" w14:textId="77777777" w:rsidR="007C773D" w:rsidRPr="001E2CFE" w:rsidRDefault="007C773D" w:rsidP="0039782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Definition number</w:t>
            </w:r>
          </w:p>
        </w:tc>
        <w:tc>
          <w:tcPr>
            <w:tcW w:w="1350" w:type="dxa"/>
          </w:tcPr>
          <w:p w14:paraId="7EA9B1C3" w14:textId="77777777" w:rsidR="007C773D" w:rsidRPr="001E2CFE" w:rsidRDefault="007C773D" w:rsidP="0039782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 xml:space="preserve">Start date </w:t>
            </w:r>
            <w:r w:rsidRPr="001E2CFE">
              <w:rPr>
                <w:rFonts w:ascii="Times New Roman" w:hAnsi="Times New Roman" w:cs="Times New Roman"/>
                <w:b/>
                <w:bCs/>
                <w:sz w:val="18"/>
                <w:szCs w:val="18"/>
                <w:lang w:val="en-US"/>
              </w:rPr>
              <w:t>(DD/MM/YY)</w:t>
            </w:r>
          </w:p>
        </w:tc>
        <w:tc>
          <w:tcPr>
            <w:tcW w:w="1440" w:type="dxa"/>
          </w:tcPr>
          <w:p w14:paraId="4F158046" w14:textId="77777777" w:rsidR="007C773D" w:rsidRDefault="007C773D" w:rsidP="00397825">
            <w:pPr>
              <w:rPr>
                <w:rFonts w:ascii="Times New Roman" w:hAnsi="Times New Roman" w:cs="Times New Roman"/>
                <w:b/>
                <w:bCs/>
                <w:sz w:val="22"/>
                <w:szCs w:val="22"/>
                <w:lang w:val="en-US"/>
              </w:rPr>
            </w:pPr>
            <w:r>
              <w:rPr>
                <w:rFonts w:ascii="Times New Roman" w:hAnsi="Times New Roman" w:cs="Times New Roman"/>
                <w:b/>
                <w:bCs/>
                <w:sz w:val="22"/>
                <w:szCs w:val="22"/>
                <w:lang w:val="en-US"/>
              </w:rPr>
              <w:t>Date of 24-h notification</w:t>
            </w:r>
          </w:p>
          <w:p w14:paraId="06E6CFC8" w14:textId="77777777" w:rsidR="007C773D" w:rsidRPr="001E2CFE" w:rsidRDefault="007C773D" w:rsidP="00397825">
            <w:pPr>
              <w:rPr>
                <w:rFonts w:ascii="Times New Roman" w:hAnsi="Times New Roman" w:cs="Times New Roman"/>
                <w:b/>
                <w:bCs/>
                <w:sz w:val="22"/>
                <w:szCs w:val="22"/>
                <w:lang w:val="en-US"/>
              </w:rPr>
            </w:pPr>
            <w:r w:rsidRPr="001E2CFE">
              <w:rPr>
                <w:rFonts w:ascii="Times New Roman" w:hAnsi="Times New Roman" w:cs="Times New Roman"/>
                <w:b/>
                <w:bCs/>
                <w:sz w:val="18"/>
                <w:szCs w:val="18"/>
                <w:lang w:val="en-US"/>
              </w:rPr>
              <w:t>(DD/MM/YY)</w:t>
            </w:r>
          </w:p>
        </w:tc>
        <w:tc>
          <w:tcPr>
            <w:tcW w:w="1350" w:type="dxa"/>
          </w:tcPr>
          <w:p w14:paraId="5FBDD0AB" w14:textId="77777777" w:rsidR="007C773D" w:rsidRPr="001E2CFE" w:rsidRDefault="007C773D" w:rsidP="00397825">
            <w:pPr>
              <w:rPr>
                <w:rFonts w:ascii="Times New Roman" w:hAnsi="Times New Roman" w:cs="Times New Roman"/>
                <w:b/>
                <w:bCs/>
                <w:sz w:val="22"/>
                <w:szCs w:val="22"/>
                <w:lang w:val="en-US"/>
              </w:rPr>
            </w:pPr>
            <w:r w:rsidRPr="001E2CFE">
              <w:rPr>
                <w:rFonts w:ascii="Times New Roman" w:hAnsi="Times New Roman" w:cs="Times New Roman"/>
                <w:b/>
                <w:bCs/>
                <w:sz w:val="22"/>
                <w:szCs w:val="22"/>
                <w:lang w:val="en-US"/>
              </w:rPr>
              <w:t xml:space="preserve">End date </w:t>
            </w:r>
            <w:r w:rsidRPr="001E2CFE">
              <w:rPr>
                <w:rFonts w:ascii="Times New Roman" w:hAnsi="Times New Roman" w:cs="Times New Roman"/>
                <w:b/>
                <w:bCs/>
                <w:sz w:val="18"/>
                <w:szCs w:val="18"/>
                <w:lang w:val="en-US"/>
              </w:rPr>
              <w:t>(DD/MM/YY)</w:t>
            </w:r>
          </w:p>
        </w:tc>
        <w:tc>
          <w:tcPr>
            <w:tcW w:w="2639" w:type="dxa"/>
          </w:tcPr>
          <w:p w14:paraId="0FFB25FD" w14:textId="77777777" w:rsidR="007C773D" w:rsidRDefault="007C773D" w:rsidP="00397825">
            <w:pPr>
              <w:rPr>
                <w:rFonts w:ascii="Times New Roman" w:hAnsi="Times New Roman" w:cs="Times New Roman"/>
                <w:b/>
                <w:bCs/>
                <w:sz w:val="22"/>
                <w:szCs w:val="22"/>
                <w:lang w:val="en-US"/>
              </w:rPr>
            </w:pPr>
            <w:r>
              <w:rPr>
                <w:rFonts w:ascii="Times New Roman" w:hAnsi="Times New Roman" w:cs="Times New Roman"/>
                <w:b/>
                <w:bCs/>
                <w:sz w:val="22"/>
                <w:szCs w:val="22"/>
                <w:lang w:val="en-US"/>
              </w:rPr>
              <w:t>Dates of detailed notification</w:t>
            </w:r>
          </w:p>
          <w:p w14:paraId="30ED03AC" w14:textId="77777777" w:rsidR="007C773D" w:rsidRDefault="007C773D" w:rsidP="00397825">
            <w:pPr>
              <w:rPr>
                <w:rFonts w:ascii="Times New Roman" w:hAnsi="Times New Roman" w:cs="Times New Roman"/>
                <w:b/>
                <w:bCs/>
                <w:sz w:val="22"/>
                <w:szCs w:val="22"/>
                <w:lang w:val="en-US"/>
              </w:rPr>
            </w:pPr>
            <w:r>
              <w:rPr>
                <w:rFonts w:ascii="Times New Roman" w:hAnsi="Times New Roman" w:cs="Times New Roman"/>
                <w:b/>
                <w:bCs/>
                <w:sz w:val="22"/>
                <w:szCs w:val="22"/>
                <w:lang w:val="en-US"/>
              </w:rPr>
              <w:t>1: Initial</w:t>
            </w:r>
          </w:p>
          <w:p w14:paraId="0FB2B022" w14:textId="77777777" w:rsidR="007C773D" w:rsidRDefault="007C773D" w:rsidP="00397825">
            <w:pPr>
              <w:rPr>
                <w:rFonts w:ascii="Times New Roman" w:hAnsi="Times New Roman" w:cs="Times New Roman"/>
                <w:b/>
                <w:bCs/>
                <w:sz w:val="22"/>
                <w:szCs w:val="22"/>
                <w:lang w:val="en-US"/>
              </w:rPr>
            </w:pPr>
            <w:r>
              <w:rPr>
                <w:rFonts w:ascii="Times New Roman" w:hAnsi="Times New Roman" w:cs="Times New Roman"/>
                <w:b/>
                <w:bCs/>
                <w:sz w:val="22"/>
                <w:szCs w:val="22"/>
                <w:lang w:val="en-US"/>
              </w:rPr>
              <w:t>2: 10 days</w:t>
            </w:r>
          </w:p>
          <w:p w14:paraId="551BC93D" w14:textId="77777777" w:rsidR="007C773D" w:rsidRPr="001E2CFE" w:rsidRDefault="007C773D" w:rsidP="00397825">
            <w:pPr>
              <w:rPr>
                <w:rFonts w:ascii="Times New Roman" w:hAnsi="Times New Roman" w:cs="Times New Roman"/>
                <w:b/>
                <w:bCs/>
                <w:sz w:val="22"/>
                <w:szCs w:val="22"/>
                <w:lang w:val="en-US"/>
              </w:rPr>
            </w:pPr>
            <w:r>
              <w:rPr>
                <w:rFonts w:ascii="Times New Roman" w:hAnsi="Times New Roman" w:cs="Times New Roman"/>
                <w:b/>
                <w:bCs/>
                <w:sz w:val="22"/>
                <w:szCs w:val="22"/>
                <w:lang w:val="en-US"/>
              </w:rPr>
              <w:t>3: Resolution</w:t>
            </w:r>
          </w:p>
        </w:tc>
      </w:tr>
      <w:tr w:rsidR="007C773D" w14:paraId="6BFAE44A" w14:textId="77777777" w:rsidTr="007C773D">
        <w:trPr>
          <w:trHeight w:val="642"/>
        </w:trPr>
        <w:tc>
          <w:tcPr>
            <w:tcW w:w="630" w:type="dxa"/>
            <w:vMerge w:val="restart"/>
          </w:tcPr>
          <w:p w14:paraId="04AE94C2" w14:textId="77777777" w:rsidR="007C773D" w:rsidRDefault="007C773D" w:rsidP="00397825">
            <w:pPr>
              <w:rPr>
                <w:rFonts w:ascii="Times New Roman" w:hAnsi="Times New Roman" w:cs="Times New Roman"/>
                <w:sz w:val="24"/>
                <w:szCs w:val="24"/>
                <w:lang w:val="en-US"/>
              </w:rPr>
            </w:pPr>
          </w:p>
        </w:tc>
        <w:tc>
          <w:tcPr>
            <w:tcW w:w="1800" w:type="dxa"/>
            <w:vMerge w:val="restart"/>
          </w:tcPr>
          <w:p w14:paraId="388D9B09" w14:textId="77777777" w:rsidR="007C773D" w:rsidRDefault="007C773D" w:rsidP="00397825">
            <w:pPr>
              <w:rPr>
                <w:rFonts w:ascii="Times New Roman" w:hAnsi="Times New Roman" w:cs="Times New Roman"/>
                <w:sz w:val="24"/>
                <w:szCs w:val="24"/>
                <w:lang w:val="en-US"/>
              </w:rPr>
            </w:pPr>
          </w:p>
        </w:tc>
        <w:tc>
          <w:tcPr>
            <w:tcW w:w="1350" w:type="dxa"/>
            <w:vMerge w:val="restart"/>
          </w:tcPr>
          <w:p w14:paraId="2B8189D4" w14:textId="77777777" w:rsidR="007C773D" w:rsidRDefault="007C773D" w:rsidP="00397825">
            <w:pPr>
              <w:rPr>
                <w:rFonts w:ascii="Times New Roman" w:hAnsi="Times New Roman" w:cs="Times New Roman"/>
                <w:sz w:val="24"/>
                <w:szCs w:val="24"/>
                <w:lang w:val="en-US"/>
              </w:rPr>
            </w:pPr>
          </w:p>
        </w:tc>
        <w:tc>
          <w:tcPr>
            <w:tcW w:w="1350" w:type="dxa"/>
            <w:vMerge w:val="restart"/>
          </w:tcPr>
          <w:p w14:paraId="23915086" w14:textId="77777777" w:rsidR="007C773D" w:rsidRDefault="007C773D" w:rsidP="00397825">
            <w:pPr>
              <w:rPr>
                <w:rFonts w:ascii="Times New Roman" w:hAnsi="Times New Roman" w:cs="Times New Roman"/>
                <w:sz w:val="24"/>
                <w:szCs w:val="24"/>
                <w:lang w:val="en-US"/>
              </w:rPr>
            </w:pPr>
          </w:p>
        </w:tc>
        <w:tc>
          <w:tcPr>
            <w:tcW w:w="1440" w:type="dxa"/>
            <w:vMerge w:val="restart"/>
          </w:tcPr>
          <w:p w14:paraId="18CAFB99" w14:textId="77777777" w:rsidR="007C773D" w:rsidRDefault="007C773D" w:rsidP="00397825">
            <w:pPr>
              <w:rPr>
                <w:rFonts w:ascii="Times New Roman" w:hAnsi="Times New Roman" w:cs="Times New Roman"/>
                <w:sz w:val="24"/>
                <w:szCs w:val="24"/>
                <w:lang w:val="en-US"/>
              </w:rPr>
            </w:pPr>
          </w:p>
        </w:tc>
        <w:tc>
          <w:tcPr>
            <w:tcW w:w="1350" w:type="dxa"/>
            <w:vMerge w:val="restart"/>
          </w:tcPr>
          <w:p w14:paraId="3E22EB08" w14:textId="77777777" w:rsidR="007C773D" w:rsidRDefault="007C773D" w:rsidP="00397825">
            <w:pPr>
              <w:rPr>
                <w:rFonts w:ascii="Times New Roman" w:hAnsi="Times New Roman" w:cs="Times New Roman"/>
                <w:sz w:val="24"/>
                <w:szCs w:val="24"/>
                <w:lang w:val="en-US"/>
              </w:rPr>
            </w:pPr>
          </w:p>
        </w:tc>
        <w:tc>
          <w:tcPr>
            <w:tcW w:w="2639" w:type="dxa"/>
          </w:tcPr>
          <w:p w14:paraId="5C9F7290" w14:textId="77777777" w:rsidR="007C773D" w:rsidRDefault="007C773D" w:rsidP="00397825">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C773D" w14:paraId="49D25867" w14:textId="77777777" w:rsidTr="007C773D">
        <w:trPr>
          <w:trHeight w:val="641"/>
        </w:trPr>
        <w:tc>
          <w:tcPr>
            <w:tcW w:w="630" w:type="dxa"/>
            <w:vMerge/>
          </w:tcPr>
          <w:p w14:paraId="1314CCE4" w14:textId="77777777" w:rsidR="007C773D" w:rsidRDefault="007C773D" w:rsidP="00397825">
            <w:pPr>
              <w:rPr>
                <w:rFonts w:ascii="Times New Roman" w:hAnsi="Times New Roman" w:cs="Times New Roman"/>
                <w:sz w:val="24"/>
                <w:szCs w:val="24"/>
                <w:lang w:val="en-US"/>
              </w:rPr>
            </w:pPr>
          </w:p>
        </w:tc>
        <w:tc>
          <w:tcPr>
            <w:tcW w:w="1800" w:type="dxa"/>
            <w:vMerge/>
          </w:tcPr>
          <w:p w14:paraId="200510C9" w14:textId="77777777" w:rsidR="007C773D" w:rsidRDefault="007C773D" w:rsidP="00397825">
            <w:pPr>
              <w:rPr>
                <w:rFonts w:ascii="Times New Roman" w:hAnsi="Times New Roman" w:cs="Times New Roman"/>
                <w:sz w:val="24"/>
                <w:szCs w:val="24"/>
                <w:lang w:val="en-US"/>
              </w:rPr>
            </w:pPr>
          </w:p>
        </w:tc>
        <w:tc>
          <w:tcPr>
            <w:tcW w:w="1350" w:type="dxa"/>
            <w:vMerge/>
          </w:tcPr>
          <w:p w14:paraId="7D61AD35" w14:textId="77777777" w:rsidR="007C773D" w:rsidRDefault="007C773D" w:rsidP="00397825">
            <w:pPr>
              <w:rPr>
                <w:rFonts w:ascii="Times New Roman" w:hAnsi="Times New Roman" w:cs="Times New Roman"/>
                <w:sz w:val="24"/>
                <w:szCs w:val="24"/>
                <w:lang w:val="en-US"/>
              </w:rPr>
            </w:pPr>
          </w:p>
        </w:tc>
        <w:tc>
          <w:tcPr>
            <w:tcW w:w="1350" w:type="dxa"/>
            <w:vMerge/>
          </w:tcPr>
          <w:p w14:paraId="273EC151" w14:textId="77777777" w:rsidR="007C773D" w:rsidRDefault="007C773D" w:rsidP="00397825">
            <w:pPr>
              <w:rPr>
                <w:rFonts w:ascii="Times New Roman" w:hAnsi="Times New Roman" w:cs="Times New Roman"/>
                <w:sz w:val="24"/>
                <w:szCs w:val="24"/>
                <w:lang w:val="en-US"/>
              </w:rPr>
            </w:pPr>
          </w:p>
        </w:tc>
        <w:tc>
          <w:tcPr>
            <w:tcW w:w="1440" w:type="dxa"/>
            <w:vMerge/>
          </w:tcPr>
          <w:p w14:paraId="2D8B0C08" w14:textId="77777777" w:rsidR="007C773D" w:rsidRDefault="007C773D" w:rsidP="00397825">
            <w:pPr>
              <w:rPr>
                <w:rFonts w:ascii="Times New Roman" w:hAnsi="Times New Roman" w:cs="Times New Roman"/>
                <w:sz w:val="24"/>
                <w:szCs w:val="24"/>
                <w:lang w:val="en-US"/>
              </w:rPr>
            </w:pPr>
          </w:p>
        </w:tc>
        <w:tc>
          <w:tcPr>
            <w:tcW w:w="1350" w:type="dxa"/>
            <w:vMerge/>
          </w:tcPr>
          <w:p w14:paraId="4A594CF2" w14:textId="77777777" w:rsidR="007C773D" w:rsidRDefault="007C773D" w:rsidP="00397825">
            <w:pPr>
              <w:rPr>
                <w:rFonts w:ascii="Times New Roman" w:hAnsi="Times New Roman" w:cs="Times New Roman"/>
                <w:sz w:val="24"/>
                <w:szCs w:val="24"/>
                <w:lang w:val="en-US"/>
              </w:rPr>
            </w:pPr>
          </w:p>
        </w:tc>
        <w:tc>
          <w:tcPr>
            <w:tcW w:w="2639" w:type="dxa"/>
          </w:tcPr>
          <w:p w14:paraId="5EE9C909" w14:textId="77777777" w:rsidR="007C773D" w:rsidRDefault="007C773D" w:rsidP="00397825">
            <w:pP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7C773D" w14:paraId="24BA90E6" w14:textId="77777777" w:rsidTr="007C773D">
        <w:trPr>
          <w:trHeight w:val="641"/>
        </w:trPr>
        <w:tc>
          <w:tcPr>
            <w:tcW w:w="630" w:type="dxa"/>
            <w:vMerge/>
          </w:tcPr>
          <w:p w14:paraId="2596441B" w14:textId="77777777" w:rsidR="007C773D" w:rsidRDefault="007C773D" w:rsidP="00397825">
            <w:pPr>
              <w:rPr>
                <w:rFonts w:ascii="Times New Roman" w:hAnsi="Times New Roman" w:cs="Times New Roman"/>
                <w:sz w:val="24"/>
                <w:szCs w:val="24"/>
                <w:lang w:val="en-US"/>
              </w:rPr>
            </w:pPr>
          </w:p>
        </w:tc>
        <w:tc>
          <w:tcPr>
            <w:tcW w:w="1800" w:type="dxa"/>
            <w:vMerge/>
          </w:tcPr>
          <w:p w14:paraId="10BF8DBD" w14:textId="77777777" w:rsidR="007C773D" w:rsidRDefault="007C773D" w:rsidP="00397825">
            <w:pPr>
              <w:rPr>
                <w:rFonts w:ascii="Times New Roman" w:hAnsi="Times New Roman" w:cs="Times New Roman"/>
                <w:sz w:val="24"/>
                <w:szCs w:val="24"/>
                <w:lang w:val="en-US"/>
              </w:rPr>
            </w:pPr>
          </w:p>
        </w:tc>
        <w:tc>
          <w:tcPr>
            <w:tcW w:w="1350" w:type="dxa"/>
            <w:vMerge/>
          </w:tcPr>
          <w:p w14:paraId="1FAD3B8B" w14:textId="77777777" w:rsidR="007C773D" w:rsidRDefault="007C773D" w:rsidP="00397825">
            <w:pPr>
              <w:rPr>
                <w:rFonts w:ascii="Times New Roman" w:hAnsi="Times New Roman" w:cs="Times New Roman"/>
                <w:sz w:val="24"/>
                <w:szCs w:val="24"/>
                <w:lang w:val="en-US"/>
              </w:rPr>
            </w:pPr>
          </w:p>
        </w:tc>
        <w:tc>
          <w:tcPr>
            <w:tcW w:w="1350" w:type="dxa"/>
            <w:vMerge/>
          </w:tcPr>
          <w:p w14:paraId="53D1F998" w14:textId="77777777" w:rsidR="007C773D" w:rsidRDefault="007C773D" w:rsidP="00397825">
            <w:pPr>
              <w:rPr>
                <w:rFonts w:ascii="Times New Roman" w:hAnsi="Times New Roman" w:cs="Times New Roman"/>
                <w:sz w:val="24"/>
                <w:szCs w:val="24"/>
                <w:lang w:val="en-US"/>
              </w:rPr>
            </w:pPr>
          </w:p>
        </w:tc>
        <w:tc>
          <w:tcPr>
            <w:tcW w:w="1440" w:type="dxa"/>
            <w:vMerge/>
          </w:tcPr>
          <w:p w14:paraId="39611B9A" w14:textId="77777777" w:rsidR="007C773D" w:rsidRDefault="007C773D" w:rsidP="00397825">
            <w:pPr>
              <w:rPr>
                <w:rFonts w:ascii="Times New Roman" w:hAnsi="Times New Roman" w:cs="Times New Roman"/>
                <w:sz w:val="24"/>
                <w:szCs w:val="24"/>
                <w:lang w:val="en-US"/>
              </w:rPr>
            </w:pPr>
          </w:p>
        </w:tc>
        <w:tc>
          <w:tcPr>
            <w:tcW w:w="1350" w:type="dxa"/>
            <w:vMerge/>
          </w:tcPr>
          <w:p w14:paraId="5D6CC58D" w14:textId="77777777" w:rsidR="007C773D" w:rsidRDefault="007C773D" w:rsidP="00397825">
            <w:pPr>
              <w:rPr>
                <w:rFonts w:ascii="Times New Roman" w:hAnsi="Times New Roman" w:cs="Times New Roman"/>
                <w:sz w:val="24"/>
                <w:szCs w:val="24"/>
                <w:lang w:val="en-US"/>
              </w:rPr>
            </w:pPr>
          </w:p>
        </w:tc>
        <w:tc>
          <w:tcPr>
            <w:tcW w:w="2639" w:type="dxa"/>
          </w:tcPr>
          <w:p w14:paraId="30E38D90" w14:textId="77777777" w:rsidR="007C773D" w:rsidRDefault="007C773D" w:rsidP="00397825">
            <w:pPr>
              <w:rPr>
                <w:rFonts w:ascii="Times New Roman" w:hAnsi="Times New Roman" w:cs="Times New Roman"/>
                <w:sz w:val="24"/>
                <w:szCs w:val="24"/>
                <w:lang w:val="en-US"/>
              </w:rPr>
            </w:pPr>
            <w:r>
              <w:rPr>
                <w:rFonts w:ascii="Times New Roman" w:hAnsi="Times New Roman" w:cs="Times New Roman"/>
                <w:sz w:val="24"/>
                <w:szCs w:val="24"/>
                <w:lang w:val="en-US"/>
              </w:rPr>
              <w:t>3:</w:t>
            </w:r>
          </w:p>
        </w:tc>
      </w:tr>
      <w:tr w:rsidR="007C773D" w14:paraId="0AC6401F" w14:textId="77777777" w:rsidTr="007C773D">
        <w:trPr>
          <w:trHeight w:val="642"/>
        </w:trPr>
        <w:tc>
          <w:tcPr>
            <w:tcW w:w="630" w:type="dxa"/>
            <w:vMerge w:val="restart"/>
          </w:tcPr>
          <w:p w14:paraId="24559B40" w14:textId="77777777" w:rsidR="007C773D" w:rsidRDefault="007C773D" w:rsidP="007C773D">
            <w:pPr>
              <w:rPr>
                <w:rFonts w:ascii="Times New Roman" w:hAnsi="Times New Roman" w:cs="Times New Roman"/>
                <w:sz w:val="24"/>
                <w:szCs w:val="24"/>
                <w:lang w:val="en-US"/>
              </w:rPr>
            </w:pPr>
          </w:p>
        </w:tc>
        <w:tc>
          <w:tcPr>
            <w:tcW w:w="1800" w:type="dxa"/>
            <w:vMerge w:val="restart"/>
          </w:tcPr>
          <w:p w14:paraId="0331BBF9" w14:textId="77777777" w:rsidR="007C773D" w:rsidRDefault="007C773D" w:rsidP="007C773D">
            <w:pPr>
              <w:rPr>
                <w:rFonts w:ascii="Times New Roman" w:hAnsi="Times New Roman" w:cs="Times New Roman"/>
                <w:sz w:val="24"/>
                <w:szCs w:val="24"/>
                <w:lang w:val="en-US"/>
              </w:rPr>
            </w:pPr>
          </w:p>
        </w:tc>
        <w:tc>
          <w:tcPr>
            <w:tcW w:w="1350" w:type="dxa"/>
            <w:vMerge w:val="restart"/>
          </w:tcPr>
          <w:p w14:paraId="2604EB24" w14:textId="77777777" w:rsidR="007C773D" w:rsidRDefault="007C773D" w:rsidP="007C773D">
            <w:pPr>
              <w:rPr>
                <w:rFonts w:ascii="Times New Roman" w:hAnsi="Times New Roman" w:cs="Times New Roman"/>
                <w:sz w:val="24"/>
                <w:szCs w:val="24"/>
                <w:lang w:val="en-US"/>
              </w:rPr>
            </w:pPr>
          </w:p>
        </w:tc>
        <w:tc>
          <w:tcPr>
            <w:tcW w:w="1350" w:type="dxa"/>
            <w:vMerge w:val="restart"/>
          </w:tcPr>
          <w:p w14:paraId="25BD99F3" w14:textId="77777777" w:rsidR="007C773D" w:rsidRDefault="007C773D" w:rsidP="007C773D">
            <w:pPr>
              <w:rPr>
                <w:rFonts w:ascii="Times New Roman" w:hAnsi="Times New Roman" w:cs="Times New Roman"/>
                <w:sz w:val="24"/>
                <w:szCs w:val="24"/>
                <w:lang w:val="en-US"/>
              </w:rPr>
            </w:pPr>
          </w:p>
        </w:tc>
        <w:tc>
          <w:tcPr>
            <w:tcW w:w="1440" w:type="dxa"/>
            <w:vMerge w:val="restart"/>
          </w:tcPr>
          <w:p w14:paraId="75C7CFE6" w14:textId="77777777" w:rsidR="007C773D" w:rsidRDefault="007C773D" w:rsidP="007C773D">
            <w:pPr>
              <w:rPr>
                <w:rFonts w:ascii="Times New Roman" w:hAnsi="Times New Roman" w:cs="Times New Roman"/>
                <w:sz w:val="24"/>
                <w:szCs w:val="24"/>
                <w:lang w:val="en-US"/>
              </w:rPr>
            </w:pPr>
          </w:p>
        </w:tc>
        <w:tc>
          <w:tcPr>
            <w:tcW w:w="1350" w:type="dxa"/>
            <w:vMerge w:val="restart"/>
          </w:tcPr>
          <w:p w14:paraId="0D7F957B" w14:textId="77777777" w:rsidR="007C773D" w:rsidRDefault="007C773D" w:rsidP="007C773D">
            <w:pPr>
              <w:rPr>
                <w:rFonts w:ascii="Times New Roman" w:hAnsi="Times New Roman" w:cs="Times New Roman"/>
                <w:sz w:val="24"/>
                <w:szCs w:val="24"/>
                <w:lang w:val="en-US"/>
              </w:rPr>
            </w:pPr>
          </w:p>
        </w:tc>
        <w:tc>
          <w:tcPr>
            <w:tcW w:w="2639" w:type="dxa"/>
          </w:tcPr>
          <w:p w14:paraId="72964AF3" w14:textId="77777777" w:rsidR="007C773D" w:rsidRDefault="007C773D" w:rsidP="007C773D">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C773D" w14:paraId="5C2F91F0" w14:textId="77777777" w:rsidTr="007C773D">
        <w:trPr>
          <w:trHeight w:val="641"/>
        </w:trPr>
        <w:tc>
          <w:tcPr>
            <w:tcW w:w="630" w:type="dxa"/>
            <w:vMerge/>
          </w:tcPr>
          <w:p w14:paraId="729691D7" w14:textId="77777777" w:rsidR="007C773D" w:rsidRDefault="007C773D" w:rsidP="007C773D">
            <w:pPr>
              <w:rPr>
                <w:rFonts w:ascii="Times New Roman" w:hAnsi="Times New Roman" w:cs="Times New Roman"/>
                <w:sz w:val="24"/>
                <w:szCs w:val="24"/>
                <w:lang w:val="en-US"/>
              </w:rPr>
            </w:pPr>
          </w:p>
        </w:tc>
        <w:tc>
          <w:tcPr>
            <w:tcW w:w="1800" w:type="dxa"/>
            <w:vMerge/>
          </w:tcPr>
          <w:p w14:paraId="1565E83C" w14:textId="77777777" w:rsidR="007C773D" w:rsidRDefault="007C773D" w:rsidP="007C773D">
            <w:pPr>
              <w:rPr>
                <w:rFonts w:ascii="Times New Roman" w:hAnsi="Times New Roman" w:cs="Times New Roman"/>
                <w:sz w:val="24"/>
                <w:szCs w:val="24"/>
                <w:lang w:val="en-US"/>
              </w:rPr>
            </w:pPr>
          </w:p>
        </w:tc>
        <w:tc>
          <w:tcPr>
            <w:tcW w:w="1350" w:type="dxa"/>
            <w:vMerge/>
          </w:tcPr>
          <w:p w14:paraId="018AF47B" w14:textId="77777777" w:rsidR="007C773D" w:rsidRDefault="007C773D" w:rsidP="007C773D">
            <w:pPr>
              <w:rPr>
                <w:rFonts w:ascii="Times New Roman" w:hAnsi="Times New Roman" w:cs="Times New Roman"/>
                <w:sz w:val="24"/>
                <w:szCs w:val="24"/>
                <w:lang w:val="en-US"/>
              </w:rPr>
            </w:pPr>
          </w:p>
        </w:tc>
        <w:tc>
          <w:tcPr>
            <w:tcW w:w="1350" w:type="dxa"/>
            <w:vMerge/>
          </w:tcPr>
          <w:p w14:paraId="4AD1CC61" w14:textId="77777777" w:rsidR="007C773D" w:rsidRDefault="007C773D" w:rsidP="007C773D">
            <w:pPr>
              <w:rPr>
                <w:rFonts w:ascii="Times New Roman" w:hAnsi="Times New Roman" w:cs="Times New Roman"/>
                <w:sz w:val="24"/>
                <w:szCs w:val="24"/>
                <w:lang w:val="en-US"/>
              </w:rPr>
            </w:pPr>
          </w:p>
        </w:tc>
        <w:tc>
          <w:tcPr>
            <w:tcW w:w="1440" w:type="dxa"/>
            <w:vMerge/>
          </w:tcPr>
          <w:p w14:paraId="6D9A79D5" w14:textId="77777777" w:rsidR="007C773D" w:rsidRDefault="007C773D" w:rsidP="007C773D">
            <w:pPr>
              <w:rPr>
                <w:rFonts w:ascii="Times New Roman" w:hAnsi="Times New Roman" w:cs="Times New Roman"/>
                <w:sz w:val="24"/>
                <w:szCs w:val="24"/>
                <w:lang w:val="en-US"/>
              </w:rPr>
            </w:pPr>
          </w:p>
        </w:tc>
        <w:tc>
          <w:tcPr>
            <w:tcW w:w="1350" w:type="dxa"/>
            <w:vMerge/>
          </w:tcPr>
          <w:p w14:paraId="5A40C874" w14:textId="77777777" w:rsidR="007C773D" w:rsidRDefault="007C773D" w:rsidP="007C773D">
            <w:pPr>
              <w:rPr>
                <w:rFonts w:ascii="Times New Roman" w:hAnsi="Times New Roman" w:cs="Times New Roman"/>
                <w:sz w:val="24"/>
                <w:szCs w:val="24"/>
                <w:lang w:val="en-US"/>
              </w:rPr>
            </w:pPr>
          </w:p>
        </w:tc>
        <w:tc>
          <w:tcPr>
            <w:tcW w:w="2639" w:type="dxa"/>
          </w:tcPr>
          <w:p w14:paraId="0256EF86" w14:textId="77777777" w:rsidR="007C773D" w:rsidRDefault="007C773D" w:rsidP="007C773D">
            <w:pP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7C773D" w14:paraId="410FFEBD" w14:textId="77777777" w:rsidTr="007C773D">
        <w:trPr>
          <w:trHeight w:val="641"/>
        </w:trPr>
        <w:tc>
          <w:tcPr>
            <w:tcW w:w="630" w:type="dxa"/>
            <w:vMerge/>
          </w:tcPr>
          <w:p w14:paraId="27FE8F1D" w14:textId="77777777" w:rsidR="007C773D" w:rsidRDefault="007C773D" w:rsidP="007C773D">
            <w:pPr>
              <w:rPr>
                <w:rFonts w:ascii="Times New Roman" w:hAnsi="Times New Roman" w:cs="Times New Roman"/>
                <w:sz w:val="24"/>
                <w:szCs w:val="24"/>
                <w:lang w:val="en-US"/>
              </w:rPr>
            </w:pPr>
          </w:p>
        </w:tc>
        <w:tc>
          <w:tcPr>
            <w:tcW w:w="1800" w:type="dxa"/>
            <w:vMerge/>
          </w:tcPr>
          <w:p w14:paraId="6BC51DBB" w14:textId="77777777" w:rsidR="007C773D" w:rsidRDefault="007C773D" w:rsidP="007C773D">
            <w:pPr>
              <w:rPr>
                <w:rFonts w:ascii="Times New Roman" w:hAnsi="Times New Roman" w:cs="Times New Roman"/>
                <w:sz w:val="24"/>
                <w:szCs w:val="24"/>
                <w:lang w:val="en-US"/>
              </w:rPr>
            </w:pPr>
          </w:p>
        </w:tc>
        <w:tc>
          <w:tcPr>
            <w:tcW w:w="1350" w:type="dxa"/>
            <w:vMerge/>
          </w:tcPr>
          <w:p w14:paraId="041272BE" w14:textId="77777777" w:rsidR="007C773D" w:rsidRDefault="007C773D" w:rsidP="007C773D">
            <w:pPr>
              <w:rPr>
                <w:rFonts w:ascii="Times New Roman" w:hAnsi="Times New Roman" w:cs="Times New Roman"/>
                <w:sz w:val="24"/>
                <w:szCs w:val="24"/>
                <w:lang w:val="en-US"/>
              </w:rPr>
            </w:pPr>
          </w:p>
        </w:tc>
        <w:tc>
          <w:tcPr>
            <w:tcW w:w="1350" w:type="dxa"/>
            <w:vMerge/>
          </w:tcPr>
          <w:p w14:paraId="52C89466" w14:textId="77777777" w:rsidR="007C773D" w:rsidRDefault="007C773D" w:rsidP="007C773D">
            <w:pPr>
              <w:rPr>
                <w:rFonts w:ascii="Times New Roman" w:hAnsi="Times New Roman" w:cs="Times New Roman"/>
                <w:sz w:val="24"/>
                <w:szCs w:val="24"/>
                <w:lang w:val="en-US"/>
              </w:rPr>
            </w:pPr>
          </w:p>
        </w:tc>
        <w:tc>
          <w:tcPr>
            <w:tcW w:w="1440" w:type="dxa"/>
            <w:vMerge/>
          </w:tcPr>
          <w:p w14:paraId="73F201CA" w14:textId="77777777" w:rsidR="007C773D" w:rsidRDefault="007C773D" w:rsidP="007C773D">
            <w:pPr>
              <w:rPr>
                <w:rFonts w:ascii="Times New Roman" w:hAnsi="Times New Roman" w:cs="Times New Roman"/>
                <w:sz w:val="24"/>
                <w:szCs w:val="24"/>
                <w:lang w:val="en-US"/>
              </w:rPr>
            </w:pPr>
          </w:p>
        </w:tc>
        <w:tc>
          <w:tcPr>
            <w:tcW w:w="1350" w:type="dxa"/>
            <w:vMerge/>
          </w:tcPr>
          <w:p w14:paraId="263BA270" w14:textId="77777777" w:rsidR="007C773D" w:rsidRDefault="007C773D" w:rsidP="007C773D">
            <w:pPr>
              <w:rPr>
                <w:rFonts w:ascii="Times New Roman" w:hAnsi="Times New Roman" w:cs="Times New Roman"/>
                <w:sz w:val="24"/>
                <w:szCs w:val="24"/>
                <w:lang w:val="en-US"/>
              </w:rPr>
            </w:pPr>
          </w:p>
        </w:tc>
        <w:tc>
          <w:tcPr>
            <w:tcW w:w="2639" w:type="dxa"/>
          </w:tcPr>
          <w:p w14:paraId="58D3667F" w14:textId="77777777" w:rsidR="007C773D" w:rsidRDefault="007C773D" w:rsidP="007C773D">
            <w:pPr>
              <w:rPr>
                <w:rFonts w:ascii="Times New Roman" w:hAnsi="Times New Roman" w:cs="Times New Roman"/>
                <w:sz w:val="24"/>
                <w:szCs w:val="24"/>
                <w:lang w:val="en-US"/>
              </w:rPr>
            </w:pPr>
            <w:r>
              <w:rPr>
                <w:rFonts w:ascii="Times New Roman" w:hAnsi="Times New Roman" w:cs="Times New Roman"/>
                <w:sz w:val="24"/>
                <w:szCs w:val="24"/>
                <w:lang w:val="en-US"/>
              </w:rPr>
              <w:t>3:</w:t>
            </w:r>
          </w:p>
        </w:tc>
      </w:tr>
      <w:tr w:rsidR="007C773D" w14:paraId="45934E31" w14:textId="77777777" w:rsidTr="007C773D">
        <w:trPr>
          <w:trHeight w:val="642"/>
        </w:trPr>
        <w:tc>
          <w:tcPr>
            <w:tcW w:w="630" w:type="dxa"/>
            <w:vMerge w:val="restart"/>
          </w:tcPr>
          <w:p w14:paraId="1DAC6204" w14:textId="77777777" w:rsidR="007C773D" w:rsidRDefault="007C773D" w:rsidP="007C773D">
            <w:pPr>
              <w:rPr>
                <w:rFonts w:ascii="Times New Roman" w:hAnsi="Times New Roman" w:cs="Times New Roman"/>
                <w:sz w:val="24"/>
                <w:szCs w:val="24"/>
                <w:lang w:val="en-US"/>
              </w:rPr>
            </w:pPr>
          </w:p>
        </w:tc>
        <w:tc>
          <w:tcPr>
            <w:tcW w:w="1800" w:type="dxa"/>
            <w:vMerge w:val="restart"/>
          </w:tcPr>
          <w:p w14:paraId="7939069F" w14:textId="77777777" w:rsidR="007C773D" w:rsidRDefault="007C773D" w:rsidP="007C773D">
            <w:pPr>
              <w:rPr>
                <w:rFonts w:ascii="Times New Roman" w:hAnsi="Times New Roman" w:cs="Times New Roman"/>
                <w:sz w:val="24"/>
                <w:szCs w:val="24"/>
                <w:lang w:val="en-US"/>
              </w:rPr>
            </w:pPr>
          </w:p>
        </w:tc>
        <w:tc>
          <w:tcPr>
            <w:tcW w:w="1350" w:type="dxa"/>
            <w:vMerge w:val="restart"/>
          </w:tcPr>
          <w:p w14:paraId="1BBFF36E" w14:textId="77777777" w:rsidR="007C773D" w:rsidRDefault="007C773D" w:rsidP="007C773D">
            <w:pPr>
              <w:rPr>
                <w:rFonts w:ascii="Times New Roman" w:hAnsi="Times New Roman" w:cs="Times New Roman"/>
                <w:sz w:val="24"/>
                <w:szCs w:val="24"/>
                <w:lang w:val="en-US"/>
              </w:rPr>
            </w:pPr>
          </w:p>
        </w:tc>
        <w:tc>
          <w:tcPr>
            <w:tcW w:w="1350" w:type="dxa"/>
            <w:vMerge w:val="restart"/>
          </w:tcPr>
          <w:p w14:paraId="2DEA8B91" w14:textId="77777777" w:rsidR="007C773D" w:rsidRDefault="007C773D" w:rsidP="007C773D">
            <w:pPr>
              <w:rPr>
                <w:rFonts w:ascii="Times New Roman" w:hAnsi="Times New Roman" w:cs="Times New Roman"/>
                <w:sz w:val="24"/>
                <w:szCs w:val="24"/>
                <w:lang w:val="en-US"/>
              </w:rPr>
            </w:pPr>
          </w:p>
        </w:tc>
        <w:tc>
          <w:tcPr>
            <w:tcW w:w="1440" w:type="dxa"/>
            <w:vMerge w:val="restart"/>
          </w:tcPr>
          <w:p w14:paraId="19F913E4" w14:textId="77777777" w:rsidR="007C773D" w:rsidRDefault="007C773D" w:rsidP="007C773D">
            <w:pPr>
              <w:rPr>
                <w:rFonts w:ascii="Times New Roman" w:hAnsi="Times New Roman" w:cs="Times New Roman"/>
                <w:sz w:val="24"/>
                <w:szCs w:val="24"/>
                <w:lang w:val="en-US"/>
              </w:rPr>
            </w:pPr>
          </w:p>
        </w:tc>
        <w:tc>
          <w:tcPr>
            <w:tcW w:w="1350" w:type="dxa"/>
            <w:vMerge w:val="restart"/>
          </w:tcPr>
          <w:p w14:paraId="037CDFFB" w14:textId="77777777" w:rsidR="007C773D" w:rsidRDefault="007C773D" w:rsidP="007C773D">
            <w:pPr>
              <w:rPr>
                <w:rFonts w:ascii="Times New Roman" w:hAnsi="Times New Roman" w:cs="Times New Roman"/>
                <w:sz w:val="24"/>
                <w:szCs w:val="24"/>
                <w:lang w:val="en-US"/>
              </w:rPr>
            </w:pPr>
          </w:p>
        </w:tc>
        <w:tc>
          <w:tcPr>
            <w:tcW w:w="2639" w:type="dxa"/>
          </w:tcPr>
          <w:p w14:paraId="68A964F7" w14:textId="77777777" w:rsidR="007C773D" w:rsidRDefault="007C773D" w:rsidP="007C773D">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C773D" w14:paraId="25D10804" w14:textId="77777777" w:rsidTr="007C773D">
        <w:trPr>
          <w:trHeight w:val="641"/>
        </w:trPr>
        <w:tc>
          <w:tcPr>
            <w:tcW w:w="630" w:type="dxa"/>
            <w:vMerge/>
          </w:tcPr>
          <w:p w14:paraId="3F2B8E4F" w14:textId="77777777" w:rsidR="007C773D" w:rsidRDefault="007C773D" w:rsidP="007C773D">
            <w:pPr>
              <w:rPr>
                <w:rFonts w:ascii="Times New Roman" w:hAnsi="Times New Roman" w:cs="Times New Roman"/>
                <w:sz w:val="24"/>
                <w:szCs w:val="24"/>
                <w:lang w:val="en-US"/>
              </w:rPr>
            </w:pPr>
          </w:p>
        </w:tc>
        <w:tc>
          <w:tcPr>
            <w:tcW w:w="1800" w:type="dxa"/>
            <w:vMerge/>
          </w:tcPr>
          <w:p w14:paraId="04FF44BE" w14:textId="77777777" w:rsidR="007C773D" w:rsidRDefault="007C773D" w:rsidP="007C773D">
            <w:pPr>
              <w:rPr>
                <w:rFonts w:ascii="Times New Roman" w:hAnsi="Times New Roman" w:cs="Times New Roman"/>
                <w:sz w:val="24"/>
                <w:szCs w:val="24"/>
                <w:lang w:val="en-US"/>
              </w:rPr>
            </w:pPr>
          </w:p>
        </w:tc>
        <w:tc>
          <w:tcPr>
            <w:tcW w:w="1350" w:type="dxa"/>
            <w:vMerge/>
          </w:tcPr>
          <w:p w14:paraId="4FFCF0E8" w14:textId="77777777" w:rsidR="007C773D" w:rsidRDefault="007C773D" w:rsidP="007C773D">
            <w:pPr>
              <w:rPr>
                <w:rFonts w:ascii="Times New Roman" w:hAnsi="Times New Roman" w:cs="Times New Roman"/>
                <w:sz w:val="24"/>
                <w:szCs w:val="24"/>
                <w:lang w:val="en-US"/>
              </w:rPr>
            </w:pPr>
          </w:p>
        </w:tc>
        <w:tc>
          <w:tcPr>
            <w:tcW w:w="1350" w:type="dxa"/>
            <w:vMerge/>
          </w:tcPr>
          <w:p w14:paraId="35B2E3DA" w14:textId="77777777" w:rsidR="007C773D" w:rsidRDefault="007C773D" w:rsidP="007C773D">
            <w:pPr>
              <w:rPr>
                <w:rFonts w:ascii="Times New Roman" w:hAnsi="Times New Roman" w:cs="Times New Roman"/>
                <w:sz w:val="24"/>
                <w:szCs w:val="24"/>
                <w:lang w:val="en-US"/>
              </w:rPr>
            </w:pPr>
          </w:p>
        </w:tc>
        <w:tc>
          <w:tcPr>
            <w:tcW w:w="1440" w:type="dxa"/>
            <w:vMerge/>
          </w:tcPr>
          <w:p w14:paraId="2ADBE76E" w14:textId="77777777" w:rsidR="007C773D" w:rsidRDefault="007C773D" w:rsidP="007C773D">
            <w:pPr>
              <w:rPr>
                <w:rFonts w:ascii="Times New Roman" w:hAnsi="Times New Roman" w:cs="Times New Roman"/>
                <w:sz w:val="24"/>
                <w:szCs w:val="24"/>
                <w:lang w:val="en-US"/>
              </w:rPr>
            </w:pPr>
          </w:p>
        </w:tc>
        <w:tc>
          <w:tcPr>
            <w:tcW w:w="1350" w:type="dxa"/>
            <w:vMerge/>
          </w:tcPr>
          <w:p w14:paraId="514A3A81" w14:textId="77777777" w:rsidR="007C773D" w:rsidRDefault="007C773D" w:rsidP="007C773D">
            <w:pPr>
              <w:rPr>
                <w:rFonts w:ascii="Times New Roman" w:hAnsi="Times New Roman" w:cs="Times New Roman"/>
                <w:sz w:val="24"/>
                <w:szCs w:val="24"/>
                <w:lang w:val="en-US"/>
              </w:rPr>
            </w:pPr>
          </w:p>
        </w:tc>
        <w:tc>
          <w:tcPr>
            <w:tcW w:w="2639" w:type="dxa"/>
          </w:tcPr>
          <w:p w14:paraId="27B35502" w14:textId="77777777" w:rsidR="007C773D" w:rsidRDefault="007C773D" w:rsidP="007C773D">
            <w:pP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7C773D" w14:paraId="5AC5919B" w14:textId="77777777" w:rsidTr="007C773D">
        <w:trPr>
          <w:trHeight w:val="641"/>
        </w:trPr>
        <w:tc>
          <w:tcPr>
            <w:tcW w:w="630" w:type="dxa"/>
            <w:vMerge/>
          </w:tcPr>
          <w:p w14:paraId="5F2D5692" w14:textId="77777777" w:rsidR="007C773D" w:rsidRDefault="007C773D" w:rsidP="007C773D">
            <w:pPr>
              <w:rPr>
                <w:rFonts w:ascii="Times New Roman" w:hAnsi="Times New Roman" w:cs="Times New Roman"/>
                <w:sz w:val="24"/>
                <w:szCs w:val="24"/>
                <w:lang w:val="en-US"/>
              </w:rPr>
            </w:pPr>
          </w:p>
        </w:tc>
        <w:tc>
          <w:tcPr>
            <w:tcW w:w="1800" w:type="dxa"/>
            <w:vMerge/>
          </w:tcPr>
          <w:p w14:paraId="695F0610" w14:textId="77777777" w:rsidR="007C773D" w:rsidRDefault="007C773D" w:rsidP="007C773D">
            <w:pPr>
              <w:rPr>
                <w:rFonts w:ascii="Times New Roman" w:hAnsi="Times New Roman" w:cs="Times New Roman"/>
                <w:sz w:val="24"/>
                <w:szCs w:val="24"/>
                <w:lang w:val="en-US"/>
              </w:rPr>
            </w:pPr>
          </w:p>
        </w:tc>
        <w:tc>
          <w:tcPr>
            <w:tcW w:w="1350" w:type="dxa"/>
            <w:vMerge/>
          </w:tcPr>
          <w:p w14:paraId="7D788AA5" w14:textId="77777777" w:rsidR="007C773D" w:rsidRDefault="007C773D" w:rsidP="007C773D">
            <w:pPr>
              <w:rPr>
                <w:rFonts w:ascii="Times New Roman" w:hAnsi="Times New Roman" w:cs="Times New Roman"/>
                <w:sz w:val="24"/>
                <w:szCs w:val="24"/>
                <w:lang w:val="en-US"/>
              </w:rPr>
            </w:pPr>
          </w:p>
        </w:tc>
        <w:tc>
          <w:tcPr>
            <w:tcW w:w="1350" w:type="dxa"/>
            <w:vMerge/>
          </w:tcPr>
          <w:p w14:paraId="146BDF4B" w14:textId="77777777" w:rsidR="007C773D" w:rsidRDefault="007C773D" w:rsidP="007C773D">
            <w:pPr>
              <w:rPr>
                <w:rFonts w:ascii="Times New Roman" w:hAnsi="Times New Roman" w:cs="Times New Roman"/>
                <w:sz w:val="24"/>
                <w:szCs w:val="24"/>
                <w:lang w:val="en-US"/>
              </w:rPr>
            </w:pPr>
          </w:p>
        </w:tc>
        <w:tc>
          <w:tcPr>
            <w:tcW w:w="1440" w:type="dxa"/>
            <w:vMerge/>
          </w:tcPr>
          <w:p w14:paraId="096203C3" w14:textId="77777777" w:rsidR="007C773D" w:rsidRDefault="007C773D" w:rsidP="007C773D">
            <w:pPr>
              <w:rPr>
                <w:rFonts w:ascii="Times New Roman" w:hAnsi="Times New Roman" w:cs="Times New Roman"/>
                <w:sz w:val="24"/>
                <w:szCs w:val="24"/>
                <w:lang w:val="en-US"/>
              </w:rPr>
            </w:pPr>
          </w:p>
        </w:tc>
        <w:tc>
          <w:tcPr>
            <w:tcW w:w="1350" w:type="dxa"/>
            <w:vMerge/>
          </w:tcPr>
          <w:p w14:paraId="1036F635" w14:textId="77777777" w:rsidR="007C773D" w:rsidRDefault="007C773D" w:rsidP="007C773D">
            <w:pPr>
              <w:rPr>
                <w:rFonts w:ascii="Times New Roman" w:hAnsi="Times New Roman" w:cs="Times New Roman"/>
                <w:sz w:val="24"/>
                <w:szCs w:val="24"/>
                <w:lang w:val="en-US"/>
              </w:rPr>
            </w:pPr>
          </w:p>
        </w:tc>
        <w:tc>
          <w:tcPr>
            <w:tcW w:w="2639" w:type="dxa"/>
          </w:tcPr>
          <w:p w14:paraId="279002BB" w14:textId="77777777" w:rsidR="007C773D" w:rsidRDefault="007C773D" w:rsidP="007C773D">
            <w:pPr>
              <w:rPr>
                <w:rFonts w:ascii="Times New Roman" w:hAnsi="Times New Roman" w:cs="Times New Roman"/>
                <w:sz w:val="24"/>
                <w:szCs w:val="24"/>
                <w:lang w:val="en-US"/>
              </w:rPr>
            </w:pPr>
            <w:r>
              <w:rPr>
                <w:rFonts w:ascii="Times New Roman" w:hAnsi="Times New Roman" w:cs="Times New Roman"/>
                <w:sz w:val="24"/>
                <w:szCs w:val="24"/>
                <w:lang w:val="en-US"/>
              </w:rPr>
              <w:t>3:</w:t>
            </w:r>
          </w:p>
        </w:tc>
      </w:tr>
      <w:tr w:rsidR="007C773D" w14:paraId="4E57B1FC" w14:textId="77777777" w:rsidTr="007C773D">
        <w:trPr>
          <w:trHeight w:val="642"/>
        </w:trPr>
        <w:tc>
          <w:tcPr>
            <w:tcW w:w="630" w:type="dxa"/>
            <w:vMerge w:val="restart"/>
          </w:tcPr>
          <w:p w14:paraId="686FC0B2" w14:textId="77777777" w:rsidR="007C773D" w:rsidRDefault="007C773D" w:rsidP="007C773D">
            <w:pPr>
              <w:rPr>
                <w:rFonts w:ascii="Times New Roman" w:hAnsi="Times New Roman" w:cs="Times New Roman"/>
                <w:sz w:val="24"/>
                <w:szCs w:val="24"/>
                <w:lang w:val="en-US"/>
              </w:rPr>
            </w:pPr>
          </w:p>
        </w:tc>
        <w:tc>
          <w:tcPr>
            <w:tcW w:w="1800" w:type="dxa"/>
            <w:vMerge w:val="restart"/>
          </w:tcPr>
          <w:p w14:paraId="22406141" w14:textId="77777777" w:rsidR="007C773D" w:rsidRDefault="007C773D" w:rsidP="007C773D">
            <w:pPr>
              <w:rPr>
                <w:rFonts w:ascii="Times New Roman" w:hAnsi="Times New Roman" w:cs="Times New Roman"/>
                <w:sz w:val="24"/>
                <w:szCs w:val="24"/>
                <w:lang w:val="en-US"/>
              </w:rPr>
            </w:pPr>
          </w:p>
        </w:tc>
        <w:tc>
          <w:tcPr>
            <w:tcW w:w="1350" w:type="dxa"/>
            <w:vMerge w:val="restart"/>
          </w:tcPr>
          <w:p w14:paraId="1ADFC65E" w14:textId="77777777" w:rsidR="007C773D" w:rsidRDefault="007C773D" w:rsidP="007C773D">
            <w:pPr>
              <w:rPr>
                <w:rFonts w:ascii="Times New Roman" w:hAnsi="Times New Roman" w:cs="Times New Roman"/>
                <w:sz w:val="24"/>
                <w:szCs w:val="24"/>
                <w:lang w:val="en-US"/>
              </w:rPr>
            </w:pPr>
          </w:p>
        </w:tc>
        <w:tc>
          <w:tcPr>
            <w:tcW w:w="1350" w:type="dxa"/>
            <w:vMerge w:val="restart"/>
          </w:tcPr>
          <w:p w14:paraId="15C9D021" w14:textId="77777777" w:rsidR="007C773D" w:rsidRDefault="007C773D" w:rsidP="007C773D">
            <w:pPr>
              <w:rPr>
                <w:rFonts w:ascii="Times New Roman" w:hAnsi="Times New Roman" w:cs="Times New Roman"/>
                <w:sz w:val="24"/>
                <w:szCs w:val="24"/>
                <w:lang w:val="en-US"/>
              </w:rPr>
            </w:pPr>
          </w:p>
        </w:tc>
        <w:tc>
          <w:tcPr>
            <w:tcW w:w="1440" w:type="dxa"/>
            <w:vMerge w:val="restart"/>
          </w:tcPr>
          <w:p w14:paraId="7A423C81" w14:textId="77777777" w:rsidR="007C773D" w:rsidRDefault="007C773D" w:rsidP="007C773D">
            <w:pPr>
              <w:rPr>
                <w:rFonts w:ascii="Times New Roman" w:hAnsi="Times New Roman" w:cs="Times New Roman"/>
                <w:sz w:val="24"/>
                <w:szCs w:val="24"/>
                <w:lang w:val="en-US"/>
              </w:rPr>
            </w:pPr>
          </w:p>
        </w:tc>
        <w:tc>
          <w:tcPr>
            <w:tcW w:w="1350" w:type="dxa"/>
            <w:vMerge w:val="restart"/>
          </w:tcPr>
          <w:p w14:paraId="5A181BBF" w14:textId="77777777" w:rsidR="007C773D" w:rsidRDefault="007C773D" w:rsidP="007C773D">
            <w:pPr>
              <w:rPr>
                <w:rFonts w:ascii="Times New Roman" w:hAnsi="Times New Roman" w:cs="Times New Roman"/>
                <w:sz w:val="24"/>
                <w:szCs w:val="24"/>
                <w:lang w:val="en-US"/>
              </w:rPr>
            </w:pPr>
          </w:p>
        </w:tc>
        <w:tc>
          <w:tcPr>
            <w:tcW w:w="2639" w:type="dxa"/>
          </w:tcPr>
          <w:p w14:paraId="69ED4407" w14:textId="77777777" w:rsidR="007C773D" w:rsidRDefault="007C773D" w:rsidP="007C773D">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C773D" w14:paraId="21C64E60" w14:textId="77777777" w:rsidTr="007C773D">
        <w:trPr>
          <w:trHeight w:val="641"/>
        </w:trPr>
        <w:tc>
          <w:tcPr>
            <w:tcW w:w="630" w:type="dxa"/>
            <w:vMerge/>
          </w:tcPr>
          <w:p w14:paraId="1553EA8A" w14:textId="77777777" w:rsidR="007C773D" w:rsidRDefault="007C773D" w:rsidP="007C773D">
            <w:pPr>
              <w:rPr>
                <w:rFonts w:ascii="Times New Roman" w:hAnsi="Times New Roman" w:cs="Times New Roman"/>
                <w:sz w:val="24"/>
                <w:szCs w:val="24"/>
                <w:lang w:val="en-US"/>
              </w:rPr>
            </w:pPr>
          </w:p>
        </w:tc>
        <w:tc>
          <w:tcPr>
            <w:tcW w:w="1800" w:type="dxa"/>
            <w:vMerge/>
          </w:tcPr>
          <w:p w14:paraId="4F596961" w14:textId="77777777" w:rsidR="007C773D" w:rsidRDefault="007C773D" w:rsidP="007C773D">
            <w:pPr>
              <w:rPr>
                <w:rFonts w:ascii="Times New Roman" w:hAnsi="Times New Roman" w:cs="Times New Roman"/>
                <w:sz w:val="24"/>
                <w:szCs w:val="24"/>
                <w:lang w:val="en-US"/>
              </w:rPr>
            </w:pPr>
          </w:p>
        </w:tc>
        <w:tc>
          <w:tcPr>
            <w:tcW w:w="1350" w:type="dxa"/>
            <w:vMerge/>
          </w:tcPr>
          <w:p w14:paraId="342C7F63" w14:textId="77777777" w:rsidR="007C773D" w:rsidRDefault="007C773D" w:rsidP="007C773D">
            <w:pPr>
              <w:rPr>
                <w:rFonts w:ascii="Times New Roman" w:hAnsi="Times New Roman" w:cs="Times New Roman"/>
                <w:sz w:val="24"/>
                <w:szCs w:val="24"/>
                <w:lang w:val="en-US"/>
              </w:rPr>
            </w:pPr>
          </w:p>
        </w:tc>
        <w:tc>
          <w:tcPr>
            <w:tcW w:w="1350" w:type="dxa"/>
            <w:vMerge/>
          </w:tcPr>
          <w:p w14:paraId="2A1FC7F1" w14:textId="77777777" w:rsidR="007C773D" w:rsidRDefault="007C773D" w:rsidP="007C773D">
            <w:pPr>
              <w:rPr>
                <w:rFonts w:ascii="Times New Roman" w:hAnsi="Times New Roman" w:cs="Times New Roman"/>
                <w:sz w:val="24"/>
                <w:szCs w:val="24"/>
                <w:lang w:val="en-US"/>
              </w:rPr>
            </w:pPr>
          </w:p>
        </w:tc>
        <w:tc>
          <w:tcPr>
            <w:tcW w:w="1440" w:type="dxa"/>
            <w:vMerge/>
          </w:tcPr>
          <w:p w14:paraId="20462D43" w14:textId="77777777" w:rsidR="007C773D" w:rsidRDefault="007C773D" w:rsidP="007C773D">
            <w:pPr>
              <w:rPr>
                <w:rFonts w:ascii="Times New Roman" w:hAnsi="Times New Roman" w:cs="Times New Roman"/>
                <w:sz w:val="24"/>
                <w:szCs w:val="24"/>
                <w:lang w:val="en-US"/>
              </w:rPr>
            </w:pPr>
          </w:p>
        </w:tc>
        <w:tc>
          <w:tcPr>
            <w:tcW w:w="1350" w:type="dxa"/>
            <w:vMerge/>
          </w:tcPr>
          <w:p w14:paraId="3F432C78" w14:textId="77777777" w:rsidR="007C773D" w:rsidRDefault="007C773D" w:rsidP="007C773D">
            <w:pPr>
              <w:rPr>
                <w:rFonts w:ascii="Times New Roman" w:hAnsi="Times New Roman" w:cs="Times New Roman"/>
                <w:sz w:val="24"/>
                <w:szCs w:val="24"/>
                <w:lang w:val="en-US"/>
              </w:rPr>
            </w:pPr>
          </w:p>
        </w:tc>
        <w:tc>
          <w:tcPr>
            <w:tcW w:w="2639" w:type="dxa"/>
          </w:tcPr>
          <w:p w14:paraId="0F0DDC3A" w14:textId="77777777" w:rsidR="007C773D" w:rsidRDefault="007C773D" w:rsidP="007C773D">
            <w:pP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7C773D" w14:paraId="705080C4" w14:textId="77777777" w:rsidTr="007C773D">
        <w:trPr>
          <w:trHeight w:val="641"/>
        </w:trPr>
        <w:tc>
          <w:tcPr>
            <w:tcW w:w="630" w:type="dxa"/>
            <w:vMerge/>
          </w:tcPr>
          <w:p w14:paraId="4FB98048" w14:textId="77777777" w:rsidR="007C773D" w:rsidRDefault="007C773D" w:rsidP="007C773D">
            <w:pPr>
              <w:rPr>
                <w:rFonts w:ascii="Times New Roman" w:hAnsi="Times New Roman" w:cs="Times New Roman"/>
                <w:sz w:val="24"/>
                <w:szCs w:val="24"/>
                <w:lang w:val="en-US"/>
              </w:rPr>
            </w:pPr>
          </w:p>
        </w:tc>
        <w:tc>
          <w:tcPr>
            <w:tcW w:w="1800" w:type="dxa"/>
            <w:vMerge/>
          </w:tcPr>
          <w:p w14:paraId="1A7B27F8" w14:textId="77777777" w:rsidR="007C773D" w:rsidRDefault="007C773D" w:rsidP="007C773D">
            <w:pPr>
              <w:rPr>
                <w:rFonts w:ascii="Times New Roman" w:hAnsi="Times New Roman" w:cs="Times New Roman"/>
                <w:sz w:val="24"/>
                <w:szCs w:val="24"/>
                <w:lang w:val="en-US"/>
              </w:rPr>
            </w:pPr>
          </w:p>
        </w:tc>
        <w:tc>
          <w:tcPr>
            <w:tcW w:w="1350" w:type="dxa"/>
            <w:vMerge/>
          </w:tcPr>
          <w:p w14:paraId="01B91875" w14:textId="77777777" w:rsidR="007C773D" w:rsidRDefault="007C773D" w:rsidP="007C773D">
            <w:pPr>
              <w:rPr>
                <w:rFonts w:ascii="Times New Roman" w:hAnsi="Times New Roman" w:cs="Times New Roman"/>
                <w:sz w:val="24"/>
                <w:szCs w:val="24"/>
                <w:lang w:val="en-US"/>
              </w:rPr>
            </w:pPr>
          </w:p>
        </w:tc>
        <w:tc>
          <w:tcPr>
            <w:tcW w:w="1350" w:type="dxa"/>
            <w:vMerge/>
          </w:tcPr>
          <w:p w14:paraId="34EBFF4B" w14:textId="77777777" w:rsidR="007C773D" w:rsidRDefault="007C773D" w:rsidP="007C773D">
            <w:pPr>
              <w:rPr>
                <w:rFonts w:ascii="Times New Roman" w:hAnsi="Times New Roman" w:cs="Times New Roman"/>
                <w:sz w:val="24"/>
                <w:szCs w:val="24"/>
                <w:lang w:val="en-US"/>
              </w:rPr>
            </w:pPr>
          </w:p>
        </w:tc>
        <w:tc>
          <w:tcPr>
            <w:tcW w:w="1440" w:type="dxa"/>
            <w:vMerge/>
          </w:tcPr>
          <w:p w14:paraId="5CADC254" w14:textId="77777777" w:rsidR="007C773D" w:rsidRDefault="007C773D" w:rsidP="007C773D">
            <w:pPr>
              <w:rPr>
                <w:rFonts w:ascii="Times New Roman" w:hAnsi="Times New Roman" w:cs="Times New Roman"/>
                <w:sz w:val="24"/>
                <w:szCs w:val="24"/>
                <w:lang w:val="en-US"/>
              </w:rPr>
            </w:pPr>
          </w:p>
        </w:tc>
        <w:tc>
          <w:tcPr>
            <w:tcW w:w="1350" w:type="dxa"/>
            <w:vMerge/>
          </w:tcPr>
          <w:p w14:paraId="1104F872" w14:textId="77777777" w:rsidR="007C773D" w:rsidRDefault="007C773D" w:rsidP="007C773D">
            <w:pPr>
              <w:rPr>
                <w:rFonts w:ascii="Times New Roman" w:hAnsi="Times New Roman" w:cs="Times New Roman"/>
                <w:sz w:val="24"/>
                <w:szCs w:val="24"/>
                <w:lang w:val="en-US"/>
              </w:rPr>
            </w:pPr>
          </w:p>
        </w:tc>
        <w:tc>
          <w:tcPr>
            <w:tcW w:w="2639" w:type="dxa"/>
          </w:tcPr>
          <w:p w14:paraId="06BBDE6C" w14:textId="77777777" w:rsidR="007C773D" w:rsidRDefault="007C773D" w:rsidP="007C773D">
            <w:pPr>
              <w:rPr>
                <w:rFonts w:ascii="Times New Roman" w:hAnsi="Times New Roman" w:cs="Times New Roman"/>
                <w:sz w:val="24"/>
                <w:szCs w:val="24"/>
                <w:lang w:val="en-US"/>
              </w:rPr>
            </w:pPr>
            <w:r>
              <w:rPr>
                <w:rFonts w:ascii="Times New Roman" w:hAnsi="Times New Roman" w:cs="Times New Roman"/>
                <w:sz w:val="24"/>
                <w:szCs w:val="24"/>
                <w:lang w:val="en-US"/>
              </w:rPr>
              <w:t>3:</w:t>
            </w:r>
          </w:p>
        </w:tc>
      </w:tr>
      <w:tr w:rsidR="007C773D" w14:paraId="7ED92850" w14:textId="77777777" w:rsidTr="007C773D">
        <w:trPr>
          <w:trHeight w:val="642"/>
        </w:trPr>
        <w:tc>
          <w:tcPr>
            <w:tcW w:w="630" w:type="dxa"/>
            <w:vMerge w:val="restart"/>
          </w:tcPr>
          <w:p w14:paraId="5B68CD7F" w14:textId="77777777" w:rsidR="007C773D" w:rsidRDefault="007C773D" w:rsidP="007C773D">
            <w:pPr>
              <w:rPr>
                <w:rFonts w:ascii="Times New Roman" w:hAnsi="Times New Roman" w:cs="Times New Roman"/>
                <w:sz w:val="24"/>
                <w:szCs w:val="24"/>
                <w:lang w:val="en-US"/>
              </w:rPr>
            </w:pPr>
          </w:p>
        </w:tc>
        <w:tc>
          <w:tcPr>
            <w:tcW w:w="1800" w:type="dxa"/>
            <w:vMerge w:val="restart"/>
          </w:tcPr>
          <w:p w14:paraId="5EA0695C" w14:textId="77777777" w:rsidR="007C773D" w:rsidRDefault="007C773D" w:rsidP="007C773D">
            <w:pPr>
              <w:rPr>
                <w:rFonts w:ascii="Times New Roman" w:hAnsi="Times New Roman" w:cs="Times New Roman"/>
                <w:sz w:val="24"/>
                <w:szCs w:val="24"/>
                <w:lang w:val="en-US"/>
              </w:rPr>
            </w:pPr>
          </w:p>
        </w:tc>
        <w:tc>
          <w:tcPr>
            <w:tcW w:w="1350" w:type="dxa"/>
            <w:vMerge w:val="restart"/>
          </w:tcPr>
          <w:p w14:paraId="4AF6E1A9" w14:textId="77777777" w:rsidR="007C773D" w:rsidRDefault="007C773D" w:rsidP="007C773D">
            <w:pPr>
              <w:rPr>
                <w:rFonts w:ascii="Times New Roman" w:hAnsi="Times New Roman" w:cs="Times New Roman"/>
                <w:sz w:val="24"/>
                <w:szCs w:val="24"/>
                <w:lang w:val="en-US"/>
              </w:rPr>
            </w:pPr>
          </w:p>
        </w:tc>
        <w:tc>
          <w:tcPr>
            <w:tcW w:w="1350" w:type="dxa"/>
            <w:vMerge w:val="restart"/>
          </w:tcPr>
          <w:p w14:paraId="7C3BF82B" w14:textId="77777777" w:rsidR="007C773D" w:rsidRDefault="007C773D" w:rsidP="007C773D">
            <w:pPr>
              <w:rPr>
                <w:rFonts w:ascii="Times New Roman" w:hAnsi="Times New Roman" w:cs="Times New Roman"/>
                <w:sz w:val="24"/>
                <w:szCs w:val="24"/>
                <w:lang w:val="en-US"/>
              </w:rPr>
            </w:pPr>
          </w:p>
        </w:tc>
        <w:tc>
          <w:tcPr>
            <w:tcW w:w="1440" w:type="dxa"/>
            <w:vMerge w:val="restart"/>
          </w:tcPr>
          <w:p w14:paraId="23AC796B" w14:textId="77777777" w:rsidR="007C773D" w:rsidRDefault="007C773D" w:rsidP="007C773D">
            <w:pPr>
              <w:rPr>
                <w:rFonts w:ascii="Times New Roman" w:hAnsi="Times New Roman" w:cs="Times New Roman"/>
                <w:sz w:val="24"/>
                <w:szCs w:val="24"/>
                <w:lang w:val="en-US"/>
              </w:rPr>
            </w:pPr>
          </w:p>
        </w:tc>
        <w:tc>
          <w:tcPr>
            <w:tcW w:w="1350" w:type="dxa"/>
            <w:vMerge w:val="restart"/>
          </w:tcPr>
          <w:p w14:paraId="2ABAB1A6" w14:textId="77777777" w:rsidR="007C773D" w:rsidRDefault="007C773D" w:rsidP="007C773D">
            <w:pPr>
              <w:rPr>
                <w:rFonts w:ascii="Times New Roman" w:hAnsi="Times New Roman" w:cs="Times New Roman"/>
                <w:sz w:val="24"/>
                <w:szCs w:val="24"/>
                <w:lang w:val="en-US"/>
              </w:rPr>
            </w:pPr>
          </w:p>
        </w:tc>
        <w:tc>
          <w:tcPr>
            <w:tcW w:w="2639" w:type="dxa"/>
          </w:tcPr>
          <w:p w14:paraId="573DF47C" w14:textId="77777777" w:rsidR="007C773D" w:rsidRDefault="007C773D" w:rsidP="007C773D">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C773D" w14:paraId="6A99380E" w14:textId="77777777" w:rsidTr="007C773D">
        <w:trPr>
          <w:trHeight w:val="641"/>
        </w:trPr>
        <w:tc>
          <w:tcPr>
            <w:tcW w:w="630" w:type="dxa"/>
            <w:vMerge/>
          </w:tcPr>
          <w:p w14:paraId="6BEC7B26" w14:textId="77777777" w:rsidR="007C773D" w:rsidRDefault="007C773D" w:rsidP="007C773D">
            <w:pPr>
              <w:rPr>
                <w:rFonts w:ascii="Times New Roman" w:hAnsi="Times New Roman" w:cs="Times New Roman"/>
                <w:sz w:val="24"/>
                <w:szCs w:val="24"/>
                <w:lang w:val="en-US"/>
              </w:rPr>
            </w:pPr>
          </w:p>
        </w:tc>
        <w:tc>
          <w:tcPr>
            <w:tcW w:w="1800" w:type="dxa"/>
            <w:vMerge/>
          </w:tcPr>
          <w:p w14:paraId="6A3D44D5" w14:textId="77777777" w:rsidR="007C773D" w:rsidRDefault="007C773D" w:rsidP="007C773D">
            <w:pPr>
              <w:rPr>
                <w:rFonts w:ascii="Times New Roman" w:hAnsi="Times New Roman" w:cs="Times New Roman"/>
                <w:sz w:val="24"/>
                <w:szCs w:val="24"/>
                <w:lang w:val="en-US"/>
              </w:rPr>
            </w:pPr>
          </w:p>
        </w:tc>
        <w:tc>
          <w:tcPr>
            <w:tcW w:w="1350" w:type="dxa"/>
            <w:vMerge/>
          </w:tcPr>
          <w:p w14:paraId="4B868C19" w14:textId="77777777" w:rsidR="007C773D" w:rsidRDefault="007C773D" w:rsidP="007C773D">
            <w:pPr>
              <w:rPr>
                <w:rFonts w:ascii="Times New Roman" w:hAnsi="Times New Roman" w:cs="Times New Roman"/>
                <w:sz w:val="24"/>
                <w:szCs w:val="24"/>
                <w:lang w:val="en-US"/>
              </w:rPr>
            </w:pPr>
          </w:p>
        </w:tc>
        <w:tc>
          <w:tcPr>
            <w:tcW w:w="1350" w:type="dxa"/>
            <w:vMerge/>
          </w:tcPr>
          <w:p w14:paraId="03B98A6E" w14:textId="77777777" w:rsidR="007C773D" w:rsidRDefault="007C773D" w:rsidP="007C773D">
            <w:pPr>
              <w:rPr>
                <w:rFonts w:ascii="Times New Roman" w:hAnsi="Times New Roman" w:cs="Times New Roman"/>
                <w:sz w:val="24"/>
                <w:szCs w:val="24"/>
                <w:lang w:val="en-US"/>
              </w:rPr>
            </w:pPr>
          </w:p>
        </w:tc>
        <w:tc>
          <w:tcPr>
            <w:tcW w:w="1440" w:type="dxa"/>
            <w:vMerge/>
          </w:tcPr>
          <w:p w14:paraId="00004E4B" w14:textId="77777777" w:rsidR="007C773D" w:rsidRDefault="007C773D" w:rsidP="007C773D">
            <w:pPr>
              <w:rPr>
                <w:rFonts w:ascii="Times New Roman" w:hAnsi="Times New Roman" w:cs="Times New Roman"/>
                <w:sz w:val="24"/>
                <w:szCs w:val="24"/>
                <w:lang w:val="en-US"/>
              </w:rPr>
            </w:pPr>
          </w:p>
        </w:tc>
        <w:tc>
          <w:tcPr>
            <w:tcW w:w="1350" w:type="dxa"/>
            <w:vMerge/>
          </w:tcPr>
          <w:p w14:paraId="26C84CCB" w14:textId="77777777" w:rsidR="007C773D" w:rsidRDefault="007C773D" w:rsidP="007C773D">
            <w:pPr>
              <w:rPr>
                <w:rFonts w:ascii="Times New Roman" w:hAnsi="Times New Roman" w:cs="Times New Roman"/>
                <w:sz w:val="24"/>
                <w:szCs w:val="24"/>
                <w:lang w:val="en-US"/>
              </w:rPr>
            </w:pPr>
          </w:p>
        </w:tc>
        <w:tc>
          <w:tcPr>
            <w:tcW w:w="2639" w:type="dxa"/>
          </w:tcPr>
          <w:p w14:paraId="6D36CE67" w14:textId="77777777" w:rsidR="007C773D" w:rsidRDefault="007C773D" w:rsidP="007C773D">
            <w:pP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7C773D" w14:paraId="1CE595DD" w14:textId="77777777" w:rsidTr="007C773D">
        <w:trPr>
          <w:trHeight w:val="641"/>
        </w:trPr>
        <w:tc>
          <w:tcPr>
            <w:tcW w:w="630" w:type="dxa"/>
            <w:vMerge/>
          </w:tcPr>
          <w:p w14:paraId="13086DFF" w14:textId="77777777" w:rsidR="007C773D" w:rsidRDefault="007C773D" w:rsidP="007C773D">
            <w:pPr>
              <w:rPr>
                <w:rFonts w:ascii="Times New Roman" w:hAnsi="Times New Roman" w:cs="Times New Roman"/>
                <w:sz w:val="24"/>
                <w:szCs w:val="24"/>
                <w:lang w:val="en-US"/>
              </w:rPr>
            </w:pPr>
          </w:p>
        </w:tc>
        <w:tc>
          <w:tcPr>
            <w:tcW w:w="1800" w:type="dxa"/>
            <w:vMerge/>
          </w:tcPr>
          <w:p w14:paraId="45707B3F" w14:textId="77777777" w:rsidR="007C773D" w:rsidRDefault="007C773D" w:rsidP="007C773D">
            <w:pPr>
              <w:rPr>
                <w:rFonts w:ascii="Times New Roman" w:hAnsi="Times New Roman" w:cs="Times New Roman"/>
                <w:sz w:val="24"/>
                <w:szCs w:val="24"/>
                <w:lang w:val="en-US"/>
              </w:rPr>
            </w:pPr>
          </w:p>
        </w:tc>
        <w:tc>
          <w:tcPr>
            <w:tcW w:w="1350" w:type="dxa"/>
            <w:vMerge/>
          </w:tcPr>
          <w:p w14:paraId="0734EECA" w14:textId="77777777" w:rsidR="007C773D" w:rsidRDefault="007C773D" w:rsidP="007C773D">
            <w:pPr>
              <w:rPr>
                <w:rFonts w:ascii="Times New Roman" w:hAnsi="Times New Roman" w:cs="Times New Roman"/>
                <w:sz w:val="24"/>
                <w:szCs w:val="24"/>
                <w:lang w:val="en-US"/>
              </w:rPr>
            </w:pPr>
          </w:p>
        </w:tc>
        <w:tc>
          <w:tcPr>
            <w:tcW w:w="1350" w:type="dxa"/>
            <w:vMerge/>
          </w:tcPr>
          <w:p w14:paraId="14B97920" w14:textId="77777777" w:rsidR="007C773D" w:rsidRDefault="007C773D" w:rsidP="007C773D">
            <w:pPr>
              <w:rPr>
                <w:rFonts w:ascii="Times New Roman" w:hAnsi="Times New Roman" w:cs="Times New Roman"/>
                <w:sz w:val="24"/>
                <w:szCs w:val="24"/>
                <w:lang w:val="en-US"/>
              </w:rPr>
            </w:pPr>
          </w:p>
        </w:tc>
        <w:tc>
          <w:tcPr>
            <w:tcW w:w="1440" w:type="dxa"/>
            <w:vMerge/>
          </w:tcPr>
          <w:p w14:paraId="2A688DE1" w14:textId="77777777" w:rsidR="007C773D" w:rsidRDefault="007C773D" w:rsidP="007C773D">
            <w:pPr>
              <w:rPr>
                <w:rFonts w:ascii="Times New Roman" w:hAnsi="Times New Roman" w:cs="Times New Roman"/>
                <w:sz w:val="24"/>
                <w:szCs w:val="24"/>
                <w:lang w:val="en-US"/>
              </w:rPr>
            </w:pPr>
          </w:p>
        </w:tc>
        <w:tc>
          <w:tcPr>
            <w:tcW w:w="1350" w:type="dxa"/>
            <w:vMerge/>
          </w:tcPr>
          <w:p w14:paraId="0817AEA2" w14:textId="77777777" w:rsidR="007C773D" w:rsidRDefault="007C773D" w:rsidP="007C773D">
            <w:pPr>
              <w:rPr>
                <w:rFonts w:ascii="Times New Roman" w:hAnsi="Times New Roman" w:cs="Times New Roman"/>
                <w:sz w:val="24"/>
                <w:szCs w:val="24"/>
                <w:lang w:val="en-US"/>
              </w:rPr>
            </w:pPr>
          </w:p>
        </w:tc>
        <w:tc>
          <w:tcPr>
            <w:tcW w:w="2639" w:type="dxa"/>
          </w:tcPr>
          <w:p w14:paraId="0F9331AE" w14:textId="77777777" w:rsidR="007C773D" w:rsidRDefault="007C773D" w:rsidP="007C773D">
            <w:pPr>
              <w:rPr>
                <w:rFonts w:ascii="Times New Roman" w:hAnsi="Times New Roman" w:cs="Times New Roman"/>
                <w:sz w:val="24"/>
                <w:szCs w:val="24"/>
                <w:lang w:val="en-US"/>
              </w:rPr>
            </w:pPr>
            <w:r>
              <w:rPr>
                <w:rFonts w:ascii="Times New Roman" w:hAnsi="Times New Roman" w:cs="Times New Roman"/>
                <w:sz w:val="24"/>
                <w:szCs w:val="24"/>
                <w:lang w:val="en-US"/>
              </w:rPr>
              <w:t>3:</w:t>
            </w:r>
          </w:p>
        </w:tc>
      </w:tr>
    </w:tbl>
    <w:p w14:paraId="2EB2F4DC" w14:textId="77777777" w:rsidR="007C773D" w:rsidRDefault="007C773D" w:rsidP="007C773D">
      <w:pPr>
        <w:rPr>
          <w:rFonts w:ascii="Times New Roman" w:hAnsi="Times New Roman" w:cs="Times New Roman"/>
          <w:sz w:val="24"/>
          <w:szCs w:val="24"/>
          <w:lang w:val="en-US"/>
        </w:rPr>
      </w:pPr>
    </w:p>
    <w:p w14:paraId="226870E5" w14:textId="77777777" w:rsidR="007C773D" w:rsidRPr="007C773D" w:rsidRDefault="007C773D" w:rsidP="007C773D">
      <w:pPr>
        <w:ind w:left="-720" w:right="-964"/>
        <w:rPr>
          <w:rFonts w:ascii="Times New Roman" w:hAnsi="Times New Roman"/>
          <w:sz w:val="32"/>
          <w:szCs w:val="32"/>
          <w:lang w:val="en-US"/>
        </w:rPr>
      </w:pPr>
      <w:r w:rsidRPr="007C773D">
        <w:rPr>
          <w:rFonts w:ascii="Times New Roman" w:hAnsi="Times New Roman" w:cs="Times New Roman"/>
          <w:sz w:val="22"/>
          <w:szCs w:val="22"/>
          <w:lang w:val="en-US"/>
        </w:rPr>
        <w:t xml:space="preserve">Name of person filling this form: </w:t>
      </w:r>
      <w:r w:rsidRPr="007C773D">
        <w:rPr>
          <w:rFonts w:ascii="Times New Roman" w:hAnsi="Times New Roman" w:cs="Times New Roman"/>
          <w:sz w:val="22"/>
          <w:szCs w:val="22"/>
          <w:lang w:val="en-US"/>
        </w:rPr>
        <w:tab/>
      </w:r>
      <w:r w:rsidRPr="007C773D">
        <w:rPr>
          <w:rFonts w:ascii="Times New Roman" w:hAnsi="Times New Roman" w:cs="Times New Roman"/>
          <w:sz w:val="22"/>
          <w:szCs w:val="22"/>
          <w:lang w:val="en-US"/>
        </w:rPr>
        <w:tab/>
      </w:r>
      <w:r w:rsidRPr="007C773D">
        <w:rPr>
          <w:rFonts w:ascii="Times New Roman" w:hAnsi="Times New Roman" w:cs="Times New Roman"/>
          <w:sz w:val="22"/>
          <w:szCs w:val="22"/>
          <w:lang w:val="en-US"/>
        </w:rPr>
        <w:tab/>
        <w:t xml:space="preserve">Designation: </w:t>
      </w:r>
      <w:r w:rsidRPr="007C773D">
        <w:rPr>
          <w:rFonts w:ascii="Times New Roman" w:hAnsi="Times New Roman" w:cs="Times New Roman"/>
          <w:sz w:val="22"/>
          <w:szCs w:val="22"/>
          <w:lang w:val="en-US"/>
        </w:rPr>
        <w:tab/>
      </w:r>
      <w:r w:rsidRPr="007C773D">
        <w:rPr>
          <w:rFonts w:ascii="Times New Roman" w:hAnsi="Times New Roman" w:cs="Times New Roman"/>
          <w:sz w:val="22"/>
          <w:szCs w:val="22"/>
          <w:lang w:val="en-US"/>
        </w:rPr>
        <w:tab/>
      </w:r>
      <w:r w:rsidRPr="007C773D">
        <w:rPr>
          <w:rFonts w:ascii="Times New Roman" w:hAnsi="Times New Roman" w:cs="Times New Roman"/>
          <w:sz w:val="22"/>
          <w:szCs w:val="22"/>
          <w:lang w:val="en-US"/>
        </w:rPr>
        <w:tab/>
      </w:r>
      <w:r>
        <w:rPr>
          <w:rFonts w:ascii="Times New Roman" w:hAnsi="Times New Roman" w:cs="Times New Roman"/>
          <w:sz w:val="22"/>
          <w:szCs w:val="22"/>
          <w:lang w:val="en-US"/>
        </w:rPr>
        <w:tab/>
      </w:r>
      <w:r w:rsidRPr="007C773D">
        <w:rPr>
          <w:rFonts w:ascii="Times New Roman" w:hAnsi="Times New Roman" w:cs="Times New Roman"/>
          <w:sz w:val="22"/>
          <w:szCs w:val="22"/>
          <w:lang w:val="en-US"/>
        </w:rPr>
        <w:t>Date: ___/___/_____</w:t>
      </w:r>
    </w:p>
    <w:sectPr w:rsidR="007C773D" w:rsidRPr="007C773D" w:rsidSect="009012D2">
      <w:footerReference w:type="first" r:id="rId23"/>
      <w:pgSz w:w="11906" w:h="16838"/>
      <w:pgMar w:top="1080" w:right="1440" w:bottom="1440" w:left="1440" w:header="432" w:footer="708"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9" w:author="Mannat Guliani" w:date="2026-05-30T17:23:00Z" w:initials="MG">
    <w:p w14:paraId="1F49EA02" w14:textId="28F6A65C" w:rsidR="008811D0" w:rsidRDefault="008811D0" w:rsidP="00464CB0">
      <w:pPr>
        <w:pStyle w:val="CommentText"/>
      </w:pPr>
      <w:r>
        <w:rPr>
          <w:rStyle w:val="CommentReference"/>
        </w:rPr>
        <w:annotationRef/>
      </w:r>
      <w:r>
        <w:t>HN:</w:t>
      </w:r>
    </w:p>
    <w:p w14:paraId="5E3553A4" w14:textId="71A30233" w:rsidR="008811D0" w:rsidRDefault="008811D0" w:rsidP="00EB5428">
      <w:pPr>
        <w:pStyle w:val="CommentText"/>
        <w:numPr>
          <w:ilvl w:val="0"/>
          <w:numId w:val="2"/>
        </w:numPr>
      </w:pPr>
      <w:r>
        <w:t>Aurangabad – 11 digits</w:t>
      </w:r>
    </w:p>
    <w:p w14:paraId="26A81AD0" w14:textId="598EC14C" w:rsidR="008811D0" w:rsidRDefault="008811D0" w:rsidP="00EB5428">
      <w:pPr>
        <w:pStyle w:val="CommentText"/>
        <w:numPr>
          <w:ilvl w:val="0"/>
          <w:numId w:val="2"/>
        </w:numPr>
      </w:pPr>
      <w:r>
        <w:t xml:space="preserve">Dibrugarh - </w:t>
      </w:r>
      <w:r w:rsidRPr="001956B6">
        <w:t>Serial number/Yea</w:t>
      </w:r>
      <w:r>
        <w:t xml:space="preserve">r </w:t>
      </w:r>
    </w:p>
    <w:p w14:paraId="549A6BD5" w14:textId="3798BE9F" w:rsidR="008811D0" w:rsidRDefault="008811D0" w:rsidP="00EB5428">
      <w:pPr>
        <w:pStyle w:val="CommentText"/>
        <w:numPr>
          <w:ilvl w:val="0"/>
          <w:numId w:val="2"/>
        </w:numPr>
      </w:pPr>
      <w:r>
        <w:t>GMCH Chandigarh – 9</w:t>
      </w:r>
      <w:r w:rsidR="00A204D7">
        <w:t>-11</w:t>
      </w:r>
      <w:r>
        <w:t xml:space="preserve"> digits</w:t>
      </w:r>
    </w:p>
    <w:p w14:paraId="71F31C93" w14:textId="59F26B87" w:rsidR="008811D0" w:rsidRDefault="008811D0" w:rsidP="00EB5428">
      <w:pPr>
        <w:pStyle w:val="CommentText"/>
        <w:numPr>
          <w:ilvl w:val="0"/>
          <w:numId w:val="2"/>
        </w:numPr>
      </w:pPr>
      <w:r>
        <w:t>IOG Chennai – 4-6 digits</w:t>
      </w:r>
    </w:p>
    <w:p w14:paraId="5AAD8AE4" w14:textId="77777777" w:rsidR="008811D0" w:rsidRDefault="008811D0" w:rsidP="001956B6">
      <w:pPr>
        <w:pStyle w:val="CommentText"/>
      </w:pPr>
    </w:p>
  </w:comment>
  <w:comment w:id="10" w:author="Mannat Guliani" w:date="2026-05-30T16:42:00Z" w:initials="MG">
    <w:p w14:paraId="58CE2E0F" w14:textId="27C26EF1" w:rsidR="008811D0" w:rsidRDefault="008811D0" w:rsidP="00464CB0">
      <w:pPr>
        <w:pStyle w:val="CommentText"/>
      </w:pPr>
      <w:r>
        <w:rPr>
          <w:rStyle w:val="CommentReference"/>
        </w:rPr>
        <w:annotationRef/>
      </w:r>
      <w:r>
        <w:t>HN:</w:t>
      </w:r>
    </w:p>
    <w:p w14:paraId="7E3C05A6" w14:textId="00D3CF8E" w:rsidR="008811D0" w:rsidRDefault="008811D0" w:rsidP="00EB5428">
      <w:pPr>
        <w:pStyle w:val="CommentText"/>
        <w:numPr>
          <w:ilvl w:val="0"/>
          <w:numId w:val="2"/>
        </w:numPr>
      </w:pPr>
      <w:r>
        <w:t>This field should appear as MRD number for mother in Aurangabad – 4/5/6 digits</w:t>
      </w:r>
    </w:p>
    <w:p w14:paraId="652A642F" w14:textId="26525790" w:rsidR="008811D0" w:rsidRDefault="008811D0" w:rsidP="00EB5428">
      <w:pPr>
        <w:pStyle w:val="CommentText"/>
        <w:numPr>
          <w:ilvl w:val="0"/>
          <w:numId w:val="2"/>
        </w:numPr>
      </w:pPr>
      <w:r>
        <w:t>11 digit admission number assigned to mother in Dibrugarh</w:t>
      </w:r>
    </w:p>
    <w:p w14:paraId="7A788DB8" w14:textId="1E047275" w:rsidR="008811D0" w:rsidRDefault="008811D0" w:rsidP="00EB5428">
      <w:pPr>
        <w:pStyle w:val="CommentText"/>
        <w:numPr>
          <w:ilvl w:val="0"/>
          <w:numId w:val="2"/>
        </w:numPr>
      </w:pPr>
      <w:r>
        <w:t xml:space="preserve">Can be </w:t>
      </w:r>
      <w:proofErr w:type="spellStart"/>
      <w:r>
        <w:t>autofilled</w:t>
      </w:r>
      <w:proofErr w:type="spellEnd"/>
      <w:r>
        <w:t xml:space="preserve"> from maternal UID for GMCH </w:t>
      </w:r>
      <w:proofErr w:type="spellStart"/>
      <w:r>
        <w:t>Chd</w:t>
      </w:r>
      <w:proofErr w:type="spellEnd"/>
      <w:r>
        <w:t xml:space="preserve"> and IOG Chennai</w:t>
      </w:r>
    </w:p>
    <w:p w14:paraId="4A15AE43" w14:textId="3E08E2BC" w:rsidR="008811D0" w:rsidRDefault="008811D0" w:rsidP="00EB5428">
      <w:pPr>
        <w:pStyle w:val="CommentText"/>
        <w:numPr>
          <w:ilvl w:val="0"/>
          <w:numId w:val="2"/>
        </w:numPr>
      </w:pPr>
      <w:r>
        <w:t>Mandatory field for PGI – 10 digits</w:t>
      </w:r>
    </w:p>
    <w:p w14:paraId="17968ED4" w14:textId="5A36AA9C" w:rsidR="008811D0" w:rsidRDefault="008811D0">
      <w:pPr>
        <w:pStyle w:val="CommentText"/>
      </w:pPr>
    </w:p>
  </w:comment>
  <w:comment w:id="16" w:author="Mannat Guliani" w:date="2026-05-30T17:13:00Z" w:initials="MG">
    <w:p w14:paraId="270DB2B5" w14:textId="77777777" w:rsidR="008811D0" w:rsidRDefault="008811D0" w:rsidP="001D6204">
      <w:pPr>
        <w:pStyle w:val="CommentText"/>
      </w:pPr>
      <w:r>
        <w:rPr>
          <w:rStyle w:val="CommentReference"/>
        </w:rPr>
        <w:annotationRef/>
      </w:r>
      <w:r>
        <w:t>HN:</w:t>
      </w:r>
    </w:p>
    <w:p w14:paraId="203C6F93" w14:textId="538D894B" w:rsidR="008811D0" w:rsidRDefault="008811D0" w:rsidP="00242F1B">
      <w:pPr>
        <w:pStyle w:val="CommentText"/>
        <w:numPr>
          <w:ilvl w:val="0"/>
          <w:numId w:val="9"/>
        </w:numPr>
      </w:pPr>
      <w:r>
        <w:t>This field should appear as MRD number for baby in Aurangabad – 4/5/6 digits</w:t>
      </w:r>
    </w:p>
    <w:p w14:paraId="7DC9CD6B" w14:textId="4395575B" w:rsidR="008811D0" w:rsidRDefault="008811D0" w:rsidP="00EB5428">
      <w:pPr>
        <w:pStyle w:val="CommentText"/>
        <w:numPr>
          <w:ilvl w:val="0"/>
          <w:numId w:val="2"/>
        </w:numPr>
      </w:pPr>
      <w:r>
        <w:t>Dibrugarh – admission number only assigned to baby if admitted in the NICU (11 digits)</w:t>
      </w:r>
    </w:p>
    <w:p w14:paraId="7C417A18" w14:textId="09932A7F" w:rsidR="008811D0" w:rsidRDefault="008811D0" w:rsidP="00EB5428">
      <w:pPr>
        <w:pStyle w:val="CommentText"/>
        <w:numPr>
          <w:ilvl w:val="0"/>
          <w:numId w:val="2"/>
        </w:numPr>
      </w:pPr>
      <w:r>
        <w:t>9</w:t>
      </w:r>
      <w:r w:rsidR="00A204D7">
        <w:t>-11</w:t>
      </w:r>
      <w:bookmarkStart w:id="17" w:name="_GoBack"/>
      <w:bookmarkEnd w:id="17"/>
      <w:r>
        <w:t xml:space="preserve"> digit number for GMCH Chandigarh generated 2 mins after birth if baby survives</w:t>
      </w:r>
    </w:p>
    <w:p w14:paraId="5EBCFAD2" w14:textId="76F5F4A9" w:rsidR="008811D0" w:rsidRDefault="008811D0" w:rsidP="00EB5428">
      <w:pPr>
        <w:pStyle w:val="CommentText"/>
        <w:numPr>
          <w:ilvl w:val="0"/>
          <w:numId w:val="2"/>
        </w:numPr>
      </w:pPr>
      <w:r>
        <w:t>Mandatory field for PGI – 10 digits</w:t>
      </w:r>
    </w:p>
    <w:p w14:paraId="75EF2D8C" w14:textId="6C289B21" w:rsidR="008811D0" w:rsidRDefault="008811D0" w:rsidP="00EB5428">
      <w:pPr>
        <w:pStyle w:val="CommentText"/>
        <w:numPr>
          <w:ilvl w:val="0"/>
          <w:numId w:val="2"/>
        </w:numPr>
      </w:pPr>
      <w:r>
        <w:t>IOG Chennai – same as UID 4-6 digits</w:t>
      </w:r>
    </w:p>
    <w:p w14:paraId="528049C9" w14:textId="2782C499" w:rsidR="008811D0" w:rsidRDefault="008811D0" w:rsidP="001B51ED">
      <w:pPr>
        <w:pStyle w:val="CommentText"/>
      </w:pPr>
    </w:p>
  </w:comment>
  <w:comment w:id="18" w:author="Mannat Guliani" w:date="2026-06-09T11:19:00Z" w:initials="MG">
    <w:p w14:paraId="421767EE" w14:textId="1F47B9F9" w:rsidR="008811D0" w:rsidRDefault="008811D0">
      <w:pPr>
        <w:pStyle w:val="CommentText"/>
      </w:pPr>
      <w:r>
        <w:rPr>
          <w:rStyle w:val="CommentReference"/>
        </w:rPr>
        <w:annotationRef/>
      </w:r>
      <w:r>
        <w:t xml:space="preserve">HN: This </w:t>
      </w:r>
      <w:proofErr w:type="spellStart"/>
      <w:r>
        <w:t>REDCap</w:t>
      </w:r>
      <w:proofErr w:type="spellEnd"/>
      <w:r>
        <w:t xml:space="preserve"> should only appear for PGI in all forms</w:t>
      </w:r>
    </w:p>
  </w:comment>
  <w:comment w:id="19" w:author="Mannat Guliani" w:date="2026-05-30T17:25:00Z" w:initials="MG">
    <w:p w14:paraId="34FCFCF2" w14:textId="77777777" w:rsidR="008811D0" w:rsidRDefault="008811D0" w:rsidP="00464CB0">
      <w:pPr>
        <w:pStyle w:val="CommentText"/>
      </w:pPr>
      <w:r>
        <w:rPr>
          <w:rStyle w:val="CommentReference"/>
        </w:rPr>
        <w:annotationRef/>
      </w:r>
      <w:r>
        <w:t>HN:</w:t>
      </w:r>
    </w:p>
    <w:p w14:paraId="1F6306ED" w14:textId="6880AD7F" w:rsidR="008811D0" w:rsidRDefault="008811D0" w:rsidP="00242F1B">
      <w:pPr>
        <w:pStyle w:val="CommentText"/>
        <w:numPr>
          <w:ilvl w:val="0"/>
          <w:numId w:val="10"/>
        </w:numPr>
      </w:pPr>
      <w:r>
        <w:t>No Annual number for Aurangabad</w:t>
      </w:r>
    </w:p>
    <w:p w14:paraId="350D880B" w14:textId="77777777" w:rsidR="008811D0" w:rsidRDefault="008811D0" w:rsidP="00EA78E7">
      <w:pPr>
        <w:pStyle w:val="ListParagraph"/>
      </w:pPr>
    </w:p>
    <w:p w14:paraId="182C9C3F" w14:textId="13A8E789" w:rsidR="008811D0" w:rsidRDefault="008811D0" w:rsidP="00EB5428">
      <w:pPr>
        <w:pStyle w:val="CommentText"/>
        <w:numPr>
          <w:ilvl w:val="0"/>
          <w:numId w:val="2"/>
        </w:numPr>
      </w:pPr>
      <w:r>
        <w:t>Delivery room Logbook serial number – Dibrugarh</w:t>
      </w:r>
    </w:p>
    <w:p w14:paraId="5F6F37EE" w14:textId="77777777" w:rsidR="008811D0" w:rsidRDefault="008811D0" w:rsidP="00814971">
      <w:pPr>
        <w:pStyle w:val="ListParagraph"/>
      </w:pPr>
    </w:p>
    <w:p w14:paraId="51C721F9" w14:textId="4B329119" w:rsidR="008811D0" w:rsidRDefault="008811D0" w:rsidP="00EB5428">
      <w:pPr>
        <w:pStyle w:val="CommentText"/>
        <w:numPr>
          <w:ilvl w:val="0"/>
          <w:numId w:val="2"/>
        </w:numPr>
      </w:pPr>
      <w:r>
        <w:t>PGI – 4 digits</w:t>
      </w:r>
    </w:p>
    <w:p w14:paraId="1B033DE0" w14:textId="77777777" w:rsidR="008811D0" w:rsidRDefault="008811D0" w:rsidP="00214C1D">
      <w:pPr>
        <w:pStyle w:val="ListParagraph"/>
      </w:pPr>
    </w:p>
    <w:p w14:paraId="34E046A7" w14:textId="0AA8E9F2" w:rsidR="008811D0" w:rsidRDefault="008811D0" w:rsidP="00EB5428">
      <w:pPr>
        <w:pStyle w:val="CommentText"/>
        <w:numPr>
          <w:ilvl w:val="0"/>
          <w:numId w:val="2"/>
        </w:numPr>
      </w:pPr>
      <w:r>
        <w:t>SNCU – 4 digit number in IOG Chennai</w:t>
      </w:r>
    </w:p>
    <w:p w14:paraId="04787F08" w14:textId="483E09D6" w:rsidR="008811D0" w:rsidRDefault="008811D0" w:rsidP="00EA78E7">
      <w:pPr>
        <w:pStyle w:val="CommentText"/>
      </w:pPr>
    </w:p>
  </w:comment>
  <w:comment w:id="30" w:author="Mannat Guliani" w:date="2026-05-30T18:16:00Z" w:initials="MG">
    <w:p w14:paraId="6829DE4A" w14:textId="16508137" w:rsidR="008811D0" w:rsidRDefault="008811D0">
      <w:pPr>
        <w:pStyle w:val="CommentText"/>
      </w:pPr>
      <w:r>
        <w:rPr>
          <w:rStyle w:val="CommentReference"/>
        </w:rPr>
        <w:annotationRef/>
      </w:r>
      <w:r>
        <w:t>HN: Address Format at other sites:</w:t>
      </w:r>
    </w:p>
    <w:p w14:paraId="5AEC7C2D" w14:textId="77777777" w:rsidR="008811D0" w:rsidRDefault="008811D0" w:rsidP="00EB5428">
      <w:pPr>
        <w:pStyle w:val="CommentText"/>
        <w:numPr>
          <w:ilvl w:val="0"/>
          <w:numId w:val="3"/>
        </w:numPr>
      </w:pPr>
      <w:r>
        <w:t xml:space="preserve"> Dibrugarh - </w:t>
      </w:r>
      <w:r w:rsidRPr="00924B2D">
        <w:t>C/O,</w:t>
      </w:r>
      <w:r>
        <w:t xml:space="preserve"> </w:t>
      </w:r>
      <w:r w:rsidRPr="00924B2D">
        <w:t>village,</w:t>
      </w:r>
      <w:r>
        <w:t xml:space="preserve"> </w:t>
      </w:r>
      <w:r w:rsidRPr="00924B2D">
        <w:t>Post Office,</w:t>
      </w:r>
      <w:r>
        <w:t xml:space="preserve"> </w:t>
      </w:r>
      <w:r w:rsidRPr="00924B2D">
        <w:t>Polic</w:t>
      </w:r>
      <w:r>
        <w:t>e Station, District</w:t>
      </w:r>
    </w:p>
    <w:p w14:paraId="60D416A8" w14:textId="6FC858D0" w:rsidR="008811D0" w:rsidRDefault="008811D0" w:rsidP="00EB5428">
      <w:pPr>
        <w:pStyle w:val="CommentText"/>
        <w:numPr>
          <w:ilvl w:val="0"/>
          <w:numId w:val="3"/>
        </w:numPr>
      </w:pPr>
      <w:r>
        <w:t xml:space="preserve"> Aurangabad, GMCH </w:t>
      </w:r>
      <w:proofErr w:type="spellStart"/>
      <w:r>
        <w:t>Chd</w:t>
      </w:r>
      <w:proofErr w:type="spellEnd"/>
      <w:r>
        <w:t xml:space="preserve"> – Pick address from </w:t>
      </w:r>
      <w:proofErr w:type="spellStart"/>
      <w:r>
        <w:t>Aadhar</w:t>
      </w:r>
      <w:proofErr w:type="spellEnd"/>
      <w:r>
        <w:t xml:space="preserve"> card</w:t>
      </w:r>
    </w:p>
  </w:comment>
  <w:comment w:id="73" w:author="Mannat Guliani" w:date="2026-06-15T12:52:00Z" w:initials="MG">
    <w:p w14:paraId="1DDAC8FD" w14:textId="37631E29" w:rsidR="008811D0" w:rsidRPr="00841162" w:rsidRDefault="008811D0">
      <w:pPr>
        <w:pStyle w:val="CommentText"/>
        <w:rPr>
          <w:b/>
          <w:bCs/>
        </w:rPr>
      </w:pPr>
      <w:r>
        <w:rPr>
          <w:rStyle w:val="CommentReference"/>
        </w:rPr>
        <w:annotationRef/>
      </w:r>
      <w:r>
        <w:rPr>
          <w:b/>
          <w:bCs/>
        </w:rPr>
        <w:t xml:space="preserve">HN: </w:t>
      </w:r>
      <w:r w:rsidRPr="00841162">
        <w:rPr>
          <w:b/>
          <w:bCs/>
        </w:rPr>
        <w:t xml:space="preserve">Should have a + button to add more than one weight </w:t>
      </w:r>
    </w:p>
  </w:comment>
  <w:comment w:id="85" w:author="Mannat Guliani" w:date="2026-06-15T11:12:00Z" w:initials="MG">
    <w:p w14:paraId="6917BD12" w14:textId="35F8E34B" w:rsidR="008811D0" w:rsidRDefault="008811D0">
      <w:pPr>
        <w:pStyle w:val="CommentText"/>
      </w:pPr>
      <w:r>
        <w:rPr>
          <w:rStyle w:val="CommentReference"/>
        </w:rPr>
        <w:annotationRef/>
      </w:r>
      <w:r>
        <w:t>HN: Positive</w:t>
      </w:r>
    </w:p>
    <w:p w14:paraId="47D967EC" w14:textId="593D0B8C" w:rsidR="008811D0" w:rsidRDefault="008811D0">
      <w:pPr>
        <w:pStyle w:val="CommentText"/>
      </w:pPr>
      <w:r>
        <w:t>Negative</w:t>
      </w:r>
    </w:p>
    <w:p w14:paraId="15F0DD24" w14:textId="02813CAF" w:rsidR="008811D0" w:rsidRDefault="008811D0">
      <w:pPr>
        <w:pStyle w:val="CommentText"/>
      </w:pPr>
      <w:r>
        <w:t xml:space="preserve">Awaited </w:t>
      </w:r>
      <w:r>
        <w:sym w:font="Wingdings" w:char="F0E0"/>
      </w:r>
      <w:r>
        <w:t xml:space="preserve"> Should be editable such that the user can go back and enter the result to the first day awaited for entered</w:t>
      </w:r>
    </w:p>
  </w:comment>
  <w:comment w:id="88" w:author="Mannat Guliani" w:date="2026-06-15T13:27:00Z" w:initials="MG">
    <w:p w14:paraId="48BE0A62" w14:textId="059894A5" w:rsidR="008811D0" w:rsidRDefault="008811D0">
      <w:pPr>
        <w:pStyle w:val="CommentText"/>
      </w:pPr>
      <w:r>
        <w:rPr>
          <w:rStyle w:val="CommentReference"/>
        </w:rPr>
        <w:annotationRef/>
      </w:r>
      <w:r>
        <w:t>HN: With + options to enter value of each feed volume and then should be auto calculated to get total volume of the feed per day, and then divided by the weight of the day to get an average for the day.</w:t>
      </w:r>
    </w:p>
    <w:p w14:paraId="498B3430" w14:textId="77777777" w:rsidR="008811D0" w:rsidRDefault="008811D0">
      <w:pPr>
        <w:pStyle w:val="CommentText"/>
      </w:pPr>
    </w:p>
    <w:p w14:paraId="7C5E02C1" w14:textId="29DE7A8F" w:rsidR="008811D0" w:rsidRDefault="008811D0">
      <w:pPr>
        <w:pStyle w:val="CommentText"/>
      </w:pPr>
      <w:r>
        <w:t xml:space="preserve">If weight is less than 1 </w:t>
      </w:r>
      <w:proofErr w:type="gramStart"/>
      <w:r>
        <w:t>kg ,</w:t>
      </w:r>
      <w:proofErr w:type="gramEnd"/>
      <w:r>
        <w:t xml:space="preserve"> divide by 1, if more, than value</w:t>
      </w:r>
    </w:p>
  </w:comment>
  <w:comment w:id="91" w:author="Mannat Guliani" w:date="2026-06-15T13:31:00Z" w:initials="MG">
    <w:p w14:paraId="4905E9D4" w14:textId="20A546AD" w:rsidR="008811D0" w:rsidRDefault="008811D0">
      <w:pPr>
        <w:pStyle w:val="CommentText"/>
      </w:pPr>
      <w:r>
        <w:rPr>
          <w:rStyle w:val="CommentReference"/>
        </w:rPr>
        <w:annotationRef/>
      </w:r>
      <w:r>
        <w:t>HN: Value/Not tested</w:t>
      </w:r>
    </w:p>
  </w:comment>
  <w:comment w:id="93" w:author="Mannat Guliani" w:date="2026-05-30T20:17:00Z" w:initials="MG">
    <w:p w14:paraId="43E24C6D" w14:textId="58B9E67A" w:rsidR="008811D0" w:rsidRDefault="008811D0" w:rsidP="000272B7">
      <w:pPr>
        <w:pStyle w:val="CommentText"/>
      </w:pPr>
      <w:r>
        <w:rPr>
          <w:rStyle w:val="CommentReference"/>
        </w:rPr>
        <w:annotationRef/>
      </w:r>
      <w:r>
        <w:t>HN: Dropdown options</w:t>
      </w:r>
    </w:p>
    <w:p w14:paraId="0F0BF479" w14:textId="635C1715" w:rsidR="008811D0" w:rsidRDefault="008811D0" w:rsidP="00EB5428">
      <w:pPr>
        <w:pStyle w:val="CommentText"/>
        <w:numPr>
          <w:ilvl w:val="0"/>
          <w:numId w:val="4"/>
        </w:numPr>
      </w:pPr>
      <w:r>
        <w:t>Value</w:t>
      </w:r>
    </w:p>
    <w:p w14:paraId="5EEE64E2" w14:textId="66EE656E" w:rsidR="008811D0" w:rsidRDefault="008811D0" w:rsidP="00EB5428">
      <w:pPr>
        <w:pStyle w:val="CommentText"/>
        <w:numPr>
          <w:ilvl w:val="0"/>
          <w:numId w:val="4"/>
        </w:numPr>
      </w:pPr>
      <w:r>
        <w:t>Not low</w:t>
      </w:r>
    </w:p>
    <w:p w14:paraId="62B619AE" w14:textId="38E73510" w:rsidR="008811D0" w:rsidRDefault="008811D0" w:rsidP="00EB5428">
      <w:pPr>
        <w:pStyle w:val="CommentText"/>
        <w:numPr>
          <w:ilvl w:val="0"/>
          <w:numId w:val="4"/>
        </w:numPr>
      </w:pPr>
      <w:r>
        <w:t>Not tested</w:t>
      </w:r>
    </w:p>
    <w:p w14:paraId="02B99004" w14:textId="77777777" w:rsidR="008811D0" w:rsidRDefault="008811D0" w:rsidP="000272B7">
      <w:pPr>
        <w:pStyle w:val="CommentText"/>
      </w:pPr>
    </w:p>
  </w:comment>
  <w:comment w:id="94" w:author="Mannat Guliani" w:date="2026-05-30T20:17:00Z" w:initials="MG">
    <w:p w14:paraId="34BF1BAD" w14:textId="6BE58528" w:rsidR="008811D0" w:rsidRDefault="008811D0" w:rsidP="000272B7">
      <w:pPr>
        <w:pStyle w:val="CommentText"/>
      </w:pPr>
      <w:r>
        <w:rPr>
          <w:rStyle w:val="CommentReference"/>
        </w:rPr>
        <w:annotationRef/>
      </w:r>
      <w:r>
        <w:t>HN: Dropdown options</w:t>
      </w:r>
    </w:p>
    <w:p w14:paraId="2295880D" w14:textId="77777777" w:rsidR="008811D0" w:rsidRDefault="008811D0" w:rsidP="00EB5428">
      <w:pPr>
        <w:pStyle w:val="CommentText"/>
        <w:numPr>
          <w:ilvl w:val="0"/>
          <w:numId w:val="4"/>
        </w:numPr>
      </w:pPr>
      <w:r>
        <w:t>Value</w:t>
      </w:r>
    </w:p>
    <w:p w14:paraId="5D912A25" w14:textId="1525987E" w:rsidR="008811D0" w:rsidRDefault="008811D0" w:rsidP="00EB5428">
      <w:pPr>
        <w:pStyle w:val="CommentText"/>
        <w:numPr>
          <w:ilvl w:val="0"/>
          <w:numId w:val="4"/>
        </w:numPr>
      </w:pPr>
      <w:r>
        <w:t>Not high</w:t>
      </w:r>
    </w:p>
    <w:p w14:paraId="4956B6EF" w14:textId="5650C406" w:rsidR="008811D0" w:rsidRDefault="008811D0" w:rsidP="00EB5428">
      <w:pPr>
        <w:pStyle w:val="CommentText"/>
        <w:numPr>
          <w:ilvl w:val="0"/>
          <w:numId w:val="4"/>
        </w:numPr>
      </w:pPr>
      <w:r>
        <w:t>Not tested</w:t>
      </w:r>
    </w:p>
    <w:p w14:paraId="30B137F9" w14:textId="77777777" w:rsidR="008811D0" w:rsidRDefault="008811D0" w:rsidP="000272B7">
      <w:pPr>
        <w:pStyle w:val="CommentText"/>
      </w:pPr>
    </w:p>
  </w:comment>
  <w:comment w:id="95" w:author="Mannat Guliani" w:date="2026-06-04T13:18:00Z" w:initials="MG">
    <w:p w14:paraId="58F514EE" w14:textId="4E13ABF2" w:rsidR="008811D0" w:rsidRDefault="008811D0" w:rsidP="005202FA">
      <w:pPr>
        <w:pStyle w:val="CommentText"/>
      </w:pPr>
      <w:r>
        <w:rPr>
          <w:rStyle w:val="CommentReference"/>
        </w:rPr>
        <w:annotationRef/>
      </w:r>
      <w:r>
        <w:t xml:space="preserve">HN: </w:t>
      </w:r>
      <w:r>
        <w:rPr>
          <w:rStyle w:val="CommentReference"/>
        </w:rPr>
        <w:annotationRef/>
      </w:r>
      <w:r>
        <w:t>Dropdown options</w:t>
      </w:r>
    </w:p>
    <w:p w14:paraId="4D30D124" w14:textId="77777777" w:rsidR="008811D0" w:rsidRDefault="008811D0" w:rsidP="00242F1B">
      <w:pPr>
        <w:pStyle w:val="CommentText"/>
        <w:numPr>
          <w:ilvl w:val="0"/>
          <w:numId w:val="8"/>
        </w:numPr>
      </w:pPr>
      <w:r>
        <w:t>Value</w:t>
      </w:r>
    </w:p>
    <w:p w14:paraId="64D43462" w14:textId="77777777" w:rsidR="008811D0" w:rsidRDefault="008811D0" w:rsidP="00242F1B">
      <w:pPr>
        <w:pStyle w:val="CommentText"/>
        <w:numPr>
          <w:ilvl w:val="0"/>
          <w:numId w:val="8"/>
        </w:numPr>
      </w:pPr>
      <w:r>
        <w:t>In range</w:t>
      </w:r>
    </w:p>
    <w:p w14:paraId="3BEA796E" w14:textId="77777777" w:rsidR="008811D0" w:rsidRDefault="008811D0" w:rsidP="00242F1B">
      <w:pPr>
        <w:pStyle w:val="CommentText"/>
        <w:numPr>
          <w:ilvl w:val="0"/>
          <w:numId w:val="8"/>
        </w:numPr>
      </w:pPr>
      <w:r>
        <w:t>Not tested</w:t>
      </w:r>
    </w:p>
    <w:p w14:paraId="6A3469DE" w14:textId="4203E44B" w:rsidR="008811D0" w:rsidRPr="00841162" w:rsidRDefault="008811D0" w:rsidP="00841162">
      <w:pPr>
        <w:pStyle w:val="CommentText"/>
        <w:rPr>
          <w:b/>
          <w:bCs/>
        </w:rPr>
      </w:pPr>
      <w:r w:rsidRPr="00841162">
        <w:rPr>
          <w:b/>
          <w:bCs/>
        </w:rPr>
        <w:t>With a + button to add more than one value in one day (if needed)</w:t>
      </w:r>
    </w:p>
    <w:p w14:paraId="73BB9471" w14:textId="7E3AB5F2" w:rsidR="008811D0" w:rsidRDefault="008811D0">
      <w:pPr>
        <w:pStyle w:val="CommentText"/>
      </w:pPr>
    </w:p>
  </w:comment>
  <w:comment w:id="97" w:author="Mannat Guliani" w:date="2026-06-04T13:18:00Z" w:initials="MG">
    <w:p w14:paraId="05D9EBDE" w14:textId="776FE872" w:rsidR="008811D0" w:rsidRDefault="008811D0" w:rsidP="005202FA">
      <w:pPr>
        <w:pStyle w:val="CommentText"/>
      </w:pPr>
      <w:r>
        <w:rPr>
          <w:rStyle w:val="CommentReference"/>
        </w:rPr>
        <w:annotationRef/>
      </w:r>
      <w:proofErr w:type="spellStart"/>
      <w:r>
        <w:t>HN</w:t>
      </w:r>
      <w:proofErr w:type="gramStart"/>
      <w:r>
        <w:t>:Dropdown</w:t>
      </w:r>
      <w:proofErr w:type="spellEnd"/>
      <w:proofErr w:type="gramEnd"/>
      <w:r>
        <w:t xml:space="preserve"> options</w:t>
      </w:r>
    </w:p>
    <w:p w14:paraId="143A48BE" w14:textId="77777777" w:rsidR="008811D0" w:rsidRDefault="008811D0" w:rsidP="00242F1B">
      <w:pPr>
        <w:pStyle w:val="CommentText"/>
        <w:numPr>
          <w:ilvl w:val="0"/>
          <w:numId w:val="8"/>
        </w:numPr>
      </w:pPr>
      <w:r>
        <w:t>Value</w:t>
      </w:r>
    </w:p>
    <w:p w14:paraId="1B055121" w14:textId="77777777" w:rsidR="008811D0" w:rsidRDefault="008811D0" w:rsidP="00242F1B">
      <w:pPr>
        <w:pStyle w:val="CommentText"/>
        <w:numPr>
          <w:ilvl w:val="0"/>
          <w:numId w:val="8"/>
        </w:numPr>
      </w:pPr>
      <w:r>
        <w:t>In range</w:t>
      </w:r>
    </w:p>
    <w:p w14:paraId="360629FE" w14:textId="77777777" w:rsidR="008811D0" w:rsidRDefault="008811D0" w:rsidP="00242F1B">
      <w:pPr>
        <w:pStyle w:val="CommentText"/>
        <w:numPr>
          <w:ilvl w:val="0"/>
          <w:numId w:val="8"/>
        </w:numPr>
      </w:pPr>
      <w:r>
        <w:t>Not tested</w:t>
      </w:r>
    </w:p>
    <w:p w14:paraId="149CAC1C" w14:textId="598358A8" w:rsidR="008811D0" w:rsidRDefault="008811D0">
      <w:pPr>
        <w:pStyle w:val="CommentText"/>
      </w:pPr>
      <w:r w:rsidRPr="00841162">
        <w:rPr>
          <w:b/>
          <w:bCs/>
        </w:rPr>
        <w:t>With a + button to add more than one value in one day (if needed)</w:t>
      </w:r>
    </w:p>
  </w:comment>
  <w:comment w:id="99" w:author="Mannat Guliani" w:date="2026-06-09T14:44:00Z" w:initials="MG">
    <w:p w14:paraId="04EC2356" w14:textId="66F103C4" w:rsidR="008811D0" w:rsidRDefault="008811D0" w:rsidP="000C1045">
      <w:pPr>
        <w:pStyle w:val="CommentText"/>
      </w:pPr>
      <w:r>
        <w:rPr>
          <w:rStyle w:val="CommentReference"/>
        </w:rPr>
        <w:annotationRef/>
      </w:r>
      <w:r>
        <w:t>HN: Dropdown options</w:t>
      </w:r>
    </w:p>
    <w:p w14:paraId="60F28D10" w14:textId="77777777" w:rsidR="008811D0" w:rsidRDefault="008811D0" w:rsidP="00242F1B">
      <w:pPr>
        <w:pStyle w:val="CommentText"/>
        <w:numPr>
          <w:ilvl w:val="0"/>
          <w:numId w:val="8"/>
        </w:numPr>
      </w:pPr>
      <w:r>
        <w:t>Value</w:t>
      </w:r>
    </w:p>
    <w:p w14:paraId="541A86E3" w14:textId="77777777" w:rsidR="008811D0" w:rsidRDefault="008811D0" w:rsidP="00242F1B">
      <w:pPr>
        <w:pStyle w:val="CommentText"/>
        <w:numPr>
          <w:ilvl w:val="0"/>
          <w:numId w:val="8"/>
        </w:numPr>
      </w:pPr>
      <w:r>
        <w:t>In range</w:t>
      </w:r>
    </w:p>
    <w:p w14:paraId="18B597C5" w14:textId="77777777" w:rsidR="008811D0" w:rsidRDefault="008811D0" w:rsidP="00242F1B">
      <w:pPr>
        <w:pStyle w:val="CommentText"/>
        <w:numPr>
          <w:ilvl w:val="0"/>
          <w:numId w:val="8"/>
        </w:numPr>
      </w:pPr>
      <w:r>
        <w:t>Not tested</w:t>
      </w:r>
    </w:p>
    <w:p w14:paraId="4C97E6FC" w14:textId="7A853ECA" w:rsidR="008811D0" w:rsidRDefault="008811D0" w:rsidP="00841162">
      <w:pPr>
        <w:pStyle w:val="CommentText"/>
      </w:pPr>
      <w:r w:rsidRPr="00841162">
        <w:rPr>
          <w:b/>
          <w:bCs/>
        </w:rPr>
        <w:t>With a + button to add more than one value in one day (if needed)</w:t>
      </w:r>
    </w:p>
    <w:p w14:paraId="09D9664E" w14:textId="74367781" w:rsidR="008811D0" w:rsidRDefault="008811D0">
      <w:pPr>
        <w:pStyle w:val="CommentText"/>
      </w:pPr>
    </w:p>
  </w:comment>
  <w:comment w:id="105" w:author="Mannat Guliani" w:date="2026-06-15T13:10:00Z" w:initials="MG">
    <w:p w14:paraId="51B64EAE" w14:textId="08C6048C" w:rsidR="008811D0" w:rsidRDefault="008811D0">
      <w:pPr>
        <w:pStyle w:val="CommentText"/>
      </w:pPr>
      <w:r>
        <w:rPr>
          <w:rStyle w:val="CommentReference"/>
        </w:rPr>
        <w:annotationRef/>
      </w:r>
      <w:r>
        <w:t>HN: With + buttons to add more than one value</w:t>
      </w:r>
    </w:p>
    <w:p w14:paraId="05F61629" w14:textId="6ED89FAC" w:rsidR="008811D0" w:rsidRDefault="008811D0">
      <w:pPr>
        <w:pStyle w:val="CommentText"/>
      </w:pPr>
      <w:r>
        <w:t>Option - either to enter a value &lt; 36.5 or &gt; 37.5, or Temp normal</w:t>
      </w:r>
    </w:p>
  </w:comment>
  <w:comment w:id="104" w:author="Mannat Guliani" w:date="2026-06-15T12:57:00Z" w:initials="MG">
    <w:p w14:paraId="241BEFCA" w14:textId="1CC31A00" w:rsidR="008811D0" w:rsidRDefault="008811D0">
      <w:pPr>
        <w:pStyle w:val="CommentText"/>
      </w:pPr>
      <w:r>
        <w:rPr>
          <w:rStyle w:val="CommentReference"/>
        </w:rPr>
        <w:annotationRef/>
      </w:r>
      <w:r>
        <w:t>HN: Should have three blocks to enter urine output for each shift and then it should be totalled automatically.</w:t>
      </w:r>
    </w:p>
  </w:comment>
  <w:comment w:id="130" w:author="Mannat Guliani" w:date="2026-06-17T13:04:00Z" w:initials="MG">
    <w:p w14:paraId="20DEAA25" w14:textId="0D72701E" w:rsidR="008811D0" w:rsidRDefault="008811D0">
      <w:pPr>
        <w:pStyle w:val="CommentText"/>
      </w:pPr>
      <w:r>
        <w:rPr>
          <w:rStyle w:val="CommentReference"/>
        </w:rPr>
        <w:annotationRef/>
      </w:r>
      <w:r>
        <w:t>HN: Have + symbol for adding details for more episodes of infection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AAD8AE4" w15:done="0"/>
  <w15:commentEx w15:paraId="17968ED4" w15:done="0"/>
  <w15:commentEx w15:paraId="528049C9" w15:done="0"/>
  <w15:commentEx w15:paraId="421767EE" w15:done="0"/>
  <w15:commentEx w15:paraId="04787F08" w15:done="0"/>
  <w15:commentEx w15:paraId="60D416A8" w15:done="0"/>
  <w15:commentEx w15:paraId="1DDAC8FD" w15:done="0"/>
  <w15:commentEx w15:paraId="15F0DD24" w15:done="0"/>
  <w15:commentEx w15:paraId="7C5E02C1" w15:done="0"/>
  <w15:commentEx w15:paraId="4905E9D4" w15:done="0"/>
  <w15:commentEx w15:paraId="02B99004" w15:done="0"/>
  <w15:commentEx w15:paraId="30B137F9" w15:done="0"/>
  <w15:commentEx w15:paraId="73BB9471" w15:done="0"/>
  <w15:commentEx w15:paraId="149CAC1C" w15:done="0"/>
  <w15:commentEx w15:paraId="09D9664E" w15:done="0"/>
  <w15:commentEx w15:paraId="05F61629" w15:done="0"/>
  <w15:commentEx w15:paraId="241BEFCA" w15:done="0"/>
  <w15:commentEx w15:paraId="20DEAA2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DE0DEB" w14:textId="77777777" w:rsidR="00F9278E" w:rsidRDefault="00F9278E" w:rsidP="00B42550">
      <w:r>
        <w:separator/>
      </w:r>
    </w:p>
  </w:endnote>
  <w:endnote w:type="continuationSeparator" w:id="0">
    <w:p w14:paraId="0C565595" w14:textId="77777777" w:rsidR="00F9278E" w:rsidRDefault="00F9278E" w:rsidP="00B42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 w:name="Raavi">
    <w:panose1 w:val="020B0502040204020203"/>
    <w:charset w:val="00"/>
    <w:family w:val="swiss"/>
    <w:pitch w:val="variable"/>
    <w:sig w:usb0="0002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0"/>
        <w:szCs w:val="18"/>
      </w:rPr>
      <w:id w:val="-1242401708"/>
      <w:docPartObj>
        <w:docPartGallery w:val="Page Numbers (Bottom of Page)"/>
        <w:docPartUnique/>
      </w:docPartObj>
    </w:sdtPr>
    <w:sdtEndPr>
      <w:rPr>
        <w:noProof/>
      </w:rPr>
    </w:sdtEndPr>
    <w:sdtContent>
      <w:p w14:paraId="3E747E31" w14:textId="77777777" w:rsidR="008811D0" w:rsidRPr="00B169C4" w:rsidRDefault="008811D0" w:rsidP="00B169C4">
        <w:pPr>
          <w:pStyle w:val="Footer"/>
          <w:ind w:left="-270"/>
          <w:jc w:val="right"/>
          <w:rPr>
            <w:rFonts w:ascii="Times New Roman" w:hAnsi="Times New Roman" w:cs="Times New Roman"/>
            <w:sz w:val="20"/>
            <w:szCs w:val="18"/>
          </w:rPr>
        </w:pPr>
        <w:r w:rsidRPr="00B169C4">
          <w:rPr>
            <w:rFonts w:ascii="Times New Roman" w:hAnsi="Times New Roman" w:cs="Times New Roman"/>
            <w:sz w:val="20"/>
            <w:szCs w:val="18"/>
          </w:rPr>
          <w:fldChar w:fldCharType="begin"/>
        </w:r>
        <w:r w:rsidRPr="00B169C4">
          <w:rPr>
            <w:rFonts w:ascii="Times New Roman" w:hAnsi="Times New Roman" w:cs="Times New Roman"/>
            <w:sz w:val="20"/>
            <w:szCs w:val="18"/>
          </w:rPr>
          <w:instrText xml:space="preserve"> PAGE   \* MERGEFORMAT </w:instrText>
        </w:r>
        <w:r w:rsidRPr="00B169C4">
          <w:rPr>
            <w:rFonts w:ascii="Times New Roman" w:hAnsi="Times New Roman" w:cs="Times New Roman"/>
            <w:sz w:val="20"/>
            <w:szCs w:val="18"/>
          </w:rPr>
          <w:fldChar w:fldCharType="separate"/>
        </w:r>
        <w:r w:rsidR="00A204D7">
          <w:rPr>
            <w:rFonts w:ascii="Times New Roman" w:hAnsi="Times New Roman" w:cs="Times New Roman"/>
            <w:noProof/>
            <w:sz w:val="20"/>
            <w:szCs w:val="18"/>
          </w:rPr>
          <w:t>1</w:t>
        </w:r>
        <w:r w:rsidRPr="00B169C4">
          <w:rPr>
            <w:rFonts w:ascii="Times New Roman" w:hAnsi="Times New Roman" w:cs="Times New Roman"/>
            <w:noProof/>
            <w:sz w:val="20"/>
            <w:szCs w:val="18"/>
          </w:rPr>
          <w:fldChar w:fldCharType="end"/>
        </w:r>
      </w:p>
    </w:sdtContent>
  </w:sdt>
  <w:p w14:paraId="1619F159" w14:textId="4A1BDE21" w:rsidR="008811D0" w:rsidRPr="00B169C4" w:rsidRDefault="008811D0" w:rsidP="00B169C4">
    <w:pPr>
      <w:pStyle w:val="Footer"/>
      <w:ind w:left="-270"/>
      <w:rPr>
        <w:rFonts w:ascii="Times New Roman" w:hAnsi="Times New Roman" w:cs="Times New Roman"/>
        <w:sz w:val="20"/>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40696351"/>
      <w:docPartObj>
        <w:docPartGallery w:val="Page Numbers (Bottom of Page)"/>
        <w:docPartUnique/>
      </w:docPartObj>
    </w:sdtPr>
    <w:sdtEndPr>
      <w:rPr>
        <w:noProof/>
      </w:rPr>
    </w:sdtEndPr>
    <w:sdtContent>
      <w:p w14:paraId="17E6AC77" w14:textId="77777777" w:rsidR="008811D0" w:rsidRDefault="008811D0">
        <w:pPr>
          <w:pStyle w:val="Footer"/>
          <w:jc w:val="right"/>
        </w:pPr>
        <w:r>
          <w:fldChar w:fldCharType="begin"/>
        </w:r>
        <w:r>
          <w:instrText xml:space="preserve"> PAGE   \* MERGEFORMAT </w:instrText>
        </w:r>
        <w:r>
          <w:fldChar w:fldCharType="separate"/>
        </w:r>
        <w:r w:rsidR="00A204D7">
          <w:rPr>
            <w:noProof/>
          </w:rPr>
          <w:t>0</w:t>
        </w:r>
        <w:r>
          <w:rPr>
            <w:noProof/>
          </w:rPr>
          <w:fldChar w:fldCharType="end"/>
        </w:r>
      </w:p>
    </w:sdtContent>
  </w:sdt>
  <w:p w14:paraId="6627A3A3" w14:textId="77777777" w:rsidR="008811D0" w:rsidRDefault="008811D0" w:rsidP="00C80488">
    <w:r w:rsidRPr="00B169C4">
      <w:rPr>
        <w:rFonts w:ascii="Times New Roman" w:hAnsi="Times New Roman" w:cs="Times New Roman"/>
        <w:sz w:val="20"/>
        <w:szCs w:val="18"/>
      </w:rPr>
      <w:t>Ve</w:t>
    </w:r>
    <w:r>
      <w:rPr>
        <w:rFonts w:ascii="Times New Roman" w:hAnsi="Times New Roman" w:cs="Times New Roman"/>
        <w:sz w:val="20"/>
        <w:szCs w:val="18"/>
      </w:rPr>
      <w:t>r</w:t>
    </w:r>
    <w:r w:rsidRPr="00B169C4">
      <w:rPr>
        <w:rFonts w:ascii="Times New Roman" w:hAnsi="Times New Roman" w:cs="Times New Roman"/>
        <w:sz w:val="20"/>
        <w:szCs w:val="18"/>
      </w:rPr>
      <w:t>ified by Site Scientist: _________________________ (signature)</w:t>
    </w:r>
  </w:p>
  <w:p w14:paraId="07731D96" w14:textId="77777777" w:rsidR="008811D0" w:rsidRDefault="008811D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0"/>
        <w:szCs w:val="18"/>
      </w:rPr>
      <w:id w:val="-1920854931"/>
      <w:docPartObj>
        <w:docPartGallery w:val="Page Numbers (Bottom of Page)"/>
        <w:docPartUnique/>
      </w:docPartObj>
    </w:sdtPr>
    <w:sdtEndPr>
      <w:rPr>
        <w:noProof/>
      </w:rPr>
    </w:sdtEndPr>
    <w:sdtContent>
      <w:p w14:paraId="6C4364B4" w14:textId="77777777" w:rsidR="008811D0" w:rsidRPr="00B169C4" w:rsidRDefault="008811D0" w:rsidP="00B169C4">
        <w:pPr>
          <w:pStyle w:val="Footer"/>
          <w:ind w:left="-270"/>
          <w:jc w:val="right"/>
          <w:rPr>
            <w:rFonts w:ascii="Times New Roman" w:hAnsi="Times New Roman" w:cs="Times New Roman"/>
            <w:sz w:val="20"/>
            <w:szCs w:val="18"/>
          </w:rPr>
        </w:pPr>
        <w:r w:rsidRPr="00B169C4">
          <w:rPr>
            <w:rFonts w:ascii="Times New Roman" w:hAnsi="Times New Roman" w:cs="Times New Roman"/>
            <w:sz w:val="20"/>
            <w:szCs w:val="18"/>
          </w:rPr>
          <w:fldChar w:fldCharType="begin"/>
        </w:r>
        <w:r w:rsidRPr="00B169C4">
          <w:rPr>
            <w:rFonts w:ascii="Times New Roman" w:hAnsi="Times New Roman" w:cs="Times New Roman"/>
            <w:sz w:val="20"/>
            <w:szCs w:val="18"/>
          </w:rPr>
          <w:instrText xml:space="preserve"> PAGE   \* MERGEFORMAT </w:instrText>
        </w:r>
        <w:r w:rsidRPr="00B169C4">
          <w:rPr>
            <w:rFonts w:ascii="Times New Roman" w:hAnsi="Times New Roman" w:cs="Times New Roman"/>
            <w:sz w:val="20"/>
            <w:szCs w:val="18"/>
          </w:rPr>
          <w:fldChar w:fldCharType="separate"/>
        </w:r>
        <w:r w:rsidR="00A204D7">
          <w:rPr>
            <w:rFonts w:ascii="Times New Roman" w:hAnsi="Times New Roman" w:cs="Times New Roman"/>
            <w:noProof/>
            <w:sz w:val="20"/>
            <w:szCs w:val="18"/>
          </w:rPr>
          <w:t>6</w:t>
        </w:r>
        <w:r w:rsidRPr="00B169C4">
          <w:rPr>
            <w:rFonts w:ascii="Times New Roman" w:hAnsi="Times New Roman" w:cs="Times New Roman"/>
            <w:noProof/>
            <w:sz w:val="20"/>
            <w:szCs w:val="18"/>
          </w:rPr>
          <w:fldChar w:fldCharType="end"/>
        </w:r>
      </w:p>
    </w:sdtContent>
  </w:sdt>
  <w:p w14:paraId="707B4C9E" w14:textId="453733B9" w:rsidR="008811D0" w:rsidRPr="00B169C4" w:rsidRDefault="008811D0" w:rsidP="002F4963">
    <w:pPr>
      <w:pStyle w:val="Footer"/>
      <w:ind w:left="-810"/>
      <w:rPr>
        <w:rFonts w:ascii="Times New Roman" w:hAnsi="Times New Roman" w:cs="Times New Roman"/>
        <w:sz w:val="20"/>
        <w:szCs w:val="18"/>
      </w:rPr>
    </w:pPr>
    <w:r w:rsidRPr="00B169C4">
      <w:rPr>
        <w:rFonts w:ascii="Times New Roman" w:hAnsi="Times New Roman" w:cs="Times New Roman"/>
        <w:sz w:val="20"/>
        <w:szCs w:val="18"/>
      </w:rPr>
      <w:t>Ve</w:t>
    </w:r>
    <w:r>
      <w:rPr>
        <w:rFonts w:ascii="Times New Roman" w:hAnsi="Times New Roman" w:cs="Times New Roman"/>
        <w:sz w:val="20"/>
        <w:szCs w:val="18"/>
      </w:rPr>
      <w:t>r</w:t>
    </w:r>
    <w:r w:rsidRPr="00B169C4">
      <w:rPr>
        <w:rFonts w:ascii="Times New Roman" w:hAnsi="Times New Roman" w:cs="Times New Roman"/>
        <w:sz w:val="20"/>
        <w:szCs w:val="18"/>
      </w:rPr>
      <w:t>ified by Site Scientist: _________________________ (signature)</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37911001"/>
      <w:docPartObj>
        <w:docPartGallery w:val="Page Numbers (Bottom of Page)"/>
        <w:docPartUnique/>
      </w:docPartObj>
    </w:sdtPr>
    <w:sdtEndPr>
      <w:rPr>
        <w:noProof/>
      </w:rPr>
    </w:sdtEndPr>
    <w:sdtContent>
      <w:p w14:paraId="21D37DA6" w14:textId="77777777" w:rsidR="008811D0" w:rsidRDefault="008811D0">
        <w:pPr>
          <w:pStyle w:val="Footer"/>
          <w:jc w:val="right"/>
        </w:pPr>
        <w:r>
          <w:fldChar w:fldCharType="begin"/>
        </w:r>
        <w:r>
          <w:instrText xml:space="preserve"> PAGE   \* MERGEFORMAT </w:instrText>
        </w:r>
        <w:r>
          <w:fldChar w:fldCharType="separate"/>
        </w:r>
        <w:r w:rsidR="00A204D7">
          <w:rPr>
            <w:noProof/>
          </w:rPr>
          <w:t>2</w:t>
        </w:r>
        <w:r>
          <w:rPr>
            <w:noProof/>
          </w:rPr>
          <w:fldChar w:fldCharType="end"/>
        </w:r>
      </w:p>
    </w:sdtContent>
  </w:sdt>
  <w:p w14:paraId="498804DF" w14:textId="77777777" w:rsidR="008811D0" w:rsidRDefault="008811D0" w:rsidP="002F4963">
    <w:pPr>
      <w:ind w:left="-990"/>
    </w:pPr>
    <w:r w:rsidRPr="00B169C4">
      <w:rPr>
        <w:rFonts w:ascii="Times New Roman" w:hAnsi="Times New Roman" w:cs="Times New Roman"/>
        <w:sz w:val="20"/>
        <w:szCs w:val="18"/>
      </w:rPr>
      <w:t>Ve</w:t>
    </w:r>
    <w:r>
      <w:rPr>
        <w:rFonts w:ascii="Times New Roman" w:hAnsi="Times New Roman" w:cs="Times New Roman"/>
        <w:sz w:val="20"/>
        <w:szCs w:val="18"/>
      </w:rPr>
      <w:t>r</w:t>
    </w:r>
    <w:r w:rsidRPr="00B169C4">
      <w:rPr>
        <w:rFonts w:ascii="Times New Roman" w:hAnsi="Times New Roman" w:cs="Times New Roman"/>
        <w:sz w:val="20"/>
        <w:szCs w:val="18"/>
      </w:rPr>
      <w:t>ified by Site Scientist: _________________________ (signature)</w:t>
    </w:r>
  </w:p>
  <w:p w14:paraId="022FC85D" w14:textId="77777777" w:rsidR="008811D0" w:rsidRDefault="008811D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0"/>
        <w:szCs w:val="18"/>
      </w:rPr>
      <w:id w:val="-1308776284"/>
      <w:docPartObj>
        <w:docPartGallery w:val="Page Numbers (Bottom of Page)"/>
        <w:docPartUnique/>
      </w:docPartObj>
    </w:sdtPr>
    <w:sdtEndPr>
      <w:rPr>
        <w:noProof/>
      </w:rPr>
    </w:sdtEndPr>
    <w:sdtContent>
      <w:p w14:paraId="23BE3031" w14:textId="77777777" w:rsidR="008811D0" w:rsidRPr="00B169C4" w:rsidRDefault="008811D0" w:rsidP="00B169C4">
        <w:pPr>
          <w:pStyle w:val="Footer"/>
          <w:ind w:left="-270"/>
          <w:jc w:val="right"/>
          <w:rPr>
            <w:rFonts w:ascii="Times New Roman" w:hAnsi="Times New Roman" w:cs="Times New Roman"/>
            <w:sz w:val="20"/>
            <w:szCs w:val="18"/>
          </w:rPr>
        </w:pPr>
        <w:r w:rsidRPr="00B169C4">
          <w:rPr>
            <w:rFonts w:ascii="Times New Roman" w:hAnsi="Times New Roman" w:cs="Times New Roman"/>
            <w:sz w:val="20"/>
            <w:szCs w:val="18"/>
          </w:rPr>
          <w:fldChar w:fldCharType="begin"/>
        </w:r>
        <w:r w:rsidRPr="00B169C4">
          <w:rPr>
            <w:rFonts w:ascii="Times New Roman" w:hAnsi="Times New Roman" w:cs="Times New Roman"/>
            <w:sz w:val="20"/>
            <w:szCs w:val="18"/>
          </w:rPr>
          <w:instrText xml:space="preserve"> PAGE   \* MERGEFORMAT </w:instrText>
        </w:r>
        <w:r w:rsidRPr="00B169C4">
          <w:rPr>
            <w:rFonts w:ascii="Times New Roman" w:hAnsi="Times New Roman" w:cs="Times New Roman"/>
            <w:sz w:val="20"/>
            <w:szCs w:val="18"/>
          </w:rPr>
          <w:fldChar w:fldCharType="separate"/>
        </w:r>
        <w:r w:rsidR="00A204D7">
          <w:rPr>
            <w:rFonts w:ascii="Times New Roman" w:hAnsi="Times New Roman" w:cs="Times New Roman"/>
            <w:noProof/>
            <w:sz w:val="20"/>
            <w:szCs w:val="18"/>
          </w:rPr>
          <w:t>11</w:t>
        </w:r>
        <w:r w:rsidRPr="00B169C4">
          <w:rPr>
            <w:rFonts w:ascii="Times New Roman" w:hAnsi="Times New Roman" w:cs="Times New Roman"/>
            <w:noProof/>
            <w:sz w:val="20"/>
            <w:szCs w:val="18"/>
          </w:rPr>
          <w:fldChar w:fldCharType="end"/>
        </w:r>
      </w:p>
    </w:sdtContent>
  </w:sdt>
  <w:p w14:paraId="524B7B47" w14:textId="77777777" w:rsidR="008811D0" w:rsidRPr="00B169C4" w:rsidRDefault="008811D0" w:rsidP="008677DE">
    <w:pPr>
      <w:pStyle w:val="Footer"/>
      <w:rPr>
        <w:rFonts w:ascii="Times New Roman" w:hAnsi="Times New Roman" w:cs="Times New Roman"/>
        <w:sz w:val="20"/>
        <w:szCs w:val="18"/>
      </w:rPr>
    </w:pPr>
    <w:r w:rsidRPr="00B169C4">
      <w:rPr>
        <w:rFonts w:ascii="Times New Roman" w:hAnsi="Times New Roman" w:cs="Times New Roman"/>
        <w:sz w:val="20"/>
        <w:szCs w:val="18"/>
      </w:rPr>
      <w:t>Ve</w:t>
    </w:r>
    <w:r>
      <w:rPr>
        <w:rFonts w:ascii="Times New Roman" w:hAnsi="Times New Roman" w:cs="Times New Roman"/>
        <w:sz w:val="20"/>
        <w:szCs w:val="18"/>
      </w:rPr>
      <w:t>r</w:t>
    </w:r>
    <w:r w:rsidRPr="00B169C4">
      <w:rPr>
        <w:rFonts w:ascii="Times New Roman" w:hAnsi="Times New Roman" w:cs="Times New Roman"/>
        <w:sz w:val="20"/>
        <w:szCs w:val="18"/>
      </w:rPr>
      <w:t>ified by Site Scientist: _________________________ (signature)</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FC01BC" w14:textId="77777777" w:rsidR="008811D0" w:rsidRDefault="008811D0" w:rsidP="00A05124">
    <w:pPr>
      <w:pStyle w:val="Footer"/>
      <w:jc w:val="right"/>
    </w:pPr>
    <w:r w:rsidRPr="00B169C4">
      <w:rPr>
        <w:rFonts w:ascii="Times New Roman" w:hAnsi="Times New Roman" w:cs="Times New Roman"/>
        <w:sz w:val="20"/>
        <w:szCs w:val="18"/>
      </w:rPr>
      <w:t>Ve</w:t>
    </w:r>
    <w:r>
      <w:rPr>
        <w:rFonts w:ascii="Times New Roman" w:hAnsi="Times New Roman" w:cs="Times New Roman"/>
        <w:sz w:val="20"/>
        <w:szCs w:val="18"/>
      </w:rPr>
      <w:t>r</w:t>
    </w:r>
    <w:r w:rsidRPr="00B169C4">
      <w:rPr>
        <w:rFonts w:ascii="Times New Roman" w:hAnsi="Times New Roman" w:cs="Times New Roman"/>
        <w:sz w:val="20"/>
        <w:szCs w:val="18"/>
      </w:rPr>
      <w:t>ified by Site Scientist: _________________________ (signature)</w:t>
    </w:r>
    <w:r>
      <w:rPr>
        <w:rFonts w:ascii="Times New Roman" w:hAnsi="Times New Roman" w:cs="Times New Roman"/>
        <w:sz w:val="20"/>
        <w:szCs w:val="18"/>
      </w:rPr>
      <w:t xml:space="preserve">                                                                                                                                                                                     </w:t>
    </w:r>
    <w:r>
      <w:fldChar w:fldCharType="begin"/>
    </w:r>
    <w:r>
      <w:instrText xml:space="preserve"> PAGE   \* MERGEFORMAT </w:instrText>
    </w:r>
    <w:r>
      <w:fldChar w:fldCharType="separate"/>
    </w:r>
    <w:r w:rsidR="00A204D7">
      <w:rPr>
        <w:noProof/>
      </w:rPr>
      <w:t>7</w:t>
    </w:r>
    <w:r>
      <w:rPr>
        <w:noProof/>
      </w:rPr>
      <w:fldChar w:fldCharType="end"/>
    </w:r>
  </w:p>
  <w:p w14:paraId="64DB5067" w14:textId="77777777" w:rsidR="008811D0" w:rsidRPr="00B169C4" w:rsidRDefault="008811D0" w:rsidP="00CD290D">
    <w:pPr>
      <w:pStyle w:val="Footer"/>
      <w:ind w:left="-270"/>
      <w:rPr>
        <w:rFonts w:ascii="Times New Roman" w:hAnsi="Times New Roman" w:cs="Times New Roman"/>
        <w:sz w:val="20"/>
        <w:szCs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0"/>
        <w:szCs w:val="18"/>
      </w:rPr>
      <w:id w:val="1195420268"/>
      <w:docPartObj>
        <w:docPartGallery w:val="Page Numbers (Bottom of Page)"/>
        <w:docPartUnique/>
      </w:docPartObj>
    </w:sdtPr>
    <w:sdtEndPr>
      <w:rPr>
        <w:noProof/>
      </w:rPr>
    </w:sdtEndPr>
    <w:sdtContent>
      <w:p w14:paraId="322B4A7A" w14:textId="77777777" w:rsidR="008811D0" w:rsidRPr="00B169C4" w:rsidRDefault="008811D0" w:rsidP="00B169C4">
        <w:pPr>
          <w:pStyle w:val="Footer"/>
          <w:ind w:left="-270"/>
          <w:jc w:val="right"/>
          <w:rPr>
            <w:rFonts w:ascii="Times New Roman" w:hAnsi="Times New Roman" w:cs="Times New Roman"/>
            <w:sz w:val="20"/>
            <w:szCs w:val="18"/>
          </w:rPr>
        </w:pPr>
        <w:r w:rsidRPr="00B169C4">
          <w:rPr>
            <w:rFonts w:ascii="Times New Roman" w:hAnsi="Times New Roman" w:cs="Times New Roman"/>
            <w:sz w:val="20"/>
            <w:szCs w:val="18"/>
          </w:rPr>
          <w:fldChar w:fldCharType="begin"/>
        </w:r>
        <w:r w:rsidRPr="00B169C4">
          <w:rPr>
            <w:rFonts w:ascii="Times New Roman" w:hAnsi="Times New Roman" w:cs="Times New Roman"/>
            <w:sz w:val="20"/>
            <w:szCs w:val="18"/>
          </w:rPr>
          <w:instrText xml:space="preserve"> PAGE   \* MERGEFORMAT </w:instrText>
        </w:r>
        <w:r w:rsidRPr="00B169C4">
          <w:rPr>
            <w:rFonts w:ascii="Times New Roman" w:hAnsi="Times New Roman" w:cs="Times New Roman"/>
            <w:sz w:val="20"/>
            <w:szCs w:val="18"/>
          </w:rPr>
          <w:fldChar w:fldCharType="separate"/>
        </w:r>
        <w:r>
          <w:rPr>
            <w:rFonts w:ascii="Times New Roman" w:hAnsi="Times New Roman" w:cs="Times New Roman"/>
            <w:noProof/>
            <w:sz w:val="20"/>
            <w:szCs w:val="18"/>
          </w:rPr>
          <w:t>9</w:t>
        </w:r>
        <w:r w:rsidRPr="00B169C4">
          <w:rPr>
            <w:rFonts w:ascii="Times New Roman" w:hAnsi="Times New Roman" w:cs="Times New Roman"/>
            <w:noProof/>
            <w:sz w:val="20"/>
            <w:szCs w:val="18"/>
          </w:rPr>
          <w:fldChar w:fldCharType="end"/>
        </w:r>
      </w:p>
    </w:sdtContent>
  </w:sdt>
  <w:p w14:paraId="41D4FC4B" w14:textId="77777777" w:rsidR="008811D0" w:rsidRPr="00B169C4" w:rsidRDefault="008811D0" w:rsidP="003979BE">
    <w:pPr>
      <w:pStyle w:val="Footer"/>
      <w:ind w:left="-270"/>
      <w:rPr>
        <w:rFonts w:ascii="Times New Roman" w:hAnsi="Times New Roman" w:cs="Times New Roman"/>
        <w:sz w:val="20"/>
        <w:szCs w:val="18"/>
      </w:rPr>
    </w:pPr>
    <w:r w:rsidRPr="00B169C4">
      <w:rPr>
        <w:rFonts w:ascii="Times New Roman" w:hAnsi="Times New Roman" w:cs="Times New Roman"/>
        <w:sz w:val="20"/>
        <w:szCs w:val="18"/>
      </w:rPr>
      <w:t>Ve</w:t>
    </w:r>
    <w:r>
      <w:rPr>
        <w:rFonts w:ascii="Times New Roman" w:hAnsi="Times New Roman" w:cs="Times New Roman"/>
        <w:sz w:val="20"/>
        <w:szCs w:val="18"/>
      </w:rPr>
      <w:t>r</w:t>
    </w:r>
    <w:r w:rsidRPr="00B169C4">
      <w:rPr>
        <w:rFonts w:ascii="Times New Roman" w:hAnsi="Times New Roman" w:cs="Times New Roman"/>
        <w:sz w:val="20"/>
        <w:szCs w:val="18"/>
      </w:rPr>
      <w:t>ified by Site Scientist: _________________________ (signature)</w:t>
    </w:r>
  </w:p>
  <w:p w14:paraId="22DF9826" w14:textId="77777777" w:rsidR="008811D0" w:rsidRDefault="008811D0"/>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14731D" w14:textId="77777777" w:rsidR="008811D0" w:rsidRPr="00B169C4" w:rsidRDefault="008811D0" w:rsidP="003979BE">
    <w:pPr>
      <w:pStyle w:val="Footer"/>
      <w:ind w:left="-270"/>
      <w:rPr>
        <w:rFonts w:ascii="Times New Roman" w:hAnsi="Times New Roman" w:cs="Times New Roman"/>
        <w:sz w:val="20"/>
        <w:szCs w:val="18"/>
      </w:rPr>
    </w:pPr>
    <w:r w:rsidRPr="00B169C4">
      <w:rPr>
        <w:rFonts w:ascii="Times New Roman" w:hAnsi="Times New Roman" w:cs="Times New Roman"/>
        <w:sz w:val="20"/>
        <w:szCs w:val="18"/>
      </w:rPr>
      <w:t>Ve</w:t>
    </w:r>
    <w:r>
      <w:rPr>
        <w:rFonts w:ascii="Times New Roman" w:hAnsi="Times New Roman" w:cs="Times New Roman"/>
        <w:sz w:val="20"/>
        <w:szCs w:val="18"/>
      </w:rPr>
      <w:t>r</w:t>
    </w:r>
    <w:r w:rsidRPr="00B169C4">
      <w:rPr>
        <w:rFonts w:ascii="Times New Roman" w:hAnsi="Times New Roman" w:cs="Times New Roman"/>
        <w:sz w:val="20"/>
        <w:szCs w:val="18"/>
      </w:rPr>
      <w:t>ified by Site Scientist: _________________________ (signature)</w:t>
    </w:r>
  </w:p>
  <w:sdt>
    <w:sdtPr>
      <w:id w:val="1483193532"/>
      <w:docPartObj>
        <w:docPartGallery w:val="Page Numbers (Bottom of Page)"/>
        <w:docPartUnique/>
      </w:docPartObj>
    </w:sdtPr>
    <w:sdtEndPr>
      <w:rPr>
        <w:noProof/>
      </w:rPr>
    </w:sdtEndPr>
    <w:sdtContent>
      <w:p w14:paraId="4D90DD80" w14:textId="77777777" w:rsidR="008811D0" w:rsidRDefault="008811D0">
        <w:pPr>
          <w:pStyle w:val="Footer"/>
          <w:jc w:val="right"/>
        </w:pPr>
        <w:r>
          <w:fldChar w:fldCharType="begin"/>
        </w:r>
        <w:r>
          <w:instrText xml:space="preserve"> PAGE   \* MERGEFORMAT </w:instrText>
        </w:r>
        <w:r>
          <w:fldChar w:fldCharType="separate"/>
        </w:r>
        <w:r w:rsidR="00A204D7">
          <w:rPr>
            <w:noProof/>
          </w:rPr>
          <w:t>12</w:t>
        </w:r>
        <w:r>
          <w:rPr>
            <w:noProof/>
          </w:rP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0"/>
        <w:szCs w:val="18"/>
      </w:rPr>
      <w:id w:val="-1360117602"/>
      <w:docPartObj>
        <w:docPartGallery w:val="Page Numbers (Bottom of Page)"/>
        <w:docPartUnique/>
      </w:docPartObj>
    </w:sdtPr>
    <w:sdtEndPr>
      <w:rPr>
        <w:noProof/>
      </w:rPr>
    </w:sdtEndPr>
    <w:sdtContent>
      <w:p w14:paraId="241B8A31" w14:textId="77777777" w:rsidR="008811D0" w:rsidRPr="00B169C4" w:rsidRDefault="008811D0" w:rsidP="00B169C4">
        <w:pPr>
          <w:pStyle w:val="Footer"/>
          <w:ind w:left="-270"/>
          <w:jc w:val="right"/>
          <w:rPr>
            <w:rFonts w:ascii="Times New Roman" w:hAnsi="Times New Roman" w:cs="Times New Roman"/>
            <w:sz w:val="20"/>
            <w:szCs w:val="18"/>
          </w:rPr>
        </w:pPr>
        <w:r w:rsidRPr="00B169C4">
          <w:rPr>
            <w:rFonts w:ascii="Times New Roman" w:hAnsi="Times New Roman" w:cs="Times New Roman"/>
            <w:sz w:val="20"/>
            <w:szCs w:val="18"/>
          </w:rPr>
          <w:fldChar w:fldCharType="begin"/>
        </w:r>
        <w:r w:rsidRPr="00B169C4">
          <w:rPr>
            <w:rFonts w:ascii="Times New Roman" w:hAnsi="Times New Roman" w:cs="Times New Roman"/>
            <w:sz w:val="20"/>
            <w:szCs w:val="18"/>
          </w:rPr>
          <w:instrText xml:space="preserve"> PAGE   \* MERGEFORMAT </w:instrText>
        </w:r>
        <w:r w:rsidRPr="00B169C4">
          <w:rPr>
            <w:rFonts w:ascii="Times New Roman" w:hAnsi="Times New Roman" w:cs="Times New Roman"/>
            <w:sz w:val="20"/>
            <w:szCs w:val="18"/>
          </w:rPr>
          <w:fldChar w:fldCharType="separate"/>
        </w:r>
        <w:r w:rsidR="00A204D7">
          <w:rPr>
            <w:rFonts w:ascii="Times New Roman" w:hAnsi="Times New Roman" w:cs="Times New Roman"/>
            <w:noProof/>
            <w:sz w:val="20"/>
            <w:szCs w:val="18"/>
          </w:rPr>
          <w:t>20</w:t>
        </w:r>
        <w:r w:rsidRPr="00B169C4">
          <w:rPr>
            <w:rFonts w:ascii="Times New Roman" w:hAnsi="Times New Roman" w:cs="Times New Roman"/>
            <w:noProof/>
            <w:sz w:val="20"/>
            <w:szCs w:val="18"/>
          </w:rPr>
          <w:fldChar w:fldCharType="end"/>
        </w:r>
      </w:p>
    </w:sdtContent>
  </w:sdt>
  <w:p w14:paraId="10B0A0E4" w14:textId="77777777" w:rsidR="008811D0" w:rsidRDefault="008811D0"/>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6E6CCA" w14:textId="77777777" w:rsidR="008811D0" w:rsidRPr="00B169C4" w:rsidRDefault="008811D0" w:rsidP="00B956D5">
    <w:pPr>
      <w:pStyle w:val="Footer"/>
      <w:ind w:left="-270"/>
      <w:rPr>
        <w:rFonts w:ascii="Times New Roman" w:hAnsi="Times New Roman" w:cs="Times New Roman"/>
        <w:sz w:val="20"/>
        <w:szCs w:val="18"/>
      </w:rPr>
    </w:pPr>
    <w:r w:rsidRPr="00B169C4">
      <w:rPr>
        <w:rFonts w:ascii="Times New Roman" w:hAnsi="Times New Roman" w:cs="Times New Roman"/>
        <w:sz w:val="20"/>
        <w:szCs w:val="18"/>
      </w:rPr>
      <w:t>Ve</w:t>
    </w:r>
    <w:r>
      <w:rPr>
        <w:rFonts w:ascii="Times New Roman" w:hAnsi="Times New Roman" w:cs="Times New Roman"/>
        <w:sz w:val="20"/>
        <w:szCs w:val="18"/>
      </w:rPr>
      <w:t>r</w:t>
    </w:r>
    <w:r w:rsidRPr="00B169C4">
      <w:rPr>
        <w:rFonts w:ascii="Times New Roman" w:hAnsi="Times New Roman" w:cs="Times New Roman"/>
        <w:sz w:val="20"/>
        <w:szCs w:val="18"/>
      </w:rPr>
      <w:t>ified by Site Scientist: _________________________ (signature)</w:t>
    </w:r>
  </w:p>
  <w:p w14:paraId="28F933B0" w14:textId="3342544D" w:rsidR="008811D0" w:rsidRDefault="00F9278E" w:rsidP="00B956D5">
    <w:pPr>
      <w:pStyle w:val="Footer"/>
      <w:jc w:val="right"/>
    </w:pPr>
    <w:sdt>
      <w:sdtPr>
        <w:id w:val="1180708356"/>
        <w:docPartObj>
          <w:docPartGallery w:val="Page Numbers (Bottom of Page)"/>
          <w:docPartUnique/>
        </w:docPartObj>
      </w:sdtPr>
      <w:sdtEndPr>
        <w:rPr>
          <w:noProof/>
        </w:rPr>
      </w:sdtEndPr>
      <w:sdtContent/>
    </w:sdt>
    <w:sdt>
      <w:sdtPr>
        <w:id w:val="939567719"/>
        <w:docPartObj>
          <w:docPartGallery w:val="Page Numbers (Bottom of Page)"/>
          <w:docPartUnique/>
        </w:docPartObj>
      </w:sdtPr>
      <w:sdtEndPr>
        <w:rPr>
          <w:noProof/>
        </w:rPr>
      </w:sdtEndPr>
      <w:sdtContent>
        <w:r w:rsidR="008811D0">
          <w:fldChar w:fldCharType="begin"/>
        </w:r>
        <w:r w:rsidR="008811D0">
          <w:instrText xml:space="preserve"> PAGE   \* MERGEFORMAT </w:instrText>
        </w:r>
        <w:r w:rsidR="008811D0">
          <w:fldChar w:fldCharType="separate"/>
        </w:r>
        <w:r w:rsidR="00A204D7">
          <w:rPr>
            <w:noProof/>
          </w:rPr>
          <w:t>14</w:t>
        </w:r>
        <w:r w:rsidR="008811D0">
          <w:rPr>
            <w:noProof/>
          </w:rPr>
          <w:fldChar w:fldCharType="end"/>
        </w:r>
      </w:sdtContent>
    </w:sdt>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037667" w14:textId="77777777" w:rsidR="008811D0" w:rsidRDefault="008811D0" w:rsidP="00E666A2">
    <w:pPr>
      <w:pStyle w:val="Footer"/>
      <w:rPr>
        <w:rFonts w:ascii="Times New Roman" w:hAnsi="Times New Roman" w:cs="Times New Roman"/>
        <w:sz w:val="20"/>
        <w:szCs w:val="18"/>
      </w:rPr>
    </w:pPr>
    <w:r w:rsidRPr="00B169C4">
      <w:rPr>
        <w:rFonts w:ascii="Times New Roman" w:hAnsi="Times New Roman" w:cs="Times New Roman"/>
        <w:sz w:val="20"/>
        <w:szCs w:val="18"/>
      </w:rPr>
      <w:t>Ve</w:t>
    </w:r>
    <w:r>
      <w:rPr>
        <w:rFonts w:ascii="Times New Roman" w:hAnsi="Times New Roman" w:cs="Times New Roman"/>
        <w:sz w:val="20"/>
        <w:szCs w:val="18"/>
      </w:rPr>
      <w:t>r</w:t>
    </w:r>
    <w:r w:rsidRPr="00B169C4">
      <w:rPr>
        <w:rFonts w:ascii="Times New Roman" w:hAnsi="Times New Roman" w:cs="Times New Roman"/>
        <w:sz w:val="20"/>
        <w:szCs w:val="18"/>
      </w:rPr>
      <w:t>ified by Site Scientist: _________________________ (signature)</w:t>
    </w:r>
  </w:p>
  <w:p w14:paraId="45FE6EF3" w14:textId="7DE2545C" w:rsidR="008811D0" w:rsidRDefault="008811D0" w:rsidP="00E666A2">
    <w:pPr>
      <w:pStyle w:val="Footer"/>
    </w:pPr>
    <w:r>
      <w:rPr>
        <w:rFonts w:ascii="Times New Roman" w:hAnsi="Times New Roman" w:cs="Times New Roman"/>
        <w:sz w:val="20"/>
        <w:szCs w:val="18"/>
      </w:rPr>
      <w:t xml:space="preserve">                                                                                                                                                                                           </w:t>
    </w:r>
    <w:r>
      <w:fldChar w:fldCharType="begin"/>
    </w:r>
    <w:r>
      <w:instrText xml:space="preserve"> PAGE   \* MERGEFORMAT </w:instrText>
    </w:r>
    <w:r>
      <w:fldChar w:fldCharType="separate"/>
    </w:r>
    <w:r w:rsidR="00A204D7">
      <w:rPr>
        <w:noProof/>
      </w:rPr>
      <w:t>18</w:t>
    </w:r>
    <w:r>
      <w:rPr>
        <w:noProof/>
      </w:rPr>
      <w:fldChar w:fldCharType="end"/>
    </w:r>
  </w:p>
  <w:p w14:paraId="37C32709" w14:textId="140B2D5D" w:rsidR="008811D0" w:rsidRPr="00B169C4" w:rsidRDefault="008811D0" w:rsidP="00CD290D">
    <w:pPr>
      <w:pStyle w:val="Footer"/>
      <w:ind w:left="-270"/>
      <w:rPr>
        <w:rFonts w:ascii="Times New Roman" w:hAnsi="Times New Roman" w:cs="Times New Roman"/>
        <w:sz w:val="20"/>
        <w:szCs w:val="18"/>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52967073"/>
      <w:docPartObj>
        <w:docPartGallery w:val="Page Numbers (Bottom of Page)"/>
        <w:docPartUnique/>
      </w:docPartObj>
    </w:sdtPr>
    <w:sdtEndPr>
      <w:rPr>
        <w:noProof/>
      </w:rPr>
    </w:sdtEndPr>
    <w:sdtContent>
      <w:p w14:paraId="20E1CB3F" w14:textId="77777777" w:rsidR="008811D0" w:rsidRDefault="008811D0">
        <w:pPr>
          <w:pStyle w:val="Footer"/>
          <w:jc w:val="right"/>
        </w:pPr>
        <w:r>
          <w:fldChar w:fldCharType="begin"/>
        </w:r>
        <w:r>
          <w:instrText xml:space="preserve"> PAGE   \* MERGEFORMAT </w:instrText>
        </w:r>
        <w:r>
          <w:fldChar w:fldCharType="separate"/>
        </w:r>
        <w:r w:rsidR="00A204D7">
          <w:rPr>
            <w:noProof/>
          </w:rPr>
          <w:t>23</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3E6634" w14:textId="77777777" w:rsidR="00F9278E" w:rsidRDefault="00F9278E" w:rsidP="00B42550">
      <w:r>
        <w:separator/>
      </w:r>
    </w:p>
  </w:footnote>
  <w:footnote w:type="continuationSeparator" w:id="0">
    <w:p w14:paraId="30AF16C2" w14:textId="77777777" w:rsidR="00F9278E" w:rsidRDefault="00F9278E" w:rsidP="00B425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E5F714" w14:textId="77777777" w:rsidR="008811D0" w:rsidRPr="00EF4FCE" w:rsidRDefault="008811D0" w:rsidP="00BD1E3F">
    <w:pPr>
      <w:pStyle w:val="Header"/>
      <w:tabs>
        <w:tab w:val="right" w:pos="450"/>
      </w:tabs>
      <w:ind w:left="990" w:right="-982" w:hanging="1170"/>
      <w:rPr>
        <w:rFonts w:ascii="Times New Roman" w:hAnsi="Times New Roman" w:cs="Times New Roman"/>
        <w:sz w:val="18"/>
        <w:szCs w:val="16"/>
      </w:rPr>
    </w:pPr>
    <w:r w:rsidRPr="00B42550">
      <w:rPr>
        <w:rFonts w:ascii="Times New Roman" w:hAnsi="Times New Roman" w:cs="Times New Roman"/>
        <w:sz w:val="18"/>
        <w:szCs w:val="16"/>
      </w:rPr>
      <w:t xml:space="preserve">Initial Oxygen for Delivery Room Resuscitation of Preterm Neonates: a triple-arm, multisite, randomised, controlled trial </w:t>
    </w:r>
    <w:r w:rsidRPr="00B42550">
      <w:rPr>
        <w:rFonts w:ascii="Times New Roman" w:hAnsi="Times New Roman" w:cs="Times New Roman"/>
        <w:b/>
        <w:bCs/>
        <w:sz w:val="18"/>
        <w:szCs w:val="16"/>
      </w:rPr>
      <w:t>(PORTAL trial)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4D51D3" w14:textId="77777777" w:rsidR="008811D0" w:rsidRPr="009012D2" w:rsidRDefault="008811D0" w:rsidP="004F2E8A">
    <w:pPr>
      <w:pStyle w:val="Header"/>
      <w:ind w:left="-270" w:right="-802"/>
      <w:rPr>
        <w:rFonts w:ascii="Times New Roman" w:hAnsi="Times New Roman" w:cs="Times New Roman"/>
        <w:sz w:val="18"/>
        <w:szCs w:val="16"/>
      </w:rPr>
    </w:pPr>
    <w:r w:rsidRPr="00B42550">
      <w:rPr>
        <w:rFonts w:ascii="Times New Roman" w:hAnsi="Times New Roman" w:cs="Times New Roman"/>
        <w:sz w:val="18"/>
        <w:szCs w:val="16"/>
      </w:rPr>
      <w:t xml:space="preserve">Initial Oxygen for Delivery Room Resuscitation of Preterm Neonates: a triple-arm, multisite, randomised, controlled trial </w:t>
    </w:r>
    <w:r w:rsidRPr="00B42550">
      <w:rPr>
        <w:rFonts w:ascii="Times New Roman" w:hAnsi="Times New Roman" w:cs="Times New Roman"/>
        <w:b/>
        <w:bCs/>
        <w:sz w:val="18"/>
        <w:szCs w:val="16"/>
      </w:rPr>
      <w:t>(PORTAL trial)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2059"/>
    <w:multiLevelType w:val="multilevel"/>
    <w:tmpl w:val="9D9E4718"/>
    <w:lvl w:ilvl="0">
      <w:start w:val="1"/>
      <w:numFmt w:val="lowerLetter"/>
      <w:suff w:val="nothing"/>
      <w:lvlText w:val="%1)"/>
      <w:lvlJc w:val="left"/>
      <w:pPr>
        <w:ind w:left="72" w:hanging="7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3737D60"/>
    <w:multiLevelType w:val="hybridMultilevel"/>
    <w:tmpl w:val="E620F3C8"/>
    <w:lvl w:ilvl="0" w:tplc="3B84AD86">
      <w:start w:val="1"/>
      <w:numFmt w:val="decimal"/>
      <w:suff w:val="nothing"/>
      <w:lvlText w:val="%1."/>
      <w:lvlJc w:val="left"/>
      <w:pPr>
        <w:ind w:left="144" w:hanging="1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AD6E33"/>
    <w:multiLevelType w:val="hybridMultilevel"/>
    <w:tmpl w:val="FFD43554"/>
    <w:lvl w:ilvl="0" w:tplc="6A140CEE">
      <w:start w:val="1"/>
      <w:numFmt w:val="decimal"/>
      <w:suff w:val="nothing"/>
      <w:lvlText w:val="%1."/>
      <w:lvlJc w:val="left"/>
      <w:pPr>
        <w:ind w:left="0" w:hanging="72"/>
      </w:pPr>
      <w:rPr>
        <w:rFonts w:ascii="Times New Roman" w:hAnsi="Times New Roman" w:cs="Times New Roman" w:hint="default"/>
        <w:b w:val="0"/>
        <w:bCs w:val="0"/>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FA67C9"/>
    <w:multiLevelType w:val="multilevel"/>
    <w:tmpl w:val="9D9E4718"/>
    <w:lvl w:ilvl="0">
      <w:start w:val="1"/>
      <w:numFmt w:val="lowerLetter"/>
      <w:suff w:val="nothing"/>
      <w:lvlText w:val="%1)"/>
      <w:lvlJc w:val="left"/>
      <w:pPr>
        <w:ind w:left="72" w:hanging="7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6DC56B4"/>
    <w:multiLevelType w:val="multilevel"/>
    <w:tmpl w:val="834C947C"/>
    <w:lvl w:ilvl="0">
      <w:start w:val="1"/>
      <w:numFmt w:val="lowerLetter"/>
      <w:suff w:val="space"/>
      <w:lvlText w:val="%1)"/>
      <w:lvlJc w:val="left"/>
      <w:pPr>
        <w:ind w:left="0" w:firstLine="0"/>
      </w:pPr>
      <w:rPr>
        <w:rFonts w:hint="default"/>
      </w:rPr>
    </w:lvl>
    <w:lvl w:ilvl="1">
      <w:start w:val="1"/>
      <w:numFmt w:val="lowerLetter"/>
      <w:lvlText w:val="%2)"/>
      <w:lvlJc w:val="left"/>
      <w:pPr>
        <w:ind w:left="1332" w:hanging="360"/>
      </w:pPr>
      <w:rPr>
        <w:rFonts w:hint="default"/>
      </w:rPr>
    </w:lvl>
    <w:lvl w:ilvl="2">
      <w:start w:val="1"/>
      <w:numFmt w:val="lowerRoman"/>
      <w:lvlText w:val="%3)"/>
      <w:lvlJc w:val="left"/>
      <w:pPr>
        <w:ind w:left="1692" w:hanging="360"/>
      </w:pPr>
      <w:rPr>
        <w:rFonts w:hint="default"/>
      </w:rPr>
    </w:lvl>
    <w:lvl w:ilvl="3">
      <w:start w:val="1"/>
      <w:numFmt w:val="decimal"/>
      <w:lvlText w:val="(%4)"/>
      <w:lvlJc w:val="left"/>
      <w:pPr>
        <w:ind w:left="2052" w:hanging="360"/>
      </w:pPr>
      <w:rPr>
        <w:rFonts w:hint="default"/>
      </w:rPr>
    </w:lvl>
    <w:lvl w:ilvl="4">
      <w:start w:val="1"/>
      <w:numFmt w:val="lowerLetter"/>
      <w:lvlText w:val="(%5)"/>
      <w:lvlJc w:val="left"/>
      <w:pPr>
        <w:ind w:left="2412" w:hanging="360"/>
      </w:pPr>
      <w:rPr>
        <w:rFonts w:hint="default"/>
      </w:rPr>
    </w:lvl>
    <w:lvl w:ilvl="5">
      <w:start w:val="1"/>
      <w:numFmt w:val="lowerRoman"/>
      <w:lvlText w:val="(%6)"/>
      <w:lvlJc w:val="left"/>
      <w:pPr>
        <w:ind w:left="2772" w:hanging="360"/>
      </w:pPr>
      <w:rPr>
        <w:rFonts w:hint="default"/>
      </w:rPr>
    </w:lvl>
    <w:lvl w:ilvl="6">
      <w:start w:val="1"/>
      <w:numFmt w:val="decimal"/>
      <w:lvlText w:val="%7."/>
      <w:lvlJc w:val="left"/>
      <w:pPr>
        <w:ind w:left="3132" w:hanging="360"/>
      </w:pPr>
      <w:rPr>
        <w:rFonts w:hint="default"/>
      </w:rPr>
    </w:lvl>
    <w:lvl w:ilvl="7">
      <w:start w:val="1"/>
      <w:numFmt w:val="lowerLetter"/>
      <w:lvlText w:val="%8."/>
      <w:lvlJc w:val="left"/>
      <w:pPr>
        <w:ind w:left="3492" w:hanging="360"/>
      </w:pPr>
      <w:rPr>
        <w:rFonts w:hint="default"/>
      </w:rPr>
    </w:lvl>
    <w:lvl w:ilvl="8">
      <w:start w:val="1"/>
      <w:numFmt w:val="lowerRoman"/>
      <w:lvlText w:val="%9."/>
      <w:lvlJc w:val="left"/>
      <w:pPr>
        <w:ind w:left="3852" w:hanging="360"/>
      </w:pPr>
      <w:rPr>
        <w:rFonts w:hint="default"/>
      </w:rPr>
    </w:lvl>
  </w:abstractNum>
  <w:abstractNum w:abstractNumId="5" w15:restartNumberingAfterBreak="0">
    <w:nsid w:val="0C721920"/>
    <w:multiLevelType w:val="hybridMultilevel"/>
    <w:tmpl w:val="09FA39B6"/>
    <w:lvl w:ilvl="0" w:tplc="744885A0">
      <w:start w:val="1"/>
      <w:numFmt w:val="decimal"/>
      <w:suff w:val="nothing"/>
      <w:lvlText w:val="%1."/>
      <w:lvlJc w:val="left"/>
      <w:pPr>
        <w:ind w:left="144" w:hanging="144"/>
      </w:pPr>
      <w:rPr>
        <w:rFonts w:ascii="Times New Roman" w:hAnsi="Times New Roman" w:cs="Times New Roman" w:hint="default"/>
        <w:i w:val="0"/>
        <w:iCs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DD432CE"/>
    <w:multiLevelType w:val="multilevel"/>
    <w:tmpl w:val="DE6694A6"/>
    <w:lvl w:ilvl="0">
      <w:start w:val="1"/>
      <w:numFmt w:val="lowerLetter"/>
      <w:suff w:val="space"/>
      <w:lvlText w:val="%1)"/>
      <w:lvlJc w:val="left"/>
      <w:pPr>
        <w:ind w:left="684" w:hanging="72"/>
      </w:pPr>
      <w:rPr>
        <w:rFonts w:hint="default"/>
        <w:sz w:val="22"/>
        <w:szCs w:val="22"/>
      </w:rPr>
    </w:lvl>
    <w:lvl w:ilvl="1">
      <w:start w:val="1"/>
      <w:numFmt w:val="lowerLetter"/>
      <w:lvlText w:val="%2)"/>
      <w:lvlJc w:val="left"/>
      <w:pPr>
        <w:ind w:left="1332" w:hanging="360"/>
      </w:pPr>
      <w:rPr>
        <w:rFonts w:hint="default"/>
      </w:rPr>
    </w:lvl>
    <w:lvl w:ilvl="2">
      <w:start w:val="1"/>
      <w:numFmt w:val="lowerRoman"/>
      <w:lvlText w:val="%3)"/>
      <w:lvlJc w:val="left"/>
      <w:pPr>
        <w:ind w:left="1692" w:hanging="360"/>
      </w:pPr>
      <w:rPr>
        <w:rFonts w:hint="default"/>
      </w:rPr>
    </w:lvl>
    <w:lvl w:ilvl="3">
      <w:start w:val="1"/>
      <w:numFmt w:val="decimal"/>
      <w:lvlText w:val="(%4)"/>
      <w:lvlJc w:val="left"/>
      <w:pPr>
        <w:ind w:left="2052" w:hanging="360"/>
      </w:pPr>
      <w:rPr>
        <w:rFonts w:hint="default"/>
      </w:rPr>
    </w:lvl>
    <w:lvl w:ilvl="4">
      <w:start w:val="1"/>
      <w:numFmt w:val="lowerLetter"/>
      <w:lvlText w:val="(%5)"/>
      <w:lvlJc w:val="left"/>
      <w:pPr>
        <w:ind w:left="2412" w:hanging="360"/>
      </w:pPr>
      <w:rPr>
        <w:rFonts w:hint="default"/>
      </w:rPr>
    </w:lvl>
    <w:lvl w:ilvl="5">
      <w:start w:val="1"/>
      <w:numFmt w:val="lowerRoman"/>
      <w:lvlText w:val="(%6)"/>
      <w:lvlJc w:val="left"/>
      <w:pPr>
        <w:ind w:left="2772" w:hanging="360"/>
      </w:pPr>
      <w:rPr>
        <w:rFonts w:hint="default"/>
      </w:rPr>
    </w:lvl>
    <w:lvl w:ilvl="6">
      <w:start w:val="1"/>
      <w:numFmt w:val="decimal"/>
      <w:lvlText w:val="%7."/>
      <w:lvlJc w:val="left"/>
      <w:pPr>
        <w:ind w:left="3132" w:hanging="360"/>
      </w:pPr>
      <w:rPr>
        <w:rFonts w:hint="default"/>
      </w:rPr>
    </w:lvl>
    <w:lvl w:ilvl="7">
      <w:start w:val="1"/>
      <w:numFmt w:val="lowerLetter"/>
      <w:lvlText w:val="%8."/>
      <w:lvlJc w:val="left"/>
      <w:pPr>
        <w:ind w:left="3492" w:hanging="360"/>
      </w:pPr>
      <w:rPr>
        <w:rFonts w:hint="default"/>
      </w:rPr>
    </w:lvl>
    <w:lvl w:ilvl="8">
      <w:start w:val="1"/>
      <w:numFmt w:val="lowerRoman"/>
      <w:lvlText w:val="%9."/>
      <w:lvlJc w:val="left"/>
      <w:pPr>
        <w:ind w:left="3852" w:hanging="360"/>
      </w:pPr>
      <w:rPr>
        <w:rFonts w:hint="default"/>
      </w:rPr>
    </w:lvl>
  </w:abstractNum>
  <w:abstractNum w:abstractNumId="7" w15:restartNumberingAfterBreak="0">
    <w:nsid w:val="11EB063E"/>
    <w:multiLevelType w:val="hybridMultilevel"/>
    <w:tmpl w:val="83D64F3C"/>
    <w:lvl w:ilvl="0" w:tplc="AD9E34CA">
      <w:start w:val="1"/>
      <w:numFmt w:val="decimal"/>
      <w:suff w:val="nothing"/>
      <w:lvlText w:val="%1."/>
      <w:lvlJc w:val="left"/>
      <w:pPr>
        <w:ind w:left="144" w:hanging="144"/>
      </w:pPr>
      <w:rPr>
        <w:rFonts w:ascii="Times New Roman" w:hAnsi="Times New Roman" w:cs="Times New Roman" w:hint="default"/>
        <w:b w:val="0"/>
        <w:bCs w:val="0"/>
        <w:i w:val="0"/>
        <w:iCs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09651D"/>
    <w:multiLevelType w:val="hybridMultilevel"/>
    <w:tmpl w:val="707EF71E"/>
    <w:lvl w:ilvl="0" w:tplc="F77019F6">
      <w:start w:val="1"/>
      <w:numFmt w:val="decimal"/>
      <w:suff w:val="nothing"/>
      <w:lvlText w:val="%1."/>
      <w:lvlJc w:val="left"/>
      <w:pPr>
        <w:ind w:left="72" w:hanging="1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3A26F57"/>
    <w:multiLevelType w:val="hybridMultilevel"/>
    <w:tmpl w:val="47CE2148"/>
    <w:lvl w:ilvl="0" w:tplc="315A9EC2">
      <w:start w:val="1"/>
      <w:numFmt w:val="decimal"/>
      <w:suff w:val="nothing"/>
      <w:lvlText w:val="%1."/>
      <w:lvlJc w:val="left"/>
      <w:pPr>
        <w:ind w:left="144" w:hanging="144"/>
      </w:pPr>
      <w:rPr>
        <w:rFonts w:hint="default"/>
        <w:b w:val="0"/>
        <w:bCs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4566A2D"/>
    <w:multiLevelType w:val="multilevel"/>
    <w:tmpl w:val="0EA2A544"/>
    <w:lvl w:ilvl="0">
      <w:start w:val="2"/>
      <w:numFmt w:val="decimal"/>
      <w:lvlText w:val="%1"/>
      <w:lvlJc w:val="left"/>
      <w:pPr>
        <w:ind w:left="72" w:hanging="72"/>
      </w:pPr>
      <w:rPr>
        <w:rFonts w:hint="default"/>
      </w:rPr>
    </w:lvl>
    <w:lvl w:ilvl="1">
      <w:start w:val="1"/>
      <w:numFmt w:val="decimal"/>
      <w:suff w:val="space"/>
      <w:lvlText w:val="%1.%2"/>
      <w:lvlJc w:val="left"/>
      <w:pPr>
        <w:ind w:left="0" w:hanging="72"/>
      </w:pPr>
      <w:rPr>
        <w:rFonts w:hint="default"/>
      </w:rPr>
    </w:lvl>
    <w:lvl w:ilvl="2">
      <w:start w:val="1"/>
      <w:numFmt w:val="decimal"/>
      <w:lvlText w:val="%1.%2.%3"/>
      <w:lvlJc w:val="left"/>
      <w:pPr>
        <w:ind w:left="-72" w:hanging="72"/>
      </w:pPr>
      <w:rPr>
        <w:rFonts w:hint="default"/>
      </w:rPr>
    </w:lvl>
    <w:lvl w:ilvl="3">
      <w:start w:val="1"/>
      <w:numFmt w:val="decimal"/>
      <w:lvlText w:val="%1.%2.%3.%4"/>
      <w:lvlJc w:val="left"/>
      <w:pPr>
        <w:ind w:left="-144" w:hanging="72"/>
      </w:pPr>
      <w:rPr>
        <w:rFonts w:hint="default"/>
      </w:rPr>
    </w:lvl>
    <w:lvl w:ilvl="4">
      <w:start w:val="1"/>
      <w:numFmt w:val="decimal"/>
      <w:lvlText w:val="%1.%2.%3.%4.%5"/>
      <w:lvlJc w:val="left"/>
      <w:pPr>
        <w:ind w:left="-216" w:hanging="72"/>
      </w:pPr>
      <w:rPr>
        <w:rFonts w:hint="default"/>
      </w:rPr>
    </w:lvl>
    <w:lvl w:ilvl="5">
      <w:start w:val="1"/>
      <w:numFmt w:val="decimal"/>
      <w:lvlText w:val="%1.%2.%3.%4.%5.%6"/>
      <w:lvlJc w:val="left"/>
      <w:pPr>
        <w:ind w:left="-288" w:hanging="72"/>
      </w:pPr>
      <w:rPr>
        <w:rFonts w:hint="default"/>
      </w:rPr>
    </w:lvl>
    <w:lvl w:ilvl="6">
      <w:start w:val="1"/>
      <w:numFmt w:val="decimal"/>
      <w:lvlText w:val="%1.%2.%3.%4.%5.%6.%7"/>
      <w:lvlJc w:val="left"/>
      <w:pPr>
        <w:ind w:left="-360" w:hanging="72"/>
      </w:pPr>
      <w:rPr>
        <w:rFonts w:hint="default"/>
      </w:rPr>
    </w:lvl>
    <w:lvl w:ilvl="7">
      <w:start w:val="1"/>
      <w:numFmt w:val="decimal"/>
      <w:lvlText w:val="%1.%2.%3.%4.%5.%6.%7.%8"/>
      <w:lvlJc w:val="left"/>
      <w:pPr>
        <w:ind w:left="-432" w:hanging="72"/>
      </w:pPr>
      <w:rPr>
        <w:rFonts w:hint="default"/>
      </w:rPr>
    </w:lvl>
    <w:lvl w:ilvl="8">
      <w:start w:val="1"/>
      <w:numFmt w:val="decimal"/>
      <w:lvlText w:val="%1.%2.%3.%4.%5.%6.%7.%8.%9"/>
      <w:lvlJc w:val="left"/>
      <w:pPr>
        <w:ind w:left="-504" w:hanging="72"/>
      </w:pPr>
      <w:rPr>
        <w:rFonts w:hint="default"/>
      </w:rPr>
    </w:lvl>
  </w:abstractNum>
  <w:abstractNum w:abstractNumId="11" w15:restartNumberingAfterBreak="0">
    <w:nsid w:val="1EAB318F"/>
    <w:multiLevelType w:val="multilevel"/>
    <w:tmpl w:val="F9889AD6"/>
    <w:lvl w:ilvl="0">
      <w:start w:val="1"/>
      <w:numFmt w:val="lowerLetter"/>
      <w:lvlText w:val="%1)"/>
      <w:lvlJc w:val="left"/>
      <w:pPr>
        <w:ind w:left="1008" w:hanging="72"/>
      </w:pPr>
      <w:rPr>
        <w:rFonts w:hint="default"/>
      </w:rPr>
    </w:lvl>
    <w:lvl w:ilvl="1">
      <w:start w:val="1"/>
      <w:numFmt w:val="lowerLetter"/>
      <w:lvlText w:val="%2)"/>
      <w:lvlJc w:val="left"/>
      <w:pPr>
        <w:ind w:left="1656" w:hanging="360"/>
      </w:pPr>
      <w:rPr>
        <w:rFonts w:hint="default"/>
      </w:rPr>
    </w:lvl>
    <w:lvl w:ilvl="2">
      <w:start w:val="1"/>
      <w:numFmt w:val="lowerRoman"/>
      <w:lvlText w:val="%3)"/>
      <w:lvlJc w:val="left"/>
      <w:pPr>
        <w:ind w:left="2016" w:hanging="360"/>
      </w:pPr>
      <w:rPr>
        <w:rFonts w:hint="default"/>
      </w:rPr>
    </w:lvl>
    <w:lvl w:ilvl="3">
      <w:start w:val="1"/>
      <w:numFmt w:val="decimal"/>
      <w:lvlText w:val="(%4)"/>
      <w:lvlJc w:val="left"/>
      <w:pPr>
        <w:ind w:left="2376" w:hanging="360"/>
      </w:pPr>
      <w:rPr>
        <w:rFonts w:hint="default"/>
      </w:rPr>
    </w:lvl>
    <w:lvl w:ilvl="4">
      <w:start w:val="1"/>
      <w:numFmt w:val="lowerLetter"/>
      <w:lvlText w:val="(%5)"/>
      <w:lvlJc w:val="left"/>
      <w:pPr>
        <w:ind w:left="2736" w:hanging="360"/>
      </w:pPr>
      <w:rPr>
        <w:rFonts w:hint="default"/>
      </w:rPr>
    </w:lvl>
    <w:lvl w:ilvl="5">
      <w:start w:val="1"/>
      <w:numFmt w:val="lowerRoman"/>
      <w:lvlText w:val="(%6)"/>
      <w:lvlJc w:val="left"/>
      <w:pPr>
        <w:ind w:left="3096" w:hanging="360"/>
      </w:pPr>
      <w:rPr>
        <w:rFonts w:hint="default"/>
      </w:rPr>
    </w:lvl>
    <w:lvl w:ilvl="6">
      <w:start w:val="1"/>
      <w:numFmt w:val="decimal"/>
      <w:lvlText w:val="%7."/>
      <w:lvlJc w:val="left"/>
      <w:pPr>
        <w:ind w:left="3456" w:hanging="360"/>
      </w:pPr>
      <w:rPr>
        <w:rFonts w:hint="default"/>
      </w:rPr>
    </w:lvl>
    <w:lvl w:ilvl="7">
      <w:start w:val="1"/>
      <w:numFmt w:val="lowerLetter"/>
      <w:lvlText w:val="%8."/>
      <w:lvlJc w:val="left"/>
      <w:pPr>
        <w:ind w:left="3816" w:hanging="360"/>
      </w:pPr>
      <w:rPr>
        <w:rFonts w:hint="default"/>
      </w:rPr>
    </w:lvl>
    <w:lvl w:ilvl="8">
      <w:start w:val="1"/>
      <w:numFmt w:val="lowerRoman"/>
      <w:lvlText w:val="%9."/>
      <w:lvlJc w:val="left"/>
      <w:pPr>
        <w:ind w:left="4176" w:hanging="360"/>
      </w:pPr>
      <w:rPr>
        <w:rFonts w:hint="default"/>
      </w:rPr>
    </w:lvl>
  </w:abstractNum>
  <w:abstractNum w:abstractNumId="12" w15:restartNumberingAfterBreak="0">
    <w:nsid w:val="2B8C55EC"/>
    <w:multiLevelType w:val="hybridMultilevel"/>
    <w:tmpl w:val="00926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B145E6"/>
    <w:multiLevelType w:val="hybridMultilevel"/>
    <w:tmpl w:val="591E4A3A"/>
    <w:lvl w:ilvl="0" w:tplc="B3E4A00C">
      <w:start w:val="1"/>
      <w:numFmt w:val="decimal"/>
      <w:suff w:val="nothing"/>
      <w:lvlText w:val="%1."/>
      <w:lvlJc w:val="left"/>
      <w:pPr>
        <w:ind w:left="144" w:hanging="144"/>
      </w:pPr>
      <w:rPr>
        <w:rFonts w:ascii="Times New Roman" w:hAnsi="Times New Roman" w:cs="Times New Roman" w:hint="default"/>
        <w:b w:val="0"/>
        <w:bCs w:val="0"/>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8BD7490"/>
    <w:multiLevelType w:val="hybridMultilevel"/>
    <w:tmpl w:val="3A2E64E8"/>
    <w:lvl w:ilvl="0" w:tplc="70366A1C">
      <w:numFmt w:val="bullet"/>
      <w:suff w:val="space"/>
      <w:lvlText w:val="•"/>
      <w:lvlJc w:val="left"/>
      <w:pPr>
        <w:ind w:left="720" w:hanging="720"/>
      </w:pPr>
      <w:rPr>
        <w:rFonts w:ascii="Times New Roman" w:eastAsia="Arial"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C541096"/>
    <w:multiLevelType w:val="multilevel"/>
    <w:tmpl w:val="9D9E4718"/>
    <w:lvl w:ilvl="0">
      <w:start w:val="1"/>
      <w:numFmt w:val="lowerLetter"/>
      <w:suff w:val="nothing"/>
      <w:lvlText w:val="%1)"/>
      <w:lvlJc w:val="left"/>
      <w:pPr>
        <w:ind w:left="72" w:hanging="7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DA64252"/>
    <w:multiLevelType w:val="hybridMultilevel"/>
    <w:tmpl w:val="3B9083F4"/>
    <w:lvl w:ilvl="0" w:tplc="21228396">
      <w:start w:val="1"/>
      <w:numFmt w:val="decimal"/>
      <w:suff w:val="nothing"/>
      <w:lvlText w:val="%1."/>
      <w:lvlJc w:val="left"/>
      <w:pPr>
        <w:ind w:left="288" w:hanging="288"/>
      </w:pPr>
      <w:rPr>
        <w:rFonts w:hint="default"/>
        <w:sz w:val="20"/>
        <w:szCs w:val="2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F9F6FED"/>
    <w:multiLevelType w:val="multilevel"/>
    <w:tmpl w:val="DE6694A6"/>
    <w:lvl w:ilvl="0">
      <w:start w:val="1"/>
      <w:numFmt w:val="lowerLetter"/>
      <w:suff w:val="space"/>
      <w:lvlText w:val="%1)"/>
      <w:lvlJc w:val="left"/>
      <w:pPr>
        <w:ind w:left="684" w:hanging="72"/>
      </w:pPr>
      <w:rPr>
        <w:rFonts w:hint="default"/>
      </w:rPr>
    </w:lvl>
    <w:lvl w:ilvl="1">
      <w:start w:val="1"/>
      <w:numFmt w:val="lowerLetter"/>
      <w:lvlText w:val="%2)"/>
      <w:lvlJc w:val="left"/>
      <w:pPr>
        <w:ind w:left="1332" w:hanging="360"/>
      </w:pPr>
      <w:rPr>
        <w:rFonts w:hint="default"/>
      </w:rPr>
    </w:lvl>
    <w:lvl w:ilvl="2">
      <w:start w:val="1"/>
      <w:numFmt w:val="lowerRoman"/>
      <w:lvlText w:val="%3)"/>
      <w:lvlJc w:val="left"/>
      <w:pPr>
        <w:ind w:left="1692" w:hanging="360"/>
      </w:pPr>
      <w:rPr>
        <w:rFonts w:hint="default"/>
      </w:rPr>
    </w:lvl>
    <w:lvl w:ilvl="3">
      <w:start w:val="1"/>
      <w:numFmt w:val="decimal"/>
      <w:lvlText w:val="(%4)"/>
      <w:lvlJc w:val="left"/>
      <w:pPr>
        <w:ind w:left="2052" w:hanging="360"/>
      </w:pPr>
      <w:rPr>
        <w:rFonts w:hint="default"/>
      </w:rPr>
    </w:lvl>
    <w:lvl w:ilvl="4">
      <w:start w:val="1"/>
      <w:numFmt w:val="lowerLetter"/>
      <w:lvlText w:val="(%5)"/>
      <w:lvlJc w:val="left"/>
      <w:pPr>
        <w:ind w:left="2412" w:hanging="360"/>
      </w:pPr>
      <w:rPr>
        <w:rFonts w:hint="default"/>
      </w:rPr>
    </w:lvl>
    <w:lvl w:ilvl="5">
      <w:start w:val="1"/>
      <w:numFmt w:val="lowerRoman"/>
      <w:lvlText w:val="(%6)"/>
      <w:lvlJc w:val="left"/>
      <w:pPr>
        <w:ind w:left="2772" w:hanging="360"/>
      </w:pPr>
      <w:rPr>
        <w:rFonts w:hint="default"/>
      </w:rPr>
    </w:lvl>
    <w:lvl w:ilvl="6">
      <w:start w:val="1"/>
      <w:numFmt w:val="decimal"/>
      <w:lvlText w:val="%7."/>
      <w:lvlJc w:val="left"/>
      <w:pPr>
        <w:ind w:left="3132" w:hanging="360"/>
      </w:pPr>
      <w:rPr>
        <w:rFonts w:hint="default"/>
      </w:rPr>
    </w:lvl>
    <w:lvl w:ilvl="7">
      <w:start w:val="1"/>
      <w:numFmt w:val="lowerLetter"/>
      <w:lvlText w:val="%8."/>
      <w:lvlJc w:val="left"/>
      <w:pPr>
        <w:ind w:left="3492" w:hanging="360"/>
      </w:pPr>
      <w:rPr>
        <w:rFonts w:hint="default"/>
      </w:rPr>
    </w:lvl>
    <w:lvl w:ilvl="8">
      <w:start w:val="1"/>
      <w:numFmt w:val="lowerRoman"/>
      <w:lvlText w:val="%9."/>
      <w:lvlJc w:val="left"/>
      <w:pPr>
        <w:ind w:left="3852" w:hanging="360"/>
      </w:pPr>
      <w:rPr>
        <w:rFonts w:hint="default"/>
      </w:rPr>
    </w:lvl>
  </w:abstractNum>
  <w:abstractNum w:abstractNumId="18" w15:restartNumberingAfterBreak="0">
    <w:nsid w:val="43AE20E7"/>
    <w:multiLevelType w:val="hybridMultilevel"/>
    <w:tmpl w:val="6694BD82"/>
    <w:lvl w:ilvl="0" w:tplc="A5624BB6">
      <w:start w:val="1"/>
      <w:numFmt w:val="decimal"/>
      <w:suff w:val="nothing"/>
      <w:lvlText w:val="%1."/>
      <w:lvlJc w:val="left"/>
      <w:pPr>
        <w:ind w:left="144" w:hanging="144"/>
      </w:pPr>
      <w:rPr>
        <w:rFonts w:hint="default"/>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4774B5A"/>
    <w:multiLevelType w:val="hybridMultilevel"/>
    <w:tmpl w:val="05DC0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69C0B13"/>
    <w:multiLevelType w:val="hybridMultilevel"/>
    <w:tmpl w:val="87D479D0"/>
    <w:lvl w:ilvl="0" w:tplc="B3E4A00C">
      <w:start w:val="1"/>
      <w:numFmt w:val="decimal"/>
      <w:suff w:val="nothing"/>
      <w:lvlText w:val="%1."/>
      <w:lvlJc w:val="left"/>
      <w:pPr>
        <w:ind w:left="144" w:hanging="144"/>
      </w:pPr>
      <w:rPr>
        <w:rFonts w:ascii="Times New Roman" w:hAnsi="Times New Roman" w:cs="Times New Roman" w:hint="default"/>
        <w:b w:val="0"/>
        <w:bCs w:val="0"/>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FCE4BDE"/>
    <w:multiLevelType w:val="hybridMultilevel"/>
    <w:tmpl w:val="A6CEDD08"/>
    <w:lvl w:ilvl="0" w:tplc="4AF05948">
      <w:start w:val="1"/>
      <w:numFmt w:val="decimal"/>
      <w:suff w:val="nothing"/>
      <w:lvlText w:val="%1."/>
      <w:lvlJc w:val="left"/>
      <w:pPr>
        <w:ind w:left="144" w:hanging="144"/>
      </w:pPr>
      <w:rPr>
        <w:rFonts w:ascii="Times New Roman" w:hAnsi="Times New Roman" w:cs="Times New Roman"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FCF6F0A"/>
    <w:multiLevelType w:val="multilevel"/>
    <w:tmpl w:val="834C947C"/>
    <w:lvl w:ilvl="0">
      <w:start w:val="1"/>
      <w:numFmt w:val="lowerLetter"/>
      <w:suff w:val="space"/>
      <w:lvlText w:val="%1)"/>
      <w:lvlJc w:val="left"/>
      <w:pPr>
        <w:ind w:left="0" w:firstLine="0"/>
      </w:pPr>
      <w:rPr>
        <w:rFonts w:hint="default"/>
      </w:rPr>
    </w:lvl>
    <w:lvl w:ilvl="1">
      <w:start w:val="1"/>
      <w:numFmt w:val="lowerLetter"/>
      <w:lvlText w:val="%2)"/>
      <w:lvlJc w:val="left"/>
      <w:pPr>
        <w:ind w:left="1332" w:hanging="360"/>
      </w:pPr>
      <w:rPr>
        <w:rFonts w:hint="default"/>
      </w:rPr>
    </w:lvl>
    <w:lvl w:ilvl="2">
      <w:start w:val="1"/>
      <w:numFmt w:val="lowerRoman"/>
      <w:lvlText w:val="%3)"/>
      <w:lvlJc w:val="left"/>
      <w:pPr>
        <w:ind w:left="1692" w:hanging="360"/>
      </w:pPr>
      <w:rPr>
        <w:rFonts w:hint="default"/>
      </w:rPr>
    </w:lvl>
    <w:lvl w:ilvl="3">
      <w:start w:val="1"/>
      <w:numFmt w:val="decimal"/>
      <w:lvlText w:val="(%4)"/>
      <w:lvlJc w:val="left"/>
      <w:pPr>
        <w:ind w:left="2052" w:hanging="360"/>
      </w:pPr>
      <w:rPr>
        <w:rFonts w:hint="default"/>
      </w:rPr>
    </w:lvl>
    <w:lvl w:ilvl="4">
      <w:start w:val="1"/>
      <w:numFmt w:val="lowerLetter"/>
      <w:lvlText w:val="(%5)"/>
      <w:lvlJc w:val="left"/>
      <w:pPr>
        <w:ind w:left="2412" w:hanging="360"/>
      </w:pPr>
      <w:rPr>
        <w:rFonts w:hint="default"/>
      </w:rPr>
    </w:lvl>
    <w:lvl w:ilvl="5">
      <w:start w:val="1"/>
      <w:numFmt w:val="lowerRoman"/>
      <w:lvlText w:val="(%6)"/>
      <w:lvlJc w:val="left"/>
      <w:pPr>
        <w:ind w:left="2772" w:hanging="360"/>
      </w:pPr>
      <w:rPr>
        <w:rFonts w:hint="default"/>
      </w:rPr>
    </w:lvl>
    <w:lvl w:ilvl="6">
      <w:start w:val="1"/>
      <w:numFmt w:val="decimal"/>
      <w:lvlText w:val="%7."/>
      <w:lvlJc w:val="left"/>
      <w:pPr>
        <w:ind w:left="3132" w:hanging="360"/>
      </w:pPr>
      <w:rPr>
        <w:rFonts w:hint="default"/>
      </w:rPr>
    </w:lvl>
    <w:lvl w:ilvl="7">
      <w:start w:val="1"/>
      <w:numFmt w:val="lowerLetter"/>
      <w:lvlText w:val="%8."/>
      <w:lvlJc w:val="left"/>
      <w:pPr>
        <w:ind w:left="3492" w:hanging="360"/>
      </w:pPr>
      <w:rPr>
        <w:rFonts w:hint="default"/>
      </w:rPr>
    </w:lvl>
    <w:lvl w:ilvl="8">
      <w:start w:val="1"/>
      <w:numFmt w:val="lowerRoman"/>
      <w:lvlText w:val="%9."/>
      <w:lvlJc w:val="left"/>
      <w:pPr>
        <w:ind w:left="3852" w:hanging="360"/>
      </w:pPr>
      <w:rPr>
        <w:rFonts w:hint="default"/>
      </w:rPr>
    </w:lvl>
  </w:abstractNum>
  <w:abstractNum w:abstractNumId="23" w15:restartNumberingAfterBreak="0">
    <w:nsid w:val="52473CAB"/>
    <w:multiLevelType w:val="multilevel"/>
    <w:tmpl w:val="9D9E4718"/>
    <w:lvl w:ilvl="0">
      <w:start w:val="1"/>
      <w:numFmt w:val="lowerLetter"/>
      <w:suff w:val="nothing"/>
      <w:lvlText w:val="%1)"/>
      <w:lvlJc w:val="left"/>
      <w:pPr>
        <w:ind w:left="72" w:hanging="7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6CB7858"/>
    <w:multiLevelType w:val="hybridMultilevel"/>
    <w:tmpl w:val="4FB2C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BBD1849"/>
    <w:multiLevelType w:val="hybridMultilevel"/>
    <w:tmpl w:val="131ED0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D4E4273"/>
    <w:multiLevelType w:val="hybridMultilevel"/>
    <w:tmpl w:val="6056428C"/>
    <w:lvl w:ilvl="0" w:tplc="50449204">
      <w:start w:val="1"/>
      <w:numFmt w:val="decimal"/>
      <w:suff w:val="nothing"/>
      <w:lvlText w:val="%1."/>
      <w:lvlJc w:val="left"/>
      <w:pPr>
        <w:ind w:left="144" w:firstLine="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FAF11A7"/>
    <w:multiLevelType w:val="hybridMultilevel"/>
    <w:tmpl w:val="9C40C024"/>
    <w:lvl w:ilvl="0" w:tplc="A1EEBF94">
      <w:start w:val="7"/>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1AB243E"/>
    <w:multiLevelType w:val="hybridMultilevel"/>
    <w:tmpl w:val="980C720E"/>
    <w:lvl w:ilvl="0" w:tplc="DDBE8316">
      <w:start w:val="1"/>
      <w:numFmt w:val="decimal"/>
      <w:suff w:val="nothing"/>
      <w:lvlText w:val="%1."/>
      <w:lvlJc w:val="left"/>
      <w:pPr>
        <w:ind w:left="144" w:firstLine="0"/>
      </w:pPr>
      <w:rPr>
        <w:rFonts w:ascii="Times New Roman" w:hAnsi="Times New Roman" w:cs="Times New Roman"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2052176"/>
    <w:multiLevelType w:val="multilevel"/>
    <w:tmpl w:val="DE6694A6"/>
    <w:lvl w:ilvl="0">
      <w:start w:val="1"/>
      <w:numFmt w:val="lowerLetter"/>
      <w:suff w:val="space"/>
      <w:lvlText w:val="%1)"/>
      <w:lvlJc w:val="left"/>
      <w:pPr>
        <w:ind w:left="684" w:hanging="72"/>
      </w:pPr>
      <w:rPr>
        <w:rFonts w:hint="default"/>
      </w:rPr>
    </w:lvl>
    <w:lvl w:ilvl="1">
      <w:start w:val="1"/>
      <w:numFmt w:val="lowerLetter"/>
      <w:lvlText w:val="%2)"/>
      <w:lvlJc w:val="left"/>
      <w:pPr>
        <w:ind w:left="1332" w:hanging="360"/>
      </w:pPr>
      <w:rPr>
        <w:rFonts w:hint="default"/>
      </w:rPr>
    </w:lvl>
    <w:lvl w:ilvl="2">
      <w:start w:val="1"/>
      <w:numFmt w:val="lowerRoman"/>
      <w:lvlText w:val="%3)"/>
      <w:lvlJc w:val="left"/>
      <w:pPr>
        <w:ind w:left="1692" w:hanging="360"/>
      </w:pPr>
      <w:rPr>
        <w:rFonts w:hint="default"/>
      </w:rPr>
    </w:lvl>
    <w:lvl w:ilvl="3">
      <w:start w:val="1"/>
      <w:numFmt w:val="decimal"/>
      <w:lvlText w:val="(%4)"/>
      <w:lvlJc w:val="left"/>
      <w:pPr>
        <w:ind w:left="2052" w:hanging="360"/>
      </w:pPr>
      <w:rPr>
        <w:rFonts w:hint="default"/>
      </w:rPr>
    </w:lvl>
    <w:lvl w:ilvl="4">
      <w:start w:val="1"/>
      <w:numFmt w:val="lowerLetter"/>
      <w:lvlText w:val="(%5)"/>
      <w:lvlJc w:val="left"/>
      <w:pPr>
        <w:ind w:left="2412" w:hanging="360"/>
      </w:pPr>
      <w:rPr>
        <w:rFonts w:hint="default"/>
      </w:rPr>
    </w:lvl>
    <w:lvl w:ilvl="5">
      <w:start w:val="1"/>
      <w:numFmt w:val="lowerRoman"/>
      <w:lvlText w:val="(%6)"/>
      <w:lvlJc w:val="left"/>
      <w:pPr>
        <w:ind w:left="2772" w:hanging="360"/>
      </w:pPr>
      <w:rPr>
        <w:rFonts w:hint="default"/>
      </w:rPr>
    </w:lvl>
    <w:lvl w:ilvl="6">
      <w:start w:val="1"/>
      <w:numFmt w:val="decimal"/>
      <w:lvlText w:val="%7."/>
      <w:lvlJc w:val="left"/>
      <w:pPr>
        <w:ind w:left="3132" w:hanging="360"/>
      </w:pPr>
      <w:rPr>
        <w:rFonts w:hint="default"/>
      </w:rPr>
    </w:lvl>
    <w:lvl w:ilvl="7">
      <w:start w:val="1"/>
      <w:numFmt w:val="lowerLetter"/>
      <w:lvlText w:val="%8."/>
      <w:lvlJc w:val="left"/>
      <w:pPr>
        <w:ind w:left="3492" w:hanging="360"/>
      </w:pPr>
      <w:rPr>
        <w:rFonts w:hint="default"/>
      </w:rPr>
    </w:lvl>
    <w:lvl w:ilvl="8">
      <w:start w:val="1"/>
      <w:numFmt w:val="lowerRoman"/>
      <w:lvlText w:val="%9."/>
      <w:lvlJc w:val="left"/>
      <w:pPr>
        <w:ind w:left="3852" w:hanging="360"/>
      </w:pPr>
      <w:rPr>
        <w:rFonts w:hint="default"/>
      </w:rPr>
    </w:lvl>
  </w:abstractNum>
  <w:abstractNum w:abstractNumId="30" w15:restartNumberingAfterBreak="0">
    <w:nsid w:val="622C04AF"/>
    <w:multiLevelType w:val="hybridMultilevel"/>
    <w:tmpl w:val="6CFEC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6B90E8E"/>
    <w:multiLevelType w:val="hybridMultilevel"/>
    <w:tmpl w:val="4F3AB608"/>
    <w:lvl w:ilvl="0" w:tplc="6CF45782">
      <w:start w:val="1"/>
      <w:numFmt w:val="decimal"/>
      <w:suff w:val="nothing"/>
      <w:lvlText w:val="%1."/>
      <w:lvlJc w:val="left"/>
      <w:pPr>
        <w:ind w:left="72" w:hanging="1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77D7B0D"/>
    <w:multiLevelType w:val="multilevel"/>
    <w:tmpl w:val="9D9E4718"/>
    <w:lvl w:ilvl="0">
      <w:start w:val="1"/>
      <w:numFmt w:val="lowerLetter"/>
      <w:suff w:val="nothing"/>
      <w:lvlText w:val="%1)"/>
      <w:lvlJc w:val="left"/>
      <w:pPr>
        <w:ind w:left="72" w:hanging="7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BDD562F"/>
    <w:multiLevelType w:val="hybridMultilevel"/>
    <w:tmpl w:val="B9129384"/>
    <w:lvl w:ilvl="0" w:tplc="37504BD0">
      <w:start w:val="1"/>
      <w:numFmt w:val="decimal"/>
      <w:suff w:val="nothing"/>
      <w:lvlText w:val="%1."/>
      <w:lvlJc w:val="left"/>
      <w:pPr>
        <w:ind w:left="216" w:hanging="1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EC37C23"/>
    <w:multiLevelType w:val="multilevel"/>
    <w:tmpl w:val="8E2CD88A"/>
    <w:lvl w:ilvl="0">
      <w:start w:val="1"/>
      <w:numFmt w:val="lowerLetter"/>
      <w:suff w:val="space"/>
      <w:lvlText w:val="%1)"/>
      <w:lvlJc w:val="left"/>
      <w:pPr>
        <w:ind w:left="360" w:hanging="360"/>
      </w:pPr>
      <w:rPr>
        <w:rFonts w:ascii="Times New Roman" w:eastAsia="Arial" w:hAnsi="Times New Roman" w:cs="Times New Roman" w:hint="default"/>
        <w:sz w:val="22"/>
        <w:szCs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74691FFA"/>
    <w:multiLevelType w:val="hybridMultilevel"/>
    <w:tmpl w:val="45D2D660"/>
    <w:lvl w:ilvl="0" w:tplc="6CF45782">
      <w:start w:val="1"/>
      <w:numFmt w:val="decimal"/>
      <w:suff w:val="nothing"/>
      <w:lvlText w:val="%1."/>
      <w:lvlJc w:val="left"/>
      <w:pPr>
        <w:ind w:left="72" w:hanging="1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7D755AD"/>
    <w:multiLevelType w:val="hybridMultilevel"/>
    <w:tmpl w:val="20CC7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4"/>
  </w:num>
  <w:num w:numId="2">
    <w:abstractNumId w:val="30"/>
  </w:num>
  <w:num w:numId="3">
    <w:abstractNumId w:val="25"/>
  </w:num>
  <w:num w:numId="4">
    <w:abstractNumId w:val="24"/>
  </w:num>
  <w:num w:numId="5">
    <w:abstractNumId w:val="11"/>
  </w:num>
  <w:num w:numId="6">
    <w:abstractNumId w:val="34"/>
  </w:num>
  <w:num w:numId="7">
    <w:abstractNumId w:val="6"/>
  </w:num>
  <w:num w:numId="8">
    <w:abstractNumId w:val="19"/>
  </w:num>
  <w:num w:numId="9">
    <w:abstractNumId w:val="36"/>
  </w:num>
  <w:num w:numId="10">
    <w:abstractNumId w:val="12"/>
  </w:num>
  <w:num w:numId="11">
    <w:abstractNumId w:val="13"/>
  </w:num>
  <w:num w:numId="12">
    <w:abstractNumId w:val="20"/>
  </w:num>
  <w:num w:numId="13">
    <w:abstractNumId w:val="9"/>
  </w:num>
  <w:num w:numId="14">
    <w:abstractNumId w:val="5"/>
  </w:num>
  <w:num w:numId="15">
    <w:abstractNumId w:val="1"/>
  </w:num>
  <w:num w:numId="16">
    <w:abstractNumId w:val="18"/>
  </w:num>
  <w:num w:numId="17">
    <w:abstractNumId w:val="8"/>
  </w:num>
  <w:num w:numId="18">
    <w:abstractNumId w:val="10"/>
  </w:num>
  <w:num w:numId="19">
    <w:abstractNumId w:val="35"/>
  </w:num>
  <w:num w:numId="20">
    <w:abstractNumId w:val="31"/>
  </w:num>
  <w:num w:numId="21">
    <w:abstractNumId w:val="16"/>
  </w:num>
  <w:num w:numId="22">
    <w:abstractNumId w:val="33"/>
  </w:num>
  <w:num w:numId="23">
    <w:abstractNumId w:val="7"/>
  </w:num>
  <w:num w:numId="24">
    <w:abstractNumId w:val="2"/>
  </w:num>
  <w:num w:numId="25">
    <w:abstractNumId w:val="32"/>
  </w:num>
  <w:num w:numId="26">
    <w:abstractNumId w:val="23"/>
  </w:num>
  <w:num w:numId="27">
    <w:abstractNumId w:val="3"/>
  </w:num>
  <w:num w:numId="28">
    <w:abstractNumId w:val="0"/>
  </w:num>
  <w:num w:numId="29">
    <w:abstractNumId w:val="15"/>
  </w:num>
  <w:num w:numId="30">
    <w:abstractNumId w:val="26"/>
  </w:num>
  <w:num w:numId="31">
    <w:abstractNumId w:val="17"/>
  </w:num>
  <w:num w:numId="32">
    <w:abstractNumId w:val="29"/>
  </w:num>
  <w:num w:numId="33">
    <w:abstractNumId w:val="4"/>
  </w:num>
  <w:num w:numId="34">
    <w:abstractNumId w:val="22"/>
  </w:num>
  <w:num w:numId="35">
    <w:abstractNumId w:val="28"/>
  </w:num>
  <w:num w:numId="36">
    <w:abstractNumId w:val="21"/>
  </w:num>
  <w:num w:numId="37">
    <w:abstractNumId w:val="27"/>
  </w:num>
  <w:numIdMacAtCleanup w:val="3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annat Guliani">
    <w15:presenceInfo w15:providerId="None" w15:userId="Mannat Gulian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ECE"/>
    <w:rsid w:val="0000075F"/>
    <w:rsid w:val="00004323"/>
    <w:rsid w:val="00004649"/>
    <w:rsid w:val="0001435E"/>
    <w:rsid w:val="000157F6"/>
    <w:rsid w:val="00015F21"/>
    <w:rsid w:val="000161BA"/>
    <w:rsid w:val="00020879"/>
    <w:rsid w:val="00020F52"/>
    <w:rsid w:val="000212EE"/>
    <w:rsid w:val="000270A8"/>
    <w:rsid w:val="000272B7"/>
    <w:rsid w:val="00031C81"/>
    <w:rsid w:val="00032071"/>
    <w:rsid w:val="000325F6"/>
    <w:rsid w:val="00033D3F"/>
    <w:rsid w:val="00034EB8"/>
    <w:rsid w:val="00035ADB"/>
    <w:rsid w:val="00036189"/>
    <w:rsid w:val="00036E32"/>
    <w:rsid w:val="00037988"/>
    <w:rsid w:val="0004043C"/>
    <w:rsid w:val="000424B1"/>
    <w:rsid w:val="00042A72"/>
    <w:rsid w:val="00046C7A"/>
    <w:rsid w:val="00053D57"/>
    <w:rsid w:val="0005735C"/>
    <w:rsid w:val="00060315"/>
    <w:rsid w:val="0006159F"/>
    <w:rsid w:val="00062256"/>
    <w:rsid w:val="00063AFD"/>
    <w:rsid w:val="0006420F"/>
    <w:rsid w:val="0006629D"/>
    <w:rsid w:val="00076C1C"/>
    <w:rsid w:val="00077A6E"/>
    <w:rsid w:val="000804AD"/>
    <w:rsid w:val="000814C9"/>
    <w:rsid w:val="000817BF"/>
    <w:rsid w:val="00081934"/>
    <w:rsid w:val="00081BFA"/>
    <w:rsid w:val="00082062"/>
    <w:rsid w:val="00085266"/>
    <w:rsid w:val="00085DA9"/>
    <w:rsid w:val="00086981"/>
    <w:rsid w:val="00090AAE"/>
    <w:rsid w:val="00093B6C"/>
    <w:rsid w:val="0009488E"/>
    <w:rsid w:val="00095295"/>
    <w:rsid w:val="000A1031"/>
    <w:rsid w:val="000A5A01"/>
    <w:rsid w:val="000A5FA2"/>
    <w:rsid w:val="000A6AE2"/>
    <w:rsid w:val="000B081A"/>
    <w:rsid w:val="000B3F50"/>
    <w:rsid w:val="000B74CA"/>
    <w:rsid w:val="000C1045"/>
    <w:rsid w:val="000C19B7"/>
    <w:rsid w:val="000C1CE0"/>
    <w:rsid w:val="000D0435"/>
    <w:rsid w:val="000D2653"/>
    <w:rsid w:val="000D4547"/>
    <w:rsid w:val="000D5F38"/>
    <w:rsid w:val="000F10FE"/>
    <w:rsid w:val="000F2A27"/>
    <w:rsid w:val="000F395F"/>
    <w:rsid w:val="000F5505"/>
    <w:rsid w:val="000F5DC8"/>
    <w:rsid w:val="000F625F"/>
    <w:rsid w:val="000F735E"/>
    <w:rsid w:val="001006E1"/>
    <w:rsid w:val="00100D84"/>
    <w:rsid w:val="0010206B"/>
    <w:rsid w:val="00104F20"/>
    <w:rsid w:val="00111160"/>
    <w:rsid w:val="001126F0"/>
    <w:rsid w:val="00115429"/>
    <w:rsid w:val="00117723"/>
    <w:rsid w:val="00121570"/>
    <w:rsid w:val="00124FCF"/>
    <w:rsid w:val="00131A6D"/>
    <w:rsid w:val="00132499"/>
    <w:rsid w:val="00134E50"/>
    <w:rsid w:val="001361A5"/>
    <w:rsid w:val="00137293"/>
    <w:rsid w:val="00137615"/>
    <w:rsid w:val="00137EFB"/>
    <w:rsid w:val="00142C02"/>
    <w:rsid w:val="0015162C"/>
    <w:rsid w:val="00152DAE"/>
    <w:rsid w:val="00153D48"/>
    <w:rsid w:val="0015419A"/>
    <w:rsid w:val="001608ED"/>
    <w:rsid w:val="00163DE0"/>
    <w:rsid w:val="00164316"/>
    <w:rsid w:val="00165648"/>
    <w:rsid w:val="001662B7"/>
    <w:rsid w:val="00166B92"/>
    <w:rsid w:val="00167189"/>
    <w:rsid w:val="00171722"/>
    <w:rsid w:val="00172F60"/>
    <w:rsid w:val="001750D2"/>
    <w:rsid w:val="00175288"/>
    <w:rsid w:val="00184A19"/>
    <w:rsid w:val="00184F18"/>
    <w:rsid w:val="00186368"/>
    <w:rsid w:val="001918E7"/>
    <w:rsid w:val="00193330"/>
    <w:rsid w:val="00194899"/>
    <w:rsid w:val="001956B6"/>
    <w:rsid w:val="00196DA3"/>
    <w:rsid w:val="00197067"/>
    <w:rsid w:val="001970A3"/>
    <w:rsid w:val="001A2F50"/>
    <w:rsid w:val="001A56B5"/>
    <w:rsid w:val="001A65C1"/>
    <w:rsid w:val="001B0F56"/>
    <w:rsid w:val="001B101F"/>
    <w:rsid w:val="001B135D"/>
    <w:rsid w:val="001B3079"/>
    <w:rsid w:val="001B4077"/>
    <w:rsid w:val="001B51ED"/>
    <w:rsid w:val="001B796D"/>
    <w:rsid w:val="001C05E8"/>
    <w:rsid w:val="001C11D2"/>
    <w:rsid w:val="001C299B"/>
    <w:rsid w:val="001C7DF9"/>
    <w:rsid w:val="001D6204"/>
    <w:rsid w:val="001D6ABF"/>
    <w:rsid w:val="001D7903"/>
    <w:rsid w:val="001E2CFE"/>
    <w:rsid w:val="001E400B"/>
    <w:rsid w:val="001E5F15"/>
    <w:rsid w:val="001F0939"/>
    <w:rsid w:val="001F272F"/>
    <w:rsid w:val="001F2B3B"/>
    <w:rsid w:val="001F30A8"/>
    <w:rsid w:val="001F49A2"/>
    <w:rsid w:val="00200AB9"/>
    <w:rsid w:val="00201202"/>
    <w:rsid w:val="0020273F"/>
    <w:rsid w:val="0020517F"/>
    <w:rsid w:val="00206D47"/>
    <w:rsid w:val="00207D8E"/>
    <w:rsid w:val="00214C1D"/>
    <w:rsid w:val="00217CEA"/>
    <w:rsid w:val="002210E7"/>
    <w:rsid w:val="00221B47"/>
    <w:rsid w:val="00223795"/>
    <w:rsid w:val="0022733E"/>
    <w:rsid w:val="00227C65"/>
    <w:rsid w:val="00232D17"/>
    <w:rsid w:val="002331D2"/>
    <w:rsid w:val="002346B0"/>
    <w:rsid w:val="00235426"/>
    <w:rsid w:val="00236F44"/>
    <w:rsid w:val="00240CEA"/>
    <w:rsid w:val="0024148B"/>
    <w:rsid w:val="00242F1B"/>
    <w:rsid w:val="00243D53"/>
    <w:rsid w:val="002445D2"/>
    <w:rsid w:val="00245E15"/>
    <w:rsid w:val="00247630"/>
    <w:rsid w:val="00247D80"/>
    <w:rsid w:val="00250BF9"/>
    <w:rsid w:val="002531BC"/>
    <w:rsid w:val="002560C0"/>
    <w:rsid w:val="002600AC"/>
    <w:rsid w:val="00260A22"/>
    <w:rsid w:val="00262203"/>
    <w:rsid w:val="002639AC"/>
    <w:rsid w:val="00264B27"/>
    <w:rsid w:val="002655B6"/>
    <w:rsid w:val="00267FA2"/>
    <w:rsid w:val="0027225B"/>
    <w:rsid w:val="00272974"/>
    <w:rsid w:val="002731D0"/>
    <w:rsid w:val="00276F17"/>
    <w:rsid w:val="00280316"/>
    <w:rsid w:val="002807FC"/>
    <w:rsid w:val="002849D6"/>
    <w:rsid w:val="002857BB"/>
    <w:rsid w:val="002865C7"/>
    <w:rsid w:val="00286E3E"/>
    <w:rsid w:val="00293334"/>
    <w:rsid w:val="00295C05"/>
    <w:rsid w:val="00295F02"/>
    <w:rsid w:val="00297AD3"/>
    <w:rsid w:val="002A0029"/>
    <w:rsid w:val="002A139E"/>
    <w:rsid w:val="002A4B04"/>
    <w:rsid w:val="002A551D"/>
    <w:rsid w:val="002A6FB5"/>
    <w:rsid w:val="002B0A6C"/>
    <w:rsid w:val="002B1BB8"/>
    <w:rsid w:val="002B4B3B"/>
    <w:rsid w:val="002B5004"/>
    <w:rsid w:val="002C17C4"/>
    <w:rsid w:val="002C18F5"/>
    <w:rsid w:val="002C5623"/>
    <w:rsid w:val="002C7777"/>
    <w:rsid w:val="002D0665"/>
    <w:rsid w:val="002D0DE4"/>
    <w:rsid w:val="002D1818"/>
    <w:rsid w:val="002D1D57"/>
    <w:rsid w:val="002D29B2"/>
    <w:rsid w:val="002D2F68"/>
    <w:rsid w:val="002D5862"/>
    <w:rsid w:val="002D6318"/>
    <w:rsid w:val="002E011E"/>
    <w:rsid w:val="002E0EBF"/>
    <w:rsid w:val="002E1198"/>
    <w:rsid w:val="002E374F"/>
    <w:rsid w:val="002F1C96"/>
    <w:rsid w:val="002F2AE3"/>
    <w:rsid w:val="002F4963"/>
    <w:rsid w:val="002F7246"/>
    <w:rsid w:val="002F7ABA"/>
    <w:rsid w:val="00302CED"/>
    <w:rsid w:val="00302F0E"/>
    <w:rsid w:val="003036C4"/>
    <w:rsid w:val="0030536D"/>
    <w:rsid w:val="003057DC"/>
    <w:rsid w:val="00307890"/>
    <w:rsid w:val="00310E62"/>
    <w:rsid w:val="003128E0"/>
    <w:rsid w:val="00312A66"/>
    <w:rsid w:val="00316193"/>
    <w:rsid w:val="00323E02"/>
    <w:rsid w:val="00324647"/>
    <w:rsid w:val="00332867"/>
    <w:rsid w:val="0034030A"/>
    <w:rsid w:val="0034033D"/>
    <w:rsid w:val="00340EE8"/>
    <w:rsid w:val="00341C81"/>
    <w:rsid w:val="00341E08"/>
    <w:rsid w:val="00344A29"/>
    <w:rsid w:val="003477C5"/>
    <w:rsid w:val="0035038E"/>
    <w:rsid w:val="003531E6"/>
    <w:rsid w:val="003535F7"/>
    <w:rsid w:val="00360E07"/>
    <w:rsid w:val="00364FAC"/>
    <w:rsid w:val="00365854"/>
    <w:rsid w:val="00365E09"/>
    <w:rsid w:val="00370068"/>
    <w:rsid w:val="003705B0"/>
    <w:rsid w:val="00371310"/>
    <w:rsid w:val="00373563"/>
    <w:rsid w:val="0037380C"/>
    <w:rsid w:val="00381460"/>
    <w:rsid w:val="0038167A"/>
    <w:rsid w:val="00384D61"/>
    <w:rsid w:val="00385B1C"/>
    <w:rsid w:val="00386661"/>
    <w:rsid w:val="003871CF"/>
    <w:rsid w:val="003877A0"/>
    <w:rsid w:val="00390363"/>
    <w:rsid w:val="003917FA"/>
    <w:rsid w:val="003945FB"/>
    <w:rsid w:val="0039492A"/>
    <w:rsid w:val="00394E93"/>
    <w:rsid w:val="0039500A"/>
    <w:rsid w:val="00396D53"/>
    <w:rsid w:val="00397825"/>
    <w:rsid w:val="003979BE"/>
    <w:rsid w:val="003A0447"/>
    <w:rsid w:val="003A201C"/>
    <w:rsid w:val="003B03CB"/>
    <w:rsid w:val="003B089D"/>
    <w:rsid w:val="003B237B"/>
    <w:rsid w:val="003B2B2F"/>
    <w:rsid w:val="003B314B"/>
    <w:rsid w:val="003B3C8F"/>
    <w:rsid w:val="003C3540"/>
    <w:rsid w:val="003C4926"/>
    <w:rsid w:val="003C786C"/>
    <w:rsid w:val="003D0AE9"/>
    <w:rsid w:val="003D1F73"/>
    <w:rsid w:val="003D22CF"/>
    <w:rsid w:val="003D354E"/>
    <w:rsid w:val="003D396E"/>
    <w:rsid w:val="003D57DF"/>
    <w:rsid w:val="003D6FB1"/>
    <w:rsid w:val="003E279C"/>
    <w:rsid w:val="003E40DA"/>
    <w:rsid w:val="003E442A"/>
    <w:rsid w:val="003E67DC"/>
    <w:rsid w:val="003E71FE"/>
    <w:rsid w:val="003F2DCD"/>
    <w:rsid w:val="003F3FD8"/>
    <w:rsid w:val="003F7B80"/>
    <w:rsid w:val="003F7C88"/>
    <w:rsid w:val="003F7EE6"/>
    <w:rsid w:val="00400D44"/>
    <w:rsid w:val="0040584C"/>
    <w:rsid w:val="00407629"/>
    <w:rsid w:val="00410174"/>
    <w:rsid w:val="0041112C"/>
    <w:rsid w:val="00413B73"/>
    <w:rsid w:val="00415884"/>
    <w:rsid w:val="00415EA5"/>
    <w:rsid w:val="004163C3"/>
    <w:rsid w:val="004207B5"/>
    <w:rsid w:val="00421E1B"/>
    <w:rsid w:val="0042417E"/>
    <w:rsid w:val="004269A4"/>
    <w:rsid w:val="00427722"/>
    <w:rsid w:val="00431DF2"/>
    <w:rsid w:val="00440671"/>
    <w:rsid w:val="004422AC"/>
    <w:rsid w:val="00443683"/>
    <w:rsid w:val="0044401C"/>
    <w:rsid w:val="0044545D"/>
    <w:rsid w:val="0044571B"/>
    <w:rsid w:val="00446914"/>
    <w:rsid w:val="00451B9C"/>
    <w:rsid w:val="00451F42"/>
    <w:rsid w:val="004541C2"/>
    <w:rsid w:val="004565ED"/>
    <w:rsid w:val="004606E2"/>
    <w:rsid w:val="004612B5"/>
    <w:rsid w:val="00461908"/>
    <w:rsid w:val="004632D1"/>
    <w:rsid w:val="00464CB0"/>
    <w:rsid w:val="0047137D"/>
    <w:rsid w:val="004713DC"/>
    <w:rsid w:val="00471FDA"/>
    <w:rsid w:val="00476F01"/>
    <w:rsid w:val="00477535"/>
    <w:rsid w:val="004815C0"/>
    <w:rsid w:val="004841AA"/>
    <w:rsid w:val="00485682"/>
    <w:rsid w:val="0048574A"/>
    <w:rsid w:val="00485969"/>
    <w:rsid w:val="00485996"/>
    <w:rsid w:val="0048668E"/>
    <w:rsid w:val="00494A4F"/>
    <w:rsid w:val="0049539B"/>
    <w:rsid w:val="0049716D"/>
    <w:rsid w:val="004A6ACF"/>
    <w:rsid w:val="004A6B39"/>
    <w:rsid w:val="004B6439"/>
    <w:rsid w:val="004B6A72"/>
    <w:rsid w:val="004B7EF5"/>
    <w:rsid w:val="004C0F4F"/>
    <w:rsid w:val="004C1616"/>
    <w:rsid w:val="004C2AF8"/>
    <w:rsid w:val="004C3430"/>
    <w:rsid w:val="004C7704"/>
    <w:rsid w:val="004C7F98"/>
    <w:rsid w:val="004D0075"/>
    <w:rsid w:val="004D152C"/>
    <w:rsid w:val="004D1821"/>
    <w:rsid w:val="004D2B11"/>
    <w:rsid w:val="004D2FC9"/>
    <w:rsid w:val="004D3517"/>
    <w:rsid w:val="004D3EF9"/>
    <w:rsid w:val="004D466C"/>
    <w:rsid w:val="004E58E9"/>
    <w:rsid w:val="004E6A0A"/>
    <w:rsid w:val="004F0729"/>
    <w:rsid w:val="004F0956"/>
    <w:rsid w:val="004F1EC8"/>
    <w:rsid w:val="004F2E8A"/>
    <w:rsid w:val="004F682A"/>
    <w:rsid w:val="004F69E9"/>
    <w:rsid w:val="004F76EF"/>
    <w:rsid w:val="00501176"/>
    <w:rsid w:val="00504EEE"/>
    <w:rsid w:val="0051165D"/>
    <w:rsid w:val="0051262E"/>
    <w:rsid w:val="00512ABD"/>
    <w:rsid w:val="005202FA"/>
    <w:rsid w:val="005223BD"/>
    <w:rsid w:val="00522EF9"/>
    <w:rsid w:val="00522F20"/>
    <w:rsid w:val="0052337A"/>
    <w:rsid w:val="005246DD"/>
    <w:rsid w:val="00524F0C"/>
    <w:rsid w:val="00527522"/>
    <w:rsid w:val="00537F0E"/>
    <w:rsid w:val="0054074F"/>
    <w:rsid w:val="0054149B"/>
    <w:rsid w:val="00541DD8"/>
    <w:rsid w:val="005429ED"/>
    <w:rsid w:val="005449D6"/>
    <w:rsid w:val="005454FB"/>
    <w:rsid w:val="00545D89"/>
    <w:rsid w:val="00547A75"/>
    <w:rsid w:val="00553213"/>
    <w:rsid w:val="00553D16"/>
    <w:rsid w:val="00555979"/>
    <w:rsid w:val="005605AA"/>
    <w:rsid w:val="00560FC7"/>
    <w:rsid w:val="00574F6A"/>
    <w:rsid w:val="0057776D"/>
    <w:rsid w:val="005874FC"/>
    <w:rsid w:val="00587955"/>
    <w:rsid w:val="00592E7B"/>
    <w:rsid w:val="00595480"/>
    <w:rsid w:val="00597242"/>
    <w:rsid w:val="0059724E"/>
    <w:rsid w:val="005A2C67"/>
    <w:rsid w:val="005A34AD"/>
    <w:rsid w:val="005A4C2A"/>
    <w:rsid w:val="005A4EE3"/>
    <w:rsid w:val="005A563E"/>
    <w:rsid w:val="005A670E"/>
    <w:rsid w:val="005A6D3A"/>
    <w:rsid w:val="005A7DDD"/>
    <w:rsid w:val="005B19DD"/>
    <w:rsid w:val="005B206F"/>
    <w:rsid w:val="005B5357"/>
    <w:rsid w:val="005B66C2"/>
    <w:rsid w:val="005C0ECD"/>
    <w:rsid w:val="005C45E4"/>
    <w:rsid w:val="005C559D"/>
    <w:rsid w:val="005C588B"/>
    <w:rsid w:val="005C6ACC"/>
    <w:rsid w:val="005D0435"/>
    <w:rsid w:val="005D103F"/>
    <w:rsid w:val="005D206F"/>
    <w:rsid w:val="005D2E72"/>
    <w:rsid w:val="005D37AA"/>
    <w:rsid w:val="005D7A15"/>
    <w:rsid w:val="005E2AD8"/>
    <w:rsid w:val="005E3A94"/>
    <w:rsid w:val="005E57CC"/>
    <w:rsid w:val="005F3520"/>
    <w:rsid w:val="005F3726"/>
    <w:rsid w:val="005F3C1D"/>
    <w:rsid w:val="005F422A"/>
    <w:rsid w:val="005F4A7D"/>
    <w:rsid w:val="005F60FC"/>
    <w:rsid w:val="006005A0"/>
    <w:rsid w:val="006019F7"/>
    <w:rsid w:val="00601A5A"/>
    <w:rsid w:val="006025DD"/>
    <w:rsid w:val="0060297B"/>
    <w:rsid w:val="00602B1F"/>
    <w:rsid w:val="006038C9"/>
    <w:rsid w:val="0060604A"/>
    <w:rsid w:val="0060682E"/>
    <w:rsid w:val="00606D26"/>
    <w:rsid w:val="00607741"/>
    <w:rsid w:val="00610E25"/>
    <w:rsid w:val="00611B6B"/>
    <w:rsid w:val="00612715"/>
    <w:rsid w:val="00614864"/>
    <w:rsid w:val="00621B8A"/>
    <w:rsid w:val="006229C7"/>
    <w:rsid w:val="0063153F"/>
    <w:rsid w:val="006316BE"/>
    <w:rsid w:val="00632024"/>
    <w:rsid w:val="00633190"/>
    <w:rsid w:val="0063560D"/>
    <w:rsid w:val="0063602F"/>
    <w:rsid w:val="00636662"/>
    <w:rsid w:val="00643FCC"/>
    <w:rsid w:val="00646D93"/>
    <w:rsid w:val="00646F28"/>
    <w:rsid w:val="0065014F"/>
    <w:rsid w:val="00652AAF"/>
    <w:rsid w:val="00654A2B"/>
    <w:rsid w:val="00654E24"/>
    <w:rsid w:val="00662118"/>
    <w:rsid w:val="006627C8"/>
    <w:rsid w:val="00667822"/>
    <w:rsid w:val="00671B73"/>
    <w:rsid w:val="00673E8C"/>
    <w:rsid w:val="006756F1"/>
    <w:rsid w:val="00676E9C"/>
    <w:rsid w:val="0067766A"/>
    <w:rsid w:val="00677A62"/>
    <w:rsid w:val="00677E5F"/>
    <w:rsid w:val="0068031E"/>
    <w:rsid w:val="00680831"/>
    <w:rsid w:val="0068158F"/>
    <w:rsid w:val="006815B4"/>
    <w:rsid w:val="0068297D"/>
    <w:rsid w:val="00682F60"/>
    <w:rsid w:val="00683907"/>
    <w:rsid w:val="00691289"/>
    <w:rsid w:val="00694EDF"/>
    <w:rsid w:val="00695C86"/>
    <w:rsid w:val="00696044"/>
    <w:rsid w:val="00696864"/>
    <w:rsid w:val="0069756E"/>
    <w:rsid w:val="006A072C"/>
    <w:rsid w:val="006A2BA1"/>
    <w:rsid w:val="006A3A71"/>
    <w:rsid w:val="006A5AAB"/>
    <w:rsid w:val="006B4698"/>
    <w:rsid w:val="006C2CDC"/>
    <w:rsid w:val="006C326D"/>
    <w:rsid w:val="006C580B"/>
    <w:rsid w:val="006C6160"/>
    <w:rsid w:val="006D141F"/>
    <w:rsid w:val="006D2253"/>
    <w:rsid w:val="006D5857"/>
    <w:rsid w:val="006D5E4D"/>
    <w:rsid w:val="006D6E29"/>
    <w:rsid w:val="006D77A6"/>
    <w:rsid w:val="006D794D"/>
    <w:rsid w:val="006E1A9E"/>
    <w:rsid w:val="006E202C"/>
    <w:rsid w:val="006E4A3A"/>
    <w:rsid w:val="006E6865"/>
    <w:rsid w:val="006E6F45"/>
    <w:rsid w:val="006F05A8"/>
    <w:rsid w:val="006F17F3"/>
    <w:rsid w:val="006F4E0D"/>
    <w:rsid w:val="006F594B"/>
    <w:rsid w:val="00705EF3"/>
    <w:rsid w:val="00711DEA"/>
    <w:rsid w:val="007124BA"/>
    <w:rsid w:val="00715838"/>
    <w:rsid w:val="0071671C"/>
    <w:rsid w:val="00717EA0"/>
    <w:rsid w:val="00730148"/>
    <w:rsid w:val="00731E28"/>
    <w:rsid w:val="00733F45"/>
    <w:rsid w:val="00734A46"/>
    <w:rsid w:val="00734BD1"/>
    <w:rsid w:val="00735B8D"/>
    <w:rsid w:val="00736752"/>
    <w:rsid w:val="00744C0C"/>
    <w:rsid w:val="007450D6"/>
    <w:rsid w:val="00746059"/>
    <w:rsid w:val="007534D6"/>
    <w:rsid w:val="0076636F"/>
    <w:rsid w:val="007726CF"/>
    <w:rsid w:val="007741EA"/>
    <w:rsid w:val="00774589"/>
    <w:rsid w:val="00775EDF"/>
    <w:rsid w:val="00775F8B"/>
    <w:rsid w:val="00777584"/>
    <w:rsid w:val="00781AA9"/>
    <w:rsid w:val="00794DD9"/>
    <w:rsid w:val="00796A96"/>
    <w:rsid w:val="007A55F5"/>
    <w:rsid w:val="007A76E5"/>
    <w:rsid w:val="007B17E8"/>
    <w:rsid w:val="007B25AF"/>
    <w:rsid w:val="007B3D9E"/>
    <w:rsid w:val="007B4709"/>
    <w:rsid w:val="007B7E34"/>
    <w:rsid w:val="007C1136"/>
    <w:rsid w:val="007C1855"/>
    <w:rsid w:val="007C234F"/>
    <w:rsid w:val="007C3908"/>
    <w:rsid w:val="007C659C"/>
    <w:rsid w:val="007C73A2"/>
    <w:rsid w:val="007C773D"/>
    <w:rsid w:val="007D1C85"/>
    <w:rsid w:val="007D42F8"/>
    <w:rsid w:val="007E10E4"/>
    <w:rsid w:val="007E206B"/>
    <w:rsid w:val="007E20D7"/>
    <w:rsid w:val="007E22C6"/>
    <w:rsid w:val="007E498D"/>
    <w:rsid w:val="007E5B6E"/>
    <w:rsid w:val="007E603F"/>
    <w:rsid w:val="007E6566"/>
    <w:rsid w:val="007E77CC"/>
    <w:rsid w:val="007F17BB"/>
    <w:rsid w:val="007F253E"/>
    <w:rsid w:val="007F44DE"/>
    <w:rsid w:val="007F44F7"/>
    <w:rsid w:val="007F5D26"/>
    <w:rsid w:val="007F7657"/>
    <w:rsid w:val="008009B3"/>
    <w:rsid w:val="00801929"/>
    <w:rsid w:val="00801CEA"/>
    <w:rsid w:val="00802C83"/>
    <w:rsid w:val="00804388"/>
    <w:rsid w:val="0080459E"/>
    <w:rsid w:val="00811676"/>
    <w:rsid w:val="0081185F"/>
    <w:rsid w:val="00812DD4"/>
    <w:rsid w:val="00813194"/>
    <w:rsid w:val="00814971"/>
    <w:rsid w:val="008216B1"/>
    <w:rsid w:val="008232DB"/>
    <w:rsid w:val="00824803"/>
    <w:rsid w:val="008252F3"/>
    <w:rsid w:val="008346BC"/>
    <w:rsid w:val="0083538E"/>
    <w:rsid w:val="00836327"/>
    <w:rsid w:val="00841162"/>
    <w:rsid w:val="00845D7A"/>
    <w:rsid w:val="00846BAC"/>
    <w:rsid w:val="00850261"/>
    <w:rsid w:val="0085098D"/>
    <w:rsid w:val="008512AD"/>
    <w:rsid w:val="0085161D"/>
    <w:rsid w:val="00852BAF"/>
    <w:rsid w:val="0085586B"/>
    <w:rsid w:val="00862343"/>
    <w:rsid w:val="008634B6"/>
    <w:rsid w:val="00863BE3"/>
    <w:rsid w:val="00863DB0"/>
    <w:rsid w:val="00864B16"/>
    <w:rsid w:val="0086573C"/>
    <w:rsid w:val="00866432"/>
    <w:rsid w:val="0086691D"/>
    <w:rsid w:val="008677DE"/>
    <w:rsid w:val="00870D79"/>
    <w:rsid w:val="00871ECE"/>
    <w:rsid w:val="008801D3"/>
    <w:rsid w:val="00880EA4"/>
    <w:rsid w:val="008811D0"/>
    <w:rsid w:val="00883108"/>
    <w:rsid w:val="008839F5"/>
    <w:rsid w:val="00884005"/>
    <w:rsid w:val="00891F23"/>
    <w:rsid w:val="00894827"/>
    <w:rsid w:val="00894A89"/>
    <w:rsid w:val="00896E77"/>
    <w:rsid w:val="00897425"/>
    <w:rsid w:val="008A1C02"/>
    <w:rsid w:val="008A2767"/>
    <w:rsid w:val="008A2D68"/>
    <w:rsid w:val="008A2F9A"/>
    <w:rsid w:val="008A32CA"/>
    <w:rsid w:val="008A49AB"/>
    <w:rsid w:val="008A4D4F"/>
    <w:rsid w:val="008A61EC"/>
    <w:rsid w:val="008B35EE"/>
    <w:rsid w:val="008B4E9E"/>
    <w:rsid w:val="008C322D"/>
    <w:rsid w:val="008C5936"/>
    <w:rsid w:val="008C7211"/>
    <w:rsid w:val="008D23F5"/>
    <w:rsid w:val="008D32CF"/>
    <w:rsid w:val="008D3473"/>
    <w:rsid w:val="008E13D9"/>
    <w:rsid w:val="008E200B"/>
    <w:rsid w:val="008E4374"/>
    <w:rsid w:val="008E4932"/>
    <w:rsid w:val="008F4FBE"/>
    <w:rsid w:val="008F604A"/>
    <w:rsid w:val="008F7DCA"/>
    <w:rsid w:val="009012D2"/>
    <w:rsid w:val="00902546"/>
    <w:rsid w:val="00905795"/>
    <w:rsid w:val="00905E3D"/>
    <w:rsid w:val="009104D3"/>
    <w:rsid w:val="0091304B"/>
    <w:rsid w:val="0091413B"/>
    <w:rsid w:val="00920856"/>
    <w:rsid w:val="00921861"/>
    <w:rsid w:val="00922536"/>
    <w:rsid w:val="00924B2D"/>
    <w:rsid w:val="00926DD8"/>
    <w:rsid w:val="009276C8"/>
    <w:rsid w:val="00930704"/>
    <w:rsid w:val="00930ED8"/>
    <w:rsid w:val="009331D4"/>
    <w:rsid w:val="0093407F"/>
    <w:rsid w:val="00934AEB"/>
    <w:rsid w:val="009356B6"/>
    <w:rsid w:val="009366A8"/>
    <w:rsid w:val="00937592"/>
    <w:rsid w:val="009375F9"/>
    <w:rsid w:val="009400BA"/>
    <w:rsid w:val="00940FE0"/>
    <w:rsid w:val="00942B82"/>
    <w:rsid w:val="00944149"/>
    <w:rsid w:val="009445D1"/>
    <w:rsid w:val="009446CE"/>
    <w:rsid w:val="009458CF"/>
    <w:rsid w:val="00946D05"/>
    <w:rsid w:val="00947BB2"/>
    <w:rsid w:val="00951184"/>
    <w:rsid w:val="00951CCC"/>
    <w:rsid w:val="00952A1A"/>
    <w:rsid w:val="00953052"/>
    <w:rsid w:val="00960571"/>
    <w:rsid w:val="00960878"/>
    <w:rsid w:val="00967E0B"/>
    <w:rsid w:val="0097017C"/>
    <w:rsid w:val="00973F81"/>
    <w:rsid w:val="00975325"/>
    <w:rsid w:val="00982824"/>
    <w:rsid w:val="00984AC6"/>
    <w:rsid w:val="00985EA6"/>
    <w:rsid w:val="00986D14"/>
    <w:rsid w:val="00986F4B"/>
    <w:rsid w:val="009870AF"/>
    <w:rsid w:val="00990660"/>
    <w:rsid w:val="009932D3"/>
    <w:rsid w:val="0099787A"/>
    <w:rsid w:val="009A0B02"/>
    <w:rsid w:val="009A15C9"/>
    <w:rsid w:val="009A1F90"/>
    <w:rsid w:val="009A3B73"/>
    <w:rsid w:val="009A4BA4"/>
    <w:rsid w:val="009A7234"/>
    <w:rsid w:val="009A7FDA"/>
    <w:rsid w:val="009B14C5"/>
    <w:rsid w:val="009B2D3F"/>
    <w:rsid w:val="009B39E5"/>
    <w:rsid w:val="009C1681"/>
    <w:rsid w:val="009C1686"/>
    <w:rsid w:val="009C2E2E"/>
    <w:rsid w:val="009C6559"/>
    <w:rsid w:val="009C7D5A"/>
    <w:rsid w:val="009D28EA"/>
    <w:rsid w:val="009D6E48"/>
    <w:rsid w:val="009D7312"/>
    <w:rsid w:val="009D7BC1"/>
    <w:rsid w:val="009E1251"/>
    <w:rsid w:val="009E159E"/>
    <w:rsid w:val="009E1D27"/>
    <w:rsid w:val="009F1EE0"/>
    <w:rsid w:val="009F3134"/>
    <w:rsid w:val="009F4A81"/>
    <w:rsid w:val="009F579D"/>
    <w:rsid w:val="009F6C4B"/>
    <w:rsid w:val="00A03180"/>
    <w:rsid w:val="00A05124"/>
    <w:rsid w:val="00A063BE"/>
    <w:rsid w:val="00A0675B"/>
    <w:rsid w:val="00A10D43"/>
    <w:rsid w:val="00A1108D"/>
    <w:rsid w:val="00A11B2D"/>
    <w:rsid w:val="00A11DAB"/>
    <w:rsid w:val="00A13806"/>
    <w:rsid w:val="00A204D7"/>
    <w:rsid w:val="00A21C1E"/>
    <w:rsid w:val="00A21CCA"/>
    <w:rsid w:val="00A24AE7"/>
    <w:rsid w:val="00A30EFF"/>
    <w:rsid w:val="00A33537"/>
    <w:rsid w:val="00A35A6E"/>
    <w:rsid w:val="00A3648A"/>
    <w:rsid w:val="00A41F04"/>
    <w:rsid w:val="00A46EA3"/>
    <w:rsid w:val="00A471C0"/>
    <w:rsid w:val="00A503D7"/>
    <w:rsid w:val="00A51189"/>
    <w:rsid w:val="00A5539C"/>
    <w:rsid w:val="00A64083"/>
    <w:rsid w:val="00A655F0"/>
    <w:rsid w:val="00A6594A"/>
    <w:rsid w:val="00A666C3"/>
    <w:rsid w:val="00A7110E"/>
    <w:rsid w:val="00A727C5"/>
    <w:rsid w:val="00A745F4"/>
    <w:rsid w:val="00A77C44"/>
    <w:rsid w:val="00A77EE3"/>
    <w:rsid w:val="00A84043"/>
    <w:rsid w:val="00A86E3A"/>
    <w:rsid w:val="00A87E63"/>
    <w:rsid w:val="00A90D68"/>
    <w:rsid w:val="00A9195B"/>
    <w:rsid w:val="00A91A02"/>
    <w:rsid w:val="00A92507"/>
    <w:rsid w:val="00A92EDB"/>
    <w:rsid w:val="00A9464A"/>
    <w:rsid w:val="00A948E2"/>
    <w:rsid w:val="00AA2944"/>
    <w:rsid w:val="00AA4AC9"/>
    <w:rsid w:val="00AB5571"/>
    <w:rsid w:val="00AC02A4"/>
    <w:rsid w:val="00AC218E"/>
    <w:rsid w:val="00AC3BC9"/>
    <w:rsid w:val="00AC45A8"/>
    <w:rsid w:val="00AC4A1A"/>
    <w:rsid w:val="00AC4D6D"/>
    <w:rsid w:val="00AC7F7A"/>
    <w:rsid w:val="00AD40D4"/>
    <w:rsid w:val="00AD733F"/>
    <w:rsid w:val="00AE2F4F"/>
    <w:rsid w:val="00AE3351"/>
    <w:rsid w:val="00AE3CB2"/>
    <w:rsid w:val="00AE7471"/>
    <w:rsid w:val="00AF46AC"/>
    <w:rsid w:val="00B00DEC"/>
    <w:rsid w:val="00B01F69"/>
    <w:rsid w:val="00B03C4D"/>
    <w:rsid w:val="00B054BC"/>
    <w:rsid w:val="00B05620"/>
    <w:rsid w:val="00B063B7"/>
    <w:rsid w:val="00B104F0"/>
    <w:rsid w:val="00B13004"/>
    <w:rsid w:val="00B15EA3"/>
    <w:rsid w:val="00B169C4"/>
    <w:rsid w:val="00B16EF5"/>
    <w:rsid w:val="00B20096"/>
    <w:rsid w:val="00B20153"/>
    <w:rsid w:val="00B3534C"/>
    <w:rsid w:val="00B37C31"/>
    <w:rsid w:val="00B42550"/>
    <w:rsid w:val="00B42778"/>
    <w:rsid w:val="00B44218"/>
    <w:rsid w:val="00B442B5"/>
    <w:rsid w:val="00B56A67"/>
    <w:rsid w:val="00B57523"/>
    <w:rsid w:val="00B60B45"/>
    <w:rsid w:val="00B650C8"/>
    <w:rsid w:val="00B729E6"/>
    <w:rsid w:val="00B72CC8"/>
    <w:rsid w:val="00B74D72"/>
    <w:rsid w:val="00B76B5A"/>
    <w:rsid w:val="00B7705A"/>
    <w:rsid w:val="00B77A8D"/>
    <w:rsid w:val="00B800DB"/>
    <w:rsid w:val="00B80E7C"/>
    <w:rsid w:val="00B80FBA"/>
    <w:rsid w:val="00B81F0C"/>
    <w:rsid w:val="00B82A18"/>
    <w:rsid w:val="00B83443"/>
    <w:rsid w:val="00B83A5C"/>
    <w:rsid w:val="00B85112"/>
    <w:rsid w:val="00B85E2E"/>
    <w:rsid w:val="00B8620C"/>
    <w:rsid w:val="00B87140"/>
    <w:rsid w:val="00B9220C"/>
    <w:rsid w:val="00B92294"/>
    <w:rsid w:val="00B956D5"/>
    <w:rsid w:val="00BA2190"/>
    <w:rsid w:val="00BA2E63"/>
    <w:rsid w:val="00BA3614"/>
    <w:rsid w:val="00BA4C66"/>
    <w:rsid w:val="00BB2D5C"/>
    <w:rsid w:val="00BB3557"/>
    <w:rsid w:val="00BB45B1"/>
    <w:rsid w:val="00BB61A8"/>
    <w:rsid w:val="00BB666E"/>
    <w:rsid w:val="00BB7763"/>
    <w:rsid w:val="00BC581B"/>
    <w:rsid w:val="00BD0581"/>
    <w:rsid w:val="00BD1E3F"/>
    <w:rsid w:val="00BD5055"/>
    <w:rsid w:val="00BD5F8F"/>
    <w:rsid w:val="00BE4A1D"/>
    <w:rsid w:val="00BE4DCA"/>
    <w:rsid w:val="00BE5598"/>
    <w:rsid w:val="00BE57E8"/>
    <w:rsid w:val="00BF0F1D"/>
    <w:rsid w:val="00BF279B"/>
    <w:rsid w:val="00BF400E"/>
    <w:rsid w:val="00BF7E1E"/>
    <w:rsid w:val="00C01371"/>
    <w:rsid w:val="00C02869"/>
    <w:rsid w:val="00C03B38"/>
    <w:rsid w:val="00C03C5B"/>
    <w:rsid w:val="00C04383"/>
    <w:rsid w:val="00C06DA1"/>
    <w:rsid w:val="00C119BA"/>
    <w:rsid w:val="00C14F29"/>
    <w:rsid w:val="00C22F9A"/>
    <w:rsid w:val="00C2340B"/>
    <w:rsid w:val="00C24029"/>
    <w:rsid w:val="00C24520"/>
    <w:rsid w:val="00C30168"/>
    <w:rsid w:val="00C30919"/>
    <w:rsid w:val="00C32A00"/>
    <w:rsid w:val="00C34362"/>
    <w:rsid w:val="00C373EC"/>
    <w:rsid w:val="00C41103"/>
    <w:rsid w:val="00C41129"/>
    <w:rsid w:val="00C419FD"/>
    <w:rsid w:val="00C42D7A"/>
    <w:rsid w:val="00C43816"/>
    <w:rsid w:val="00C50CB2"/>
    <w:rsid w:val="00C51327"/>
    <w:rsid w:val="00C569E9"/>
    <w:rsid w:val="00C56E05"/>
    <w:rsid w:val="00C61242"/>
    <w:rsid w:val="00C7232B"/>
    <w:rsid w:val="00C740FD"/>
    <w:rsid w:val="00C75699"/>
    <w:rsid w:val="00C80488"/>
    <w:rsid w:val="00C813B2"/>
    <w:rsid w:val="00C8206B"/>
    <w:rsid w:val="00C825D2"/>
    <w:rsid w:val="00C83BCA"/>
    <w:rsid w:val="00C86186"/>
    <w:rsid w:val="00C86665"/>
    <w:rsid w:val="00C86D16"/>
    <w:rsid w:val="00C9082D"/>
    <w:rsid w:val="00C914DB"/>
    <w:rsid w:val="00C93203"/>
    <w:rsid w:val="00C9798B"/>
    <w:rsid w:val="00CB048A"/>
    <w:rsid w:val="00CB0853"/>
    <w:rsid w:val="00CB2BFE"/>
    <w:rsid w:val="00CB4872"/>
    <w:rsid w:val="00CB51A8"/>
    <w:rsid w:val="00CB6F8A"/>
    <w:rsid w:val="00CB7782"/>
    <w:rsid w:val="00CC26A9"/>
    <w:rsid w:val="00CC5089"/>
    <w:rsid w:val="00CD290D"/>
    <w:rsid w:val="00CD7070"/>
    <w:rsid w:val="00CE2394"/>
    <w:rsid w:val="00CE2452"/>
    <w:rsid w:val="00CE45B5"/>
    <w:rsid w:val="00CE5A67"/>
    <w:rsid w:val="00CF0B14"/>
    <w:rsid w:val="00CF19DE"/>
    <w:rsid w:val="00CF7211"/>
    <w:rsid w:val="00CF7A3F"/>
    <w:rsid w:val="00D02AEA"/>
    <w:rsid w:val="00D03FA4"/>
    <w:rsid w:val="00D06CDA"/>
    <w:rsid w:val="00D115A9"/>
    <w:rsid w:val="00D11BAD"/>
    <w:rsid w:val="00D14EA9"/>
    <w:rsid w:val="00D15670"/>
    <w:rsid w:val="00D166C3"/>
    <w:rsid w:val="00D21F61"/>
    <w:rsid w:val="00D22255"/>
    <w:rsid w:val="00D22CFA"/>
    <w:rsid w:val="00D256F6"/>
    <w:rsid w:val="00D25CB3"/>
    <w:rsid w:val="00D27FE4"/>
    <w:rsid w:val="00D30D2B"/>
    <w:rsid w:val="00D310B1"/>
    <w:rsid w:val="00D336F8"/>
    <w:rsid w:val="00D37F12"/>
    <w:rsid w:val="00D4300E"/>
    <w:rsid w:val="00D475A6"/>
    <w:rsid w:val="00D47F71"/>
    <w:rsid w:val="00D53CB8"/>
    <w:rsid w:val="00D5565B"/>
    <w:rsid w:val="00D57277"/>
    <w:rsid w:val="00D60475"/>
    <w:rsid w:val="00D61BDF"/>
    <w:rsid w:val="00D61CCA"/>
    <w:rsid w:val="00D7568D"/>
    <w:rsid w:val="00D76C6E"/>
    <w:rsid w:val="00D76FEE"/>
    <w:rsid w:val="00D852B1"/>
    <w:rsid w:val="00D85A64"/>
    <w:rsid w:val="00D878D2"/>
    <w:rsid w:val="00D91464"/>
    <w:rsid w:val="00D94846"/>
    <w:rsid w:val="00D967AB"/>
    <w:rsid w:val="00D97F40"/>
    <w:rsid w:val="00DA2031"/>
    <w:rsid w:val="00DA2045"/>
    <w:rsid w:val="00DA38E5"/>
    <w:rsid w:val="00DA3C58"/>
    <w:rsid w:val="00DA45D6"/>
    <w:rsid w:val="00DB00DF"/>
    <w:rsid w:val="00DB06F7"/>
    <w:rsid w:val="00DB2F06"/>
    <w:rsid w:val="00DB37CD"/>
    <w:rsid w:val="00DB3852"/>
    <w:rsid w:val="00DB6FE5"/>
    <w:rsid w:val="00DB7153"/>
    <w:rsid w:val="00DC042B"/>
    <w:rsid w:val="00DC05EC"/>
    <w:rsid w:val="00DC2828"/>
    <w:rsid w:val="00DC322A"/>
    <w:rsid w:val="00DC43A5"/>
    <w:rsid w:val="00DC6787"/>
    <w:rsid w:val="00DC6914"/>
    <w:rsid w:val="00DD271E"/>
    <w:rsid w:val="00DD3DD3"/>
    <w:rsid w:val="00DD612F"/>
    <w:rsid w:val="00DE1F04"/>
    <w:rsid w:val="00DE379A"/>
    <w:rsid w:val="00DE62EC"/>
    <w:rsid w:val="00DF01B9"/>
    <w:rsid w:val="00DF0E7C"/>
    <w:rsid w:val="00DF24C3"/>
    <w:rsid w:val="00DF2764"/>
    <w:rsid w:val="00DF35C7"/>
    <w:rsid w:val="00DF4B86"/>
    <w:rsid w:val="00DF68BC"/>
    <w:rsid w:val="00E00294"/>
    <w:rsid w:val="00E01E91"/>
    <w:rsid w:val="00E0207C"/>
    <w:rsid w:val="00E03F37"/>
    <w:rsid w:val="00E06166"/>
    <w:rsid w:val="00E12AF3"/>
    <w:rsid w:val="00E1344A"/>
    <w:rsid w:val="00E13CDB"/>
    <w:rsid w:val="00E14CA8"/>
    <w:rsid w:val="00E16932"/>
    <w:rsid w:val="00E20F29"/>
    <w:rsid w:val="00E2434B"/>
    <w:rsid w:val="00E25A19"/>
    <w:rsid w:val="00E300C1"/>
    <w:rsid w:val="00E301CC"/>
    <w:rsid w:val="00E30BC2"/>
    <w:rsid w:val="00E31563"/>
    <w:rsid w:val="00E32FC9"/>
    <w:rsid w:val="00E3709F"/>
    <w:rsid w:val="00E42386"/>
    <w:rsid w:val="00E43F7E"/>
    <w:rsid w:val="00E450B3"/>
    <w:rsid w:val="00E4770E"/>
    <w:rsid w:val="00E51A93"/>
    <w:rsid w:val="00E539FE"/>
    <w:rsid w:val="00E6251A"/>
    <w:rsid w:val="00E6657D"/>
    <w:rsid w:val="00E666A2"/>
    <w:rsid w:val="00E74376"/>
    <w:rsid w:val="00E801E9"/>
    <w:rsid w:val="00E813A1"/>
    <w:rsid w:val="00E82FCC"/>
    <w:rsid w:val="00E83114"/>
    <w:rsid w:val="00E84333"/>
    <w:rsid w:val="00E961D3"/>
    <w:rsid w:val="00E96753"/>
    <w:rsid w:val="00EA1B93"/>
    <w:rsid w:val="00EA1EA3"/>
    <w:rsid w:val="00EA275F"/>
    <w:rsid w:val="00EA37C1"/>
    <w:rsid w:val="00EA3C4D"/>
    <w:rsid w:val="00EA5D5F"/>
    <w:rsid w:val="00EA632C"/>
    <w:rsid w:val="00EA78E7"/>
    <w:rsid w:val="00EB5428"/>
    <w:rsid w:val="00EB5B57"/>
    <w:rsid w:val="00EC0382"/>
    <w:rsid w:val="00EC08A0"/>
    <w:rsid w:val="00EC16E1"/>
    <w:rsid w:val="00EC1D0C"/>
    <w:rsid w:val="00EC245D"/>
    <w:rsid w:val="00EC3446"/>
    <w:rsid w:val="00EC4450"/>
    <w:rsid w:val="00ED4271"/>
    <w:rsid w:val="00ED7712"/>
    <w:rsid w:val="00EE2161"/>
    <w:rsid w:val="00EE4741"/>
    <w:rsid w:val="00EE4C31"/>
    <w:rsid w:val="00EE5983"/>
    <w:rsid w:val="00EF0445"/>
    <w:rsid w:val="00EF1655"/>
    <w:rsid w:val="00EF4FCE"/>
    <w:rsid w:val="00EF5262"/>
    <w:rsid w:val="00F01279"/>
    <w:rsid w:val="00F0796D"/>
    <w:rsid w:val="00F1282D"/>
    <w:rsid w:val="00F17602"/>
    <w:rsid w:val="00F216EC"/>
    <w:rsid w:val="00F2497E"/>
    <w:rsid w:val="00F3160F"/>
    <w:rsid w:val="00F32855"/>
    <w:rsid w:val="00F34FB7"/>
    <w:rsid w:val="00F36C8A"/>
    <w:rsid w:val="00F40D08"/>
    <w:rsid w:val="00F43CF6"/>
    <w:rsid w:val="00F443EC"/>
    <w:rsid w:val="00F458F9"/>
    <w:rsid w:val="00F45902"/>
    <w:rsid w:val="00F467C0"/>
    <w:rsid w:val="00F47775"/>
    <w:rsid w:val="00F50F20"/>
    <w:rsid w:val="00F5397A"/>
    <w:rsid w:val="00F53C7F"/>
    <w:rsid w:val="00F5507A"/>
    <w:rsid w:val="00F57AD4"/>
    <w:rsid w:val="00F60117"/>
    <w:rsid w:val="00F60B21"/>
    <w:rsid w:val="00F6166F"/>
    <w:rsid w:val="00F61B0B"/>
    <w:rsid w:val="00F64808"/>
    <w:rsid w:val="00F648EA"/>
    <w:rsid w:val="00F6511B"/>
    <w:rsid w:val="00F7108F"/>
    <w:rsid w:val="00F73E4C"/>
    <w:rsid w:val="00F7738A"/>
    <w:rsid w:val="00F81346"/>
    <w:rsid w:val="00F827B4"/>
    <w:rsid w:val="00F8675B"/>
    <w:rsid w:val="00F86BB7"/>
    <w:rsid w:val="00F902A6"/>
    <w:rsid w:val="00F907B1"/>
    <w:rsid w:val="00F9278E"/>
    <w:rsid w:val="00F97DCA"/>
    <w:rsid w:val="00FB12A5"/>
    <w:rsid w:val="00FB2DCE"/>
    <w:rsid w:val="00FB3C3B"/>
    <w:rsid w:val="00FB4BB7"/>
    <w:rsid w:val="00FB5696"/>
    <w:rsid w:val="00FB628E"/>
    <w:rsid w:val="00FB64E0"/>
    <w:rsid w:val="00FC09C8"/>
    <w:rsid w:val="00FC1B1B"/>
    <w:rsid w:val="00FC3A1D"/>
    <w:rsid w:val="00FC6B64"/>
    <w:rsid w:val="00FC76A6"/>
    <w:rsid w:val="00FD007E"/>
    <w:rsid w:val="00FD3074"/>
    <w:rsid w:val="00FD3FCF"/>
    <w:rsid w:val="00FD47BF"/>
    <w:rsid w:val="00FD7CE5"/>
    <w:rsid w:val="00FE0F8A"/>
    <w:rsid w:val="00FE1163"/>
    <w:rsid w:val="00FE514E"/>
    <w:rsid w:val="00FF1BDA"/>
    <w:rsid w:val="00FF1F96"/>
    <w:rsid w:val="00FF269F"/>
    <w:rsid w:val="00FF2965"/>
    <w:rsid w:val="00FF4FE5"/>
    <w:rsid w:val="00FF58AA"/>
    <w:rsid w:val="00FF59F5"/>
    <w:rsid w:val="00FF6328"/>
    <w:rsid w:val="00FF6DFB"/>
    <w:rsid w:val="00FF736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7DE186"/>
  <w15:docId w15:val="{85D402AC-23C4-4803-B635-123E6B349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16"/>
        <w:szCs w:val="16"/>
        <w:lang w:val="en-IN" w:eastAsia="en-IN" w:bidi="hi-IN"/>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7140"/>
  </w:style>
  <w:style w:type="paragraph" w:styleId="Heading1">
    <w:name w:val="heading 1"/>
    <w:qFormat/>
    <w:rsid w:val="00B42550"/>
    <w:pPr>
      <w:spacing w:line="360" w:lineRule="auto"/>
      <w:jc w:val="center"/>
      <w:outlineLvl w:val="0"/>
    </w:pPr>
    <w:rPr>
      <w:rFonts w:ascii="Times New Roman" w:hAnsi="Times New Roman"/>
      <w:b/>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152DAE"/>
    <w:rPr>
      <w:rFonts w:ascii="Segoe UI" w:hAnsi="Segoe UI" w:cs="Mangal"/>
      <w:sz w:val="18"/>
    </w:rPr>
  </w:style>
  <w:style w:type="character" w:customStyle="1" w:styleId="BalloonTextChar">
    <w:name w:val="Balloon Text Char"/>
    <w:basedOn w:val="DefaultParagraphFont"/>
    <w:link w:val="BalloonText"/>
    <w:uiPriority w:val="99"/>
    <w:semiHidden/>
    <w:rsid w:val="00152DAE"/>
    <w:rPr>
      <w:rFonts w:ascii="Segoe UI" w:hAnsi="Segoe UI" w:cs="Mangal"/>
      <w:sz w:val="18"/>
    </w:rPr>
  </w:style>
  <w:style w:type="paragraph" w:styleId="Revision">
    <w:name w:val="Revision"/>
    <w:hidden/>
    <w:uiPriority w:val="99"/>
    <w:semiHidden/>
    <w:rsid w:val="00A5539C"/>
    <w:rPr>
      <w:rFonts w:cs="Mangal"/>
      <w:szCs w:val="14"/>
    </w:rPr>
  </w:style>
  <w:style w:type="paragraph" w:styleId="NoSpacing">
    <w:name w:val="No Spacing"/>
    <w:link w:val="NoSpacingChar"/>
    <w:uiPriority w:val="1"/>
    <w:qFormat/>
    <w:rsid w:val="00B42550"/>
    <w:rPr>
      <w:rFonts w:asciiTheme="minorHAnsi" w:eastAsiaTheme="minorEastAsia" w:hAnsiTheme="minorHAnsi" w:cstheme="minorBidi"/>
      <w:sz w:val="22"/>
      <w:szCs w:val="22"/>
      <w:lang w:val="en-US" w:eastAsia="en-US" w:bidi="ar-SA"/>
    </w:rPr>
  </w:style>
  <w:style w:type="character" w:customStyle="1" w:styleId="NoSpacingChar">
    <w:name w:val="No Spacing Char"/>
    <w:basedOn w:val="DefaultParagraphFont"/>
    <w:link w:val="NoSpacing"/>
    <w:uiPriority w:val="1"/>
    <w:rsid w:val="00B42550"/>
    <w:rPr>
      <w:rFonts w:asciiTheme="minorHAnsi" w:eastAsiaTheme="minorEastAsia" w:hAnsiTheme="minorHAnsi" w:cstheme="minorBidi"/>
      <w:sz w:val="22"/>
      <w:szCs w:val="22"/>
      <w:lang w:val="en-US" w:eastAsia="en-US" w:bidi="ar-SA"/>
    </w:rPr>
  </w:style>
  <w:style w:type="paragraph" w:styleId="TOCHeading">
    <w:name w:val="TOC Heading"/>
    <w:basedOn w:val="Heading1"/>
    <w:next w:val="Normal"/>
    <w:uiPriority w:val="39"/>
    <w:unhideWhenUsed/>
    <w:qFormat/>
    <w:rsid w:val="00B42550"/>
    <w:pPr>
      <w:keepNext/>
      <w:keepLines/>
      <w:spacing w:before="240" w:line="259" w:lineRule="auto"/>
      <w:outlineLvl w:val="9"/>
    </w:pPr>
    <w:rPr>
      <w:rFonts w:asciiTheme="majorHAnsi" w:eastAsiaTheme="majorEastAsia" w:hAnsiTheme="majorHAnsi" w:cstheme="majorBidi"/>
      <w:color w:val="2E74B5" w:themeColor="accent1" w:themeShade="BF"/>
      <w:lang w:val="en-US" w:eastAsia="en-US" w:bidi="ar-SA"/>
    </w:rPr>
  </w:style>
  <w:style w:type="paragraph" w:styleId="TOC1">
    <w:name w:val="toc 1"/>
    <w:basedOn w:val="Normal"/>
    <w:next w:val="Normal"/>
    <w:autoRedefine/>
    <w:uiPriority w:val="39"/>
    <w:unhideWhenUsed/>
    <w:rsid w:val="00E2434B"/>
    <w:pPr>
      <w:tabs>
        <w:tab w:val="right" w:leader="dot" w:pos="9016"/>
      </w:tabs>
      <w:spacing w:after="100"/>
    </w:pPr>
    <w:rPr>
      <w:rFonts w:cs="Mangal"/>
      <w:szCs w:val="14"/>
    </w:rPr>
  </w:style>
  <w:style w:type="paragraph" w:styleId="Header">
    <w:name w:val="header"/>
    <w:basedOn w:val="Normal"/>
    <w:link w:val="HeaderChar"/>
    <w:uiPriority w:val="99"/>
    <w:unhideWhenUsed/>
    <w:rsid w:val="00B42550"/>
    <w:pPr>
      <w:tabs>
        <w:tab w:val="center" w:pos="4513"/>
        <w:tab w:val="right" w:pos="9026"/>
      </w:tabs>
    </w:pPr>
    <w:rPr>
      <w:rFonts w:cs="Mangal"/>
      <w:szCs w:val="14"/>
    </w:rPr>
  </w:style>
  <w:style w:type="character" w:customStyle="1" w:styleId="HeaderChar">
    <w:name w:val="Header Char"/>
    <w:basedOn w:val="DefaultParagraphFont"/>
    <w:link w:val="Header"/>
    <w:uiPriority w:val="99"/>
    <w:rsid w:val="00B42550"/>
    <w:rPr>
      <w:rFonts w:cs="Mangal"/>
      <w:szCs w:val="14"/>
    </w:rPr>
  </w:style>
  <w:style w:type="paragraph" w:styleId="Footer">
    <w:name w:val="footer"/>
    <w:basedOn w:val="Normal"/>
    <w:link w:val="FooterChar"/>
    <w:uiPriority w:val="99"/>
    <w:unhideWhenUsed/>
    <w:rsid w:val="00B42550"/>
    <w:pPr>
      <w:tabs>
        <w:tab w:val="center" w:pos="4513"/>
        <w:tab w:val="right" w:pos="9026"/>
      </w:tabs>
    </w:pPr>
    <w:rPr>
      <w:rFonts w:cs="Mangal"/>
      <w:szCs w:val="14"/>
    </w:rPr>
  </w:style>
  <w:style w:type="character" w:customStyle="1" w:styleId="FooterChar">
    <w:name w:val="Footer Char"/>
    <w:basedOn w:val="DefaultParagraphFont"/>
    <w:link w:val="Footer"/>
    <w:uiPriority w:val="99"/>
    <w:rsid w:val="00B42550"/>
    <w:rPr>
      <w:rFonts w:cs="Mangal"/>
      <w:szCs w:val="14"/>
    </w:rPr>
  </w:style>
  <w:style w:type="table" w:styleId="TableGrid">
    <w:name w:val="Table Grid"/>
    <w:basedOn w:val="TableNormal"/>
    <w:uiPriority w:val="39"/>
    <w:rsid w:val="00E20F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7C773D"/>
    <w:pPr>
      <w:spacing w:after="100" w:line="259" w:lineRule="auto"/>
      <w:ind w:left="220"/>
    </w:pPr>
    <w:rPr>
      <w:rFonts w:asciiTheme="minorHAnsi" w:eastAsiaTheme="minorEastAsia" w:hAnsiTheme="minorHAnsi" w:cs="Times New Roman"/>
      <w:sz w:val="22"/>
      <w:szCs w:val="22"/>
      <w:lang w:val="en-US" w:eastAsia="en-US" w:bidi="ar-SA"/>
    </w:rPr>
  </w:style>
  <w:style w:type="paragraph" w:styleId="TOC3">
    <w:name w:val="toc 3"/>
    <w:basedOn w:val="Normal"/>
    <w:next w:val="Normal"/>
    <w:autoRedefine/>
    <w:uiPriority w:val="39"/>
    <w:unhideWhenUsed/>
    <w:rsid w:val="007C773D"/>
    <w:pPr>
      <w:spacing w:after="100" w:line="259" w:lineRule="auto"/>
      <w:ind w:left="440"/>
    </w:pPr>
    <w:rPr>
      <w:rFonts w:asciiTheme="minorHAnsi" w:eastAsiaTheme="minorEastAsia" w:hAnsiTheme="minorHAnsi" w:cs="Times New Roman"/>
      <w:sz w:val="22"/>
      <w:szCs w:val="22"/>
      <w:lang w:val="en-US" w:eastAsia="en-US" w:bidi="ar-SA"/>
    </w:rPr>
  </w:style>
  <w:style w:type="character" w:styleId="FollowedHyperlink">
    <w:name w:val="FollowedHyperlink"/>
    <w:basedOn w:val="DefaultParagraphFont"/>
    <w:uiPriority w:val="99"/>
    <w:semiHidden/>
    <w:unhideWhenUsed/>
    <w:rsid w:val="00B76B5A"/>
    <w:rPr>
      <w:color w:val="800080"/>
      <w:u w:val="single"/>
    </w:rPr>
  </w:style>
  <w:style w:type="paragraph" w:customStyle="1" w:styleId="xl65">
    <w:name w:val="xl65"/>
    <w:basedOn w:val="Normal"/>
    <w:rsid w:val="00B76B5A"/>
    <w:pPr>
      <w:pBdr>
        <w:top w:val="single" w:sz="4" w:space="0" w:color="auto"/>
        <w:left w:val="single" w:sz="4" w:space="0" w:color="auto"/>
        <w:bottom w:val="single" w:sz="4" w:space="0" w:color="auto"/>
        <w:right w:val="single" w:sz="4" w:space="0" w:color="auto"/>
      </w:pBdr>
      <w:shd w:val="clear" w:color="D9D9D9" w:fill="D9D9D9"/>
      <w:spacing w:before="100" w:beforeAutospacing="1" w:after="100" w:afterAutospacing="1"/>
      <w:jc w:val="center"/>
      <w:textAlignment w:val="center"/>
    </w:pPr>
    <w:rPr>
      <w:rFonts w:eastAsia="Times New Roman"/>
      <w:b/>
      <w:bCs/>
    </w:rPr>
  </w:style>
  <w:style w:type="paragraph" w:customStyle="1" w:styleId="xl66">
    <w:name w:val="xl66"/>
    <w:basedOn w:val="Normal"/>
    <w:rsid w:val="00B76B5A"/>
    <w:pPr>
      <w:pBdr>
        <w:top w:val="single" w:sz="4" w:space="0" w:color="auto"/>
        <w:left w:val="single" w:sz="4" w:space="0" w:color="auto"/>
        <w:bottom w:val="single" w:sz="4" w:space="0" w:color="auto"/>
        <w:right w:val="single" w:sz="4" w:space="0" w:color="auto"/>
      </w:pBdr>
      <w:shd w:val="clear" w:color="D9D9D9" w:fill="D9D9D9"/>
      <w:spacing w:before="100" w:beforeAutospacing="1" w:after="100" w:afterAutospacing="1"/>
      <w:jc w:val="center"/>
      <w:textAlignment w:val="center"/>
    </w:pPr>
    <w:rPr>
      <w:rFonts w:eastAsia="Times New Roman"/>
      <w:b/>
      <w:bCs/>
      <w:sz w:val="14"/>
      <w:szCs w:val="14"/>
    </w:rPr>
  </w:style>
  <w:style w:type="paragraph" w:customStyle="1" w:styleId="xl67">
    <w:name w:val="xl67"/>
    <w:basedOn w:val="Normal"/>
    <w:rsid w:val="00B76B5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14"/>
      <w:szCs w:val="14"/>
    </w:rPr>
  </w:style>
  <w:style w:type="paragraph" w:customStyle="1" w:styleId="xl68">
    <w:name w:val="xl68"/>
    <w:basedOn w:val="Normal"/>
    <w:rsid w:val="00B76B5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12"/>
      <w:szCs w:val="12"/>
    </w:rPr>
  </w:style>
  <w:style w:type="paragraph" w:customStyle="1" w:styleId="xl69">
    <w:name w:val="xl69"/>
    <w:basedOn w:val="Normal"/>
    <w:rsid w:val="00B76B5A"/>
    <w:pPr>
      <w:pBdr>
        <w:top w:val="single" w:sz="4" w:space="0" w:color="auto"/>
        <w:left w:val="single" w:sz="4" w:space="0" w:color="auto"/>
        <w:bottom w:val="single" w:sz="4" w:space="0" w:color="auto"/>
        <w:right w:val="single" w:sz="4" w:space="0" w:color="auto"/>
      </w:pBdr>
      <w:shd w:val="clear" w:color="B4C6E7" w:fill="B4C6E7"/>
      <w:spacing w:before="100" w:beforeAutospacing="1" w:after="100" w:afterAutospacing="1"/>
      <w:textAlignment w:val="center"/>
    </w:pPr>
    <w:rPr>
      <w:rFonts w:eastAsia="Times New Roman"/>
      <w:b/>
      <w:bCs/>
      <w:sz w:val="14"/>
      <w:szCs w:val="14"/>
    </w:rPr>
  </w:style>
  <w:style w:type="paragraph" w:customStyle="1" w:styleId="xl70">
    <w:name w:val="xl70"/>
    <w:basedOn w:val="Normal"/>
    <w:rsid w:val="00B76B5A"/>
    <w:pPr>
      <w:pBdr>
        <w:top w:val="single" w:sz="4" w:space="0" w:color="auto"/>
        <w:left w:val="single" w:sz="4" w:space="0" w:color="auto"/>
        <w:bottom w:val="single" w:sz="4" w:space="0" w:color="auto"/>
        <w:right w:val="single" w:sz="4" w:space="0" w:color="auto"/>
      </w:pBdr>
      <w:shd w:val="clear" w:color="B4C6E7" w:fill="B4C6E7"/>
      <w:spacing w:before="100" w:beforeAutospacing="1" w:after="100" w:afterAutospacing="1"/>
    </w:pPr>
    <w:rPr>
      <w:rFonts w:ascii="Times New Roman" w:eastAsia="Times New Roman" w:hAnsi="Times New Roman" w:cs="Times New Roman"/>
      <w:sz w:val="24"/>
      <w:szCs w:val="24"/>
    </w:rPr>
  </w:style>
  <w:style w:type="paragraph" w:customStyle="1" w:styleId="xl71">
    <w:name w:val="xl71"/>
    <w:basedOn w:val="Normal"/>
    <w:rsid w:val="00B76B5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14"/>
      <w:szCs w:val="14"/>
    </w:rPr>
  </w:style>
  <w:style w:type="paragraph" w:customStyle="1" w:styleId="xl72">
    <w:name w:val="xl72"/>
    <w:basedOn w:val="Normal"/>
    <w:rsid w:val="00B76B5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90660"/>
    <w:rPr>
      <w:sz w:val="16"/>
      <w:szCs w:val="16"/>
    </w:rPr>
  </w:style>
  <w:style w:type="paragraph" w:styleId="CommentText">
    <w:name w:val="annotation text"/>
    <w:basedOn w:val="Normal"/>
    <w:link w:val="CommentTextChar"/>
    <w:uiPriority w:val="99"/>
    <w:unhideWhenUsed/>
    <w:rsid w:val="00990660"/>
    <w:rPr>
      <w:rFonts w:cs="Mangal"/>
      <w:sz w:val="20"/>
      <w:szCs w:val="18"/>
    </w:rPr>
  </w:style>
  <w:style w:type="character" w:customStyle="1" w:styleId="CommentTextChar">
    <w:name w:val="Comment Text Char"/>
    <w:basedOn w:val="DefaultParagraphFont"/>
    <w:link w:val="CommentText"/>
    <w:uiPriority w:val="99"/>
    <w:rsid w:val="00990660"/>
    <w:rPr>
      <w:rFonts w:cs="Mangal"/>
      <w:sz w:val="20"/>
      <w:szCs w:val="18"/>
    </w:rPr>
  </w:style>
  <w:style w:type="paragraph" w:styleId="CommentSubject">
    <w:name w:val="annotation subject"/>
    <w:basedOn w:val="CommentText"/>
    <w:next w:val="CommentText"/>
    <w:link w:val="CommentSubjectChar"/>
    <w:uiPriority w:val="99"/>
    <w:semiHidden/>
    <w:unhideWhenUsed/>
    <w:rsid w:val="00990660"/>
    <w:rPr>
      <w:b/>
      <w:bCs/>
    </w:rPr>
  </w:style>
  <w:style w:type="character" w:customStyle="1" w:styleId="CommentSubjectChar">
    <w:name w:val="Comment Subject Char"/>
    <w:basedOn w:val="CommentTextChar"/>
    <w:link w:val="CommentSubject"/>
    <w:uiPriority w:val="99"/>
    <w:semiHidden/>
    <w:rsid w:val="00990660"/>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12417">
      <w:bodyDiv w:val="1"/>
      <w:marLeft w:val="0"/>
      <w:marRight w:val="0"/>
      <w:marTop w:val="0"/>
      <w:marBottom w:val="0"/>
      <w:divBdr>
        <w:top w:val="none" w:sz="0" w:space="0" w:color="auto"/>
        <w:left w:val="none" w:sz="0" w:space="0" w:color="auto"/>
        <w:bottom w:val="none" w:sz="0" w:space="0" w:color="auto"/>
        <w:right w:val="none" w:sz="0" w:space="0" w:color="auto"/>
      </w:divBdr>
    </w:div>
    <w:div w:id="41486329">
      <w:bodyDiv w:val="1"/>
      <w:marLeft w:val="0"/>
      <w:marRight w:val="0"/>
      <w:marTop w:val="0"/>
      <w:marBottom w:val="0"/>
      <w:divBdr>
        <w:top w:val="none" w:sz="0" w:space="0" w:color="auto"/>
        <w:left w:val="none" w:sz="0" w:space="0" w:color="auto"/>
        <w:bottom w:val="none" w:sz="0" w:space="0" w:color="auto"/>
        <w:right w:val="none" w:sz="0" w:space="0" w:color="auto"/>
      </w:divBdr>
    </w:div>
    <w:div w:id="90056510">
      <w:bodyDiv w:val="1"/>
      <w:marLeft w:val="0"/>
      <w:marRight w:val="0"/>
      <w:marTop w:val="0"/>
      <w:marBottom w:val="0"/>
      <w:divBdr>
        <w:top w:val="none" w:sz="0" w:space="0" w:color="auto"/>
        <w:left w:val="none" w:sz="0" w:space="0" w:color="auto"/>
        <w:bottom w:val="none" w:sz="0" w:space="0" w:color="auto"/>
        <w:right w:val="none" w:sz="0" w:space="0" w:color="auto"/>
      </w:divBdr>
    </w:div>
    <w:div w:id="181281327">
      <w:bodyDiv w:val="1"/>
      <w:marLeft w:val="0"/>
      <w:marRight w:val="0"/>
      <w:marTop w:val="0"/>
      <w:marBottom w:val="0"/>
      <w:divBdr>
        <w:top w:val="none" w:sz="0" w:space="0" w:color="auto"/>
        <w:left w:val="none" w:sz="0" w:space="0" w:color="auto"/>
        <w:bottom w:val="none" w:sz="0" w:space="0" w:color="auto"/>
        <w:right w:val="none" w:sz="0" w:space="0" w:color="auto"/>
      </w:divBdr>
      <w:divsChild>
        <w:div w:id="534272685">
          <w:marLeft w:val="0"/>
          <w:marRight w:val="0"/>
          <w:marTop w:val="0"/>
          <w:marBottom w:val="0"/>
          <w:divBdr>
            <w:top w:val="none" w:sz="0" w:space="0" w:color="auto"/>
            <w:left w:val="none" w:sz="0" w:space="0" w:color="auto"/>
            <w:bottom w:val="none" w:sz="0" w:space="0" w:color="auto"/>
            <w:right w:val="none" w:sz="0" w:space="0" w:color="auto"/>
          </w:divBdr>
        </w:div>
        <w:div w:id="829642251">
          <w:marLeft w:val="0"/>
          <w:marRight w:val="0"/>
          <w:marTop w:val="0"/>
          <w:marBottom w:val="0"/>
          <w:divBdr>
            <w:top w:val="none" w:sz="0" w:space="0" w:color="auto"/>
            <w:left w:val="none" w:sz="0" w:space="0" w:color="auto"/>
            <w:bottom w:val="none" w:sz="0" w:space="0" w:color="auto"/>
            <w:right w:val="none" w:sz="0" w:space="0" w:color="auto"/>
          </w:divBdr>
        </w:div>
      </w:divsChild>
    </w:div>
    <w:div w:id="258098266">
      <w:bodyDiv w:val="1"/>
      <w:marLeft w:val="0"/>
      <w:marRight w:val="0"/>
      <w:marTop w:val="0"/>
      <w:marBottom w:val="0"/>
      <w:divBdr>
        <w:top w:val="none" w:sz="0" w:space="0" w:color="auto"/>
        <w:left w:val="none" w:sz="0" w:space="0" w:color="auto"/>
        <w:bottom w:val="none" w:sz="0" w:space="0" w:color="auto"/>
        <w:right w:val="none" w:sz="0" w:space="0" w:color="auto"/>
      </w:divBdr>
    </w:div>
    <w:div w:id="327563873">
      <w:bodyDiv w:val="1"/>
      <w:marLeft w:val="0"/>
      <w:marRight w:val="0"/>
      <w:marTop w:val="0"/>
      <w:marBottom w:val="0"/>
      <w:divBdr>
        <w:top w:val="none" w:sz="0" w:space="0" w:color="auto"/>
        <w:left w:val="none" w:sz="0" w:space="0" w:color="auto"/>
        <w:bottom w:val="none" w:sz="0" w:space="0" w:color="auto"/>
        <w:right w:val="none" w:sz="0" w:space="0" w:color="auto"/>
      </w:divBdr>
    </w:div>
    <w:div w:id="349569742">
      <w:bodyDiv w:val="1"/>
      <w:marLeft w:val="0"/>
      <w:marRight w:val="0"/>
      <w:marTop w:val="0"/>
      <w:marBottom w:val="0"/>
      <w:divBdr>
        <w:top w:val="none" w:sz="0" w:space="0" w:color="auto"/>
        <w:left w:val="none" w:sz="0" w:space="0" w:color="auto"/>
        <w:bottom w:val="none" w:sz="0" w:space="0" w:color="auto"/>
        <w:right w:val="none" w:sz="0" w:space="0" w:color="auto"/>
      </w:divBdr>
    </w:div>
    <w:div w:id="425464753">
      <w:bodyDiv w:val="1"/>
      <w:marLeft w:val="0"/>
      <w:marRight w:val="0"/>
      <w:marTop w:val="0"/>
      <w:marBottom w:val="0"/>
      <w:divBdr>
        <w:top w:val="none" w:sz="0" w:space="0" w:color="auto"/>
        <w:left w:val="none" w:sz="0" w:space="0" w:color="auto"/>
        <w:bottom w:val="none" w:sz="0" w:space="0" w:color="auto"/>
        <w:right w:val="none" w:sz="0" w:space="0" w:color="auto"/>
      </w:divBdr>
    </w:div>
    <w:div w:id="526142644">
      <w:bodyDiv w:val="1"/>
      <w:marLeft w:val="0"/>
      <w:marRight w:val="0"/>
      <w:marTop w:val="0"/>
      <w:marBottom w:val="0"/>
      <w:divBdr>
        <w:top w:val="none" w:sz="0" w:space="0" w:color="auto"/>
        <w:left w:val="none" w:sz="0" w:space="0" w:color="auto"/>
        <w:bottom w:val="none" w:sz="0" w:space="0" w:color="auto"/>
        <w:right w:val="none" w:sz="0" w:space="0" w:color="auto"/>
      </w:divBdr>
    </w:div>
    <w:div w:id="730426017">
      <w:bodyDiv w:val="1"/>
      <w:marLeft w:val="0"/>
      <w:marRight w:val="0"/>
      <w:marTop w:val="0"/>
      <w:marBottom w:val="0"/>
      <w:divBdr>
        <w:top w:val="none" w:sz="0" w:space="0" w:color="auto"/>
        <w:left w:val="none" w:sz="0" w:space="0" w:color="auto"/>
        <w:bottom w:val="none" w:sz="0" w:space="0" w:color="auto"/>
        <w:right w:val="none" w:sz="0" w:space="0" w:color="auto"/>
      </w:divBdr>
    </w:div>
    <w:div w:id="787508448">
      <w:bodyDiv w:val="1"/>
      <w:marLeft w:val="0"/>
      <w:marRight w:val="0"/>
      <w:marTop w:val="0"/>
      <w:marBottom w:val="0"/>
      <w:divBdr>
        <w:top w:val="none" w:sz="0" w:space="0" w:color="auto"/>
        <w:left w:val="none" w:sz="0" w:space="0" w:color="auto"/>
        <w:bottom w:val="none" w:sz="0" w:space="0" w:color="auto"/>
        <w:right w:val="none" w:sz="0" w:space="0" w:color="auto"/>
      </w:divBdr>
    </w:div>
    <w:div w:id="1017005924">
      <w:bodyDiv w:val="1"/>
      <w:marLeft w:val="0"/>
      <w:marRight w:val="0"/>
      <w:marTop w:val="0"/>
      <w:marBottom w:val="0"/>
      <w:divBdr>
        <w:top w:val="none" w:sz="0" w:space="0" w:color="auto"/>
        <w:left w:val="none" w:sz="0" w:space="0" w:color="auto"/>
        <w:bottom w:val="none" w:sz="0" w:space="0" w:color="auto"/>
        <w:right w:val="none" w:sz="0" w:space="0" w:color="auto"/>
      </w:divBdr>
    </w:div>
    <w:div w:id="1025908017">
      <w:bodyDiv w:val="1"/>
      <w:marLeft w:val="0"/>
      <w:marRight w:val="0"/>
      <w:marTop w:val="0"/>
      <w:marBottom w:val="0"/>
      <w:divBdr>
        <w:top w:val="none" w:sz="0" w:space="0" w:color="auto"/>
        <w:left w:val="none" w:sz="0" w:space="0" w:color="auto"/>
        <w:bottom w:val="none" w:sz="0" w:space="0" w:color="auto"/>
        <w:right w:val="none" w:sz="0" w:space="0" w:color="auto"/>
      </w:divBdr>
      <w:divsChild>
        <w:div w:id="1188257867">
          <w:marLeft w:val="0"/>
          <w:marRight w:val="0"/>
          <w:marTop w:val="0"/>
          <w:marBottom w:val="0"/>
          <w:divBdr>
            <w:top w:val="none" w:sz="0" w:space="0" w:color="auto"/>
            <w:left w:val="none" w:sz="0" w:space="0" w:color="auto"/>
            <w:bottom w:val="none" w:sz="0" w:space="0" w:color="auto"/>
            <w:right w:val="none" w:sz="0" w:space="0" w:color="auto"/>
          </w:divBdr>
        </w:div>
        <w:div w:id="1906645683">
          <w:marLeft w:val="0"/>
          <w:marRight w:val="0"/>
          <w:marTop w:val="0"/>
          <w:marBottom w:val="0"/>
          <w:divBdr>
            <w:top w:val="none" w:sz="0" w:space="0" w:color="auto"/>
            <w:left w:val="none" w:sz="0" w:space="0" w:color="auto"/>
            <w:bottom w:val="none" w:sz="0" w:space="0" w:color="auto"/>
            <w:right w:val="none" w:sz="0" w:space="0" w:color="auto"/>
          </w:divBdr>
        </w:div>
      </w:divsChild>
    </w:div>
    <w:div w:id="1268663198">
      <w:bodyDiv w:val="1"/>
      <w:marLeft w:val="0"/>
      <w:marRight w:val="0"/>
      <w:marTop w:val="0"/>
      <w:marBottom w:val="0"/>
      <w:divBdr>
        <w:top w:val="none" w:sz="0" w:space="0" w:color="auto"/>
        <w:left w:val="none" w:sz="0" w:space="0" w:color="auto"/>
        <w:bottom w:val="none" w:sz="0" w:space="0" w:color="auto"/>
        <w:right w:val="none" w:sz="0" w:space="0" w:color="auto"/>
      </w:divBdr>
    </w:div>
    <w:div w:id="1271085285">
      <w:bodyDiv w:val="1"/>
      <w:marLeft w:val="0"/>
      <w:marRight w:val="0"/>
      <w:marTop w:val="0"/>
      <w:marBottom w:val="0"/>
      <w:divBdr>
        <w:top w:val="none" w:sz="0" w:space="0" w:color="auto"/>
        <w:left w:val="none" w:sz="0" w:space="0" w:color="auto"/>
        <w:bottom w:val="none" w:sz="0" w:space="0" w:color="auto"/>
        <w:right w:val="none" w:sz="0" w:space="0" w:color="auto"/>
      </w:divBdr>
    </w:div>
    <w:div w:id="1388214971">
      <w:bodyDiv w:val="1"/>
      <w:marLeft w:val="0"/>
      <w:marRight w:val="0"/>
      <w:marTop w:val="0"/>
      <w:marBottom w:val="0"/>
      <w:divBdr>
        <w:top w:val="none" w:sz="0" w:space="0" w:color="auto"/>
        <w:left w:val="none" w:sz="0" w:space="0" w:color="auto"/>
        <w:bottom w:val="none" w:sz="0" w:space="0" w:color="auto"/>
        <w:right w:val="none" w:sz="0" w:space="0" w:color="auto"/>
      </w:divBdr>
    </w:div>
    <w:div w:id="1641689772">
      <w:bodyDiv w:val="1"/>
      <w:marLeft w:val="0"/>
      <w:marRight w:val="0"/>
      <w:marTop w:val="0"/>
      <w:marBottom w:val="0"/>
      <w:divBdr>
        <w:top w:val="none" w:sz="0" w:space="0" w:color="auto"/>
        <w:left w:val="none" w:sz="0" w:space="0" w:color="auto"/>
        <w:bottom w:val="none" w:sz="0" w:space="0" w:color="auto"/>
        <w:right w:val="none" w:sz="0" w:space="0" w:color="auto"/>
      </w:divBdr>
    </w:div>
    <w:div w:id="1680427659">
      <w:bodyDiv w:val="1"/>
      <w:marLeft w:val="0"/>
      <w:marRight w:val="0"/>
      <w:marTop w:val="0"/>
      <w:marBottom w:val="0"/>
      <w:divBdr>
        <w:top w:val="none" w:sz="0" w:space="0" w:color="auto"/>
        <w:left w:val="none" w:sz="0" w:space="0" w:color="auto"/>
        <w:bottom w:val="none" w:sz="0" w:space="0" w:color="auto"/>
        <w:right w:val="none" w:sz="0" w:space="0" w:color="auto"/>
      </w:divBdr>
    </w:div>
    <w:div w:id="1709911635">
      <w:bodyDiv w:val="1"/>
      <w:marLeft w:val="0"/>
      <w:marRight w:val="0"/>
      <w:marTop w:val="0"/>
      <w:marBottom w:val="0"/>
      <w:divBdr>
        <w:top w:val="none" w:sz="0" w:space="0" w:color="auto"/>
        <w:left w:val="none" w:sz="0" w:space="0" w:color="auto"/>
        <w:bottom w:val="none" w:sz="0" w:space="0" w:color="auto"/>
        <w:right w:val="none" w:sz="0" w:space="0" w:color="auto"/>
      </w:divBdr>
    </w:div>
    <w:div w:id="1763842460">
      <w:bodyDiv w:val="1"/>
      <w:marLeft w:val="0"/>
      <w:marRight w:val="0"/>
      <w:marTop w:val="0"/>
      <w:marBottom w:val="0"/>
      <w:divBdr>
        <w:top w:val="none" w:sz="0" w:space="0" w:color="auto"/>
        <w:left w:val="none" w:sz="0" w:space="0" w:color="auto"/>
        <w:bottom w:val="none" w:sz="0" w:space="0" w:color="auto"/>
        <w:right w:val="none" w:sz="0" w:space="0" w:color="auto"/>
      </w:divBdr>
    </w:div>
    <w:div w:id="1908951256">
      <w:bodyDiv w:val="1"/>
      <w:marLeft w:val="0"/>
      <w:marRight w:val="0"/>
      <w:marTop w:val="0"/>
      <w:marBottom w:val="0"/>
      <w:divBdr>
        <w:top w:val="none" w:sz="0" w:space="0" w:color="auto"/>
        <w:left w:val="none" w:sz="0" w:space="0" w:color="auto"/>
        <w:bottom w:val="none" w:sz="0" w:space="0" w:color="auto"/>
        <w:right w:val="none" w:sz="0" w:space="0" w:color="auto"/>
      </w:divBdr>
    </w:div>
    <w:div w:id="1909807359">
      <w:bodyDiv w:val="1"/>
      <w:marLeft w:val="0"/>
      <w:marRight w:val="0"/>
      <w:marTop w:val="0"/>
      <w:marBottom w:val="0"/>
      <w:divBdr>
        <w:top w:val="none" w:sz="0" w:space="0" w:color="auto"/>
        <w:left w:val="none" w:sz="0" w:space="0" w:color="auto"/>
        <w:bottom w:val="none" w:sz="0" w:space="0" w:color="auto"/>
        <w:right w:val="none" w:sz="0" w:space="0" w:color="auto"/>
      </w:divBdr>
    </w:div>
    <w:div w:id="1998996954">
      <w:bodyDiv w:val="1"/>
      <w:marLeft w:val="0"/>
      <w:marRight w:val="0"/>
      <w:marTop w:val="0"/>
      <w:marBottom w:val="0"/>
      <w:divBdr>
        <w:top w:val="none" w:sz="0" w:space="0" w:color="auto"/>
        <w:left w:val="none" w:sz="0" w:space="0" w:color="auto"/>
        <w:bottom w:val="none" w:sz="0" w:space="0" w:color="auto"/>
        <w:right w:val="none" w:sz="0" w:space="0" w:color="auto"/>
      </w:divBdr>
    </w:div>
    <w:div w:id="2099594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footer" Target="footer7.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6.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12.xml"/><Relationship Id="rId10" Type="http://schemas.openxmlformats.org/officeDocument/2006/relationships/header" Target="header2.xml"/><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7B3AF-D350-4B8A-9443-53ECE94BA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38918</TotalTime>
  <Pages>1</Pages>
  <Words>8230</Words>
  <Characters>46917</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CASE RECORD FORMS</vt:lpstr>
    </vt:vector>
  </TitlesOfParts>
  <Company>Postgraduate Institute of Medical Education and Research, Chandigarh</Company>
  <LinksUpToDate>false</LinksUpToDate>
  <CharactersWithSpaces>55037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RECORD FORMS</dc:title>
  <dc:subject>PORTAL Trial</dc:subject>
  <dc:creator>June, 2026</dc:creator>
  <cp:keywords/>
  <dc:description/>
  <cp:lastModifiedBy>Mannat Guliani</cp:lastModifiedBy>
  <cp:revision>367</cp:revision>
  <cp:lastPrinted>2026-04-29T06:24:00Z</cp:lastPrinted>
  <dcterms:created xsi:type="dcterms:W3CDTF">2026-01-30T03:37:00Z</dcterms:created>
  <dcterms:modified xsi:type="dcterms:W3CDTF">2026-06-18T07:26:00Z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81a5cf39-dd98-4be6-a79d-1bc8887dd255</vt:lpwstr>
  </property>
</Properties>
</file>